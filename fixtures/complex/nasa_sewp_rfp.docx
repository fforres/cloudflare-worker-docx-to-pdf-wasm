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bookmarkStart w:id="0" w:name="_Toc127244835" w:displacedByCustomXml="next"/>
    <w:bookmarkStart w:id="1" w:name="_Toc507925037" w:displacedByCustomXml="next"/>
    <w:bookmarkStart w:id="2" w:name="_Toc503869301" w:displacedByCustomXml="next"/>
    <w:bookmarkStart w:id="3" w:name="_Toc503864693" w:displacedByCustomXml="next"/>
    <w:bookmarkStart w:id="4" w:name="_Toc503864129" w:displacedByCustomXml="next"/>
    <w:bookmarkStart w:id="5" w:name="_Toc501276025" w:displacedByCustomXml="next"/>
    <w:bookmarkStart w:id="6" w:name="_Toc495320575" w:displacedByCustomXml="next"/>
    <w:bookmarkStart w:id="7" w:name="_Toc490388360" w:displacedByCustomXml="next"/>
    <w:bookmarkStart w:id="8" w:name="_Toc485182577" w:displacedByCustomXml="next"/>
    <w:bookmarkStart w:id="9" w:name="_Toc485182203" w:displacedByCustomXml="next"/>
    <w:sdt>
      <w:sdtPr>
        <w:rPr>
          <w:rFonts w:ascii="Times New Roman" w:eastAsia="Times New Roman" w:hAnsi="Times New Roman" w:cs="Times New Roman"/>
          <w:b w:val="0"/>
          <w:bCs w:val="0"/>
          <w:color w:val="auto"/>
          <w:sz w:val="20"/>
          <w:szCs w:val="20"/>
        </w:rPr>
        <w:id w:val="142750417"/>
        <w:docPartObj>
          <w:docPartGallery w:val="Table of Contents"/>
          <w:docPartUnique/>
        </w:docPartObj>
      </w:sdtPr>
      <w:sdtContent>
        <w:p w:rsidR="006F1E94" w:rsidRDefault="006F1E94">
          <w:pPr>
            <w:pStyle w:val="TOCHeading"/>
          </w:pPr>
          <w:r>
            <w:t>Table of Contents</w:t>
          </w:r>
        </w:p>
        <w:p w:rsidR="006F1E94" w:rsidRDefault="00C55A31">
          <w:pPr>
            <w:pStyle w:val="TOC1"/>
            <w:tabs>
              <w:tab w:val="right" w:leader="dot" w:pos="9350"/>
            </w:tabs>
            <w:rPr>
              <w:rFonts w:asciiTheme="minorHAnsi" w:eastAsiaTheme="minorEastAsia" w:hAnsiTheme="minorHAnsi" w:cstheme="minorBidi"/>
              <w:noProof/>
              <w:sz w:val="22"/>
              <w:szCs w:val="22"/>
            </w:rPr>
          </w:pPr>
          <w:r>
            <w:fldChar w:fldCharType="begin"/>
          </w:r>
          <w:r w:rsidR="006F1E94">
            <w:instrText xml:space="preserve"> TOC \o "1-3" \h \z \u </w:instrText>
          </w:r>
          <w:r>
            <w:fldChar w:fldCharType="separate"/>
          </w:r>
          <w:hyperlink w:anchor="_Toc370288209" w:history="1">
            <w:r w:rsidR="006F1E94" w:rsidRPr="00FE5242">
              <w:rPr>
                <w:rStyle w:val="Hyperlink"/>
                <w:noProof/>
              </w:rPr>
              <w:t>I.  CONTRACT TERMS AND CONDITIONS--COMMERCIAL ITEMS (52.212-4) (JUL 2013)</w:t>
            </w:r>
            <w:r w:rsidR="006F1E94">
              <w:rPr>
                <w:noProof/>
                <w:webHidden/>
              </w:rPr>
              <w:tab/>
            </w:r>
            <w:r>
              <w:rPr>
                <w:noProof/>
                <w:webHidden/>
              </w:rPr>
              <w:fldChar w:fldCharType="begin"/>
            </w:r>
            <w:r w:rsidR="006F1E94">
              <w:rPr>
                <w:noProof/>
                <w:webHidden/>
              </w:rPr>
              <w:instrText xml:space="preserve"> PAGEREF _Toc370288209 \h </w:instrText>
            </w:r>
            <w:r>
              <w:rPr>
                <w:noProof/>
                <w:webHidden/>
              </w:rPr>
            </w:r>
            <w:r>
              <w:rPr>
                <w:noProof/>
                <w:webHidden/>
              </w:rPr>
              <w:fldChar w:fldCharType="separate"/>
            </w:r>
            <w:r w:rsidR="006F1E94">
              <w:rPr>
                <w:noProof/>
                <w:webHidden/>
              </w:rPr>
              <w:t>2</w:t>
            </w:r>
            <w:r>
              <w:rPr>
                <w:noProof/>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0" w:history="1">
            <w:r w:rsidR="006F1E94" w:rsidRPr="00FE5242">
              <w:rPr>
                <w:rStyle w:val="Hyperlink"/>
              </w:rPr>
              <w:t>A.1.1. DELIVERABLE REQUIREMENTS (GSFC 52.211-90) (OCT 1988)</w:t>
            </w:r>
            <w:r w:rsidR="006F1E94">
              <w:rPr>
                <w:webHidden/>
              </w:rPr>
              <w:tab/>
            </w:r>
            <w:r>
              <w:rPr>
                <w:webHidden/>
              </w:rPr>
              <w:fldChar w:fldCharType="begin"/>
            </w:r>
            <w:r w:rsidR="006F1E94">
              <w:rPr>
                <w:webHidden/>
              </w:rPr>
              <w:instrText xml:space="preserve"> PAGEREF _Toc370288210 \h </w:instrText>
            </w:r>
            <w:r>
              <w:rPr>
                <w:webHidden/>
              </w:rPr>
            </w:r>
            <w:r>
              <w:rPr>
                <w:webHidden/>
              </w:rPr>
              <w:fldChar w:fldCharType="separate"/>
            </w:r>
            <w:r w:rsidR="006F1E94">
              <w:rPr>
                <w:webHidden/>
              </w:rPr>
              <w:t>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1" w:history="1">
            <w:r w:rsidR="006F1E94" w:rsidRPr="00FE5242">
              <w:rPr>
                <w:rStyle w:val="Hyperlink"/>
              </w:rPr>
              <w:t>A.1.2. SUPPLIES AND/OR SERVICES TO BE FURNISHED</w:t>
            </w:r>
            <w:r w:rsidR="006F1E94">
              <w:rPr>
                <w:webHidden/>
              </w:rPr>
              <w:tab/>
            </w:r>
            <w:r>
              <w:rPr>
                <w:webHidden/>
              </w:rPr>
              <w:fldChar w:fldCharType="begin"/>
            </w:r>
            <w:r w:rsidR="006F1E94">
              <w:rPr>
                <w:webHidden/>
              </w:rPr>
              <w:instrText xml:space="preserve"> PAGEREF _Toc370288211 \h </w:instrText>
            </w:r>
            <w:r>
              <w:rPr>
                <w:webHidden/>
              </w:rPr>
            </w:r>
            <w:r>
              <w:rPr>
                <w:webHidden/>
              </w:rPr>
              <w:fldChar w:fldCharType="separate"/>
            </w:r>
            <w:r w:rsidR="006F1E94">
              <w:rPr>
                <w:webHidden/>
              </w:rPr>
              <w:t>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2" w:history="1">
            <w:r w:rsidR="006F1E94" w:rsidRPr="00FE5242">
              <w:rPr>
                <w:rStyle w:val="Hyperlink"/>
              </w:rPr>
              <w:t>A.1.3. PROCEDURES FOR ORDERS</w:t>
            </w:r>
            <w:r w:rsidR="006F1E94">
              <w:rPr>
                <w:webHidden/>
              </w:rPr>
              <w:tab/>
            </w:r>
            <w:r>
              <w:rPr>
                <w:webHidden/>
              </w:rPr>
              <w:fldChar w:fldCharType="begin"/>
            </w:r>
            <w:r w:rsidR="006F1E94">
              <w:rPr>
                <w:webHidden/>
              </w:rPr>
              <w:instrText xml:space="preserve"> PAGEREF _Toc370288212 \h </w:instrText>
            </w:r>
            <w:r>
              <w:rPr>
                <w:webHidden/>
              </w:rPr>
            </w:r>
            <w:r>
              <w:rPr>
                <w:webHidden/>
              </w:rPr>
              <w:fldChar w:fldCharType="separate"/>
            </w:r>
            <w:r w:rsidR="006F1E94">
              <w:rPr>
                <w:webHidden/>
              </w:rPr>
              <w:t>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3" w:history="1">
            <w:r w:rsidR="006F1E94" w:rsidRPr="00FE5242">
              <w:rPr>
                <w:rStyle w:val="Hyperlink"/>
              </w:rPr>
              <w:t>A.1.4. ORDERING (52.216</w:t>
            </w:r>
            <w:r w:rsidR="006F1E94" w:rsidRPr="00FE5242">
              <w:rPr>
                <w:rStyle w:val="Hyperlink"/>
              </w:rPr>
              <w:noBreakHyphen/>
              <w:t>18) (OCT 1995)</w:t>
            </w:r>
            <w:r w:rsidR="006F1E94">
              <w:rPr>
                <w:webHidden/>
              </w:rPr>
              <w:tab/>
            </w:r>
            <w:r>
              <w:rPr>
                <w:webHidden/>
              </w:rPr>
              <w:fldChar w:fldCharType="begin"/>
            </w:r>
            <w:r w:rsidR="006F1E94">
              <w:rPr>
                <w:webHidden/>
              </w:rPr>
              <w:instrText xml:space="preserve"> PAGEREF _Toc370288213 \h </w:instrText>
            </w:r>
            <w:r>
              <w:rPr>
                <w:webHidden/>
              </w:rPr>
            </w:r>
            <w:r>
              <w:rPr>
                <w:webHidden/>
              </w:rPr>
              <w:fldChar w:fldCharType="separate"/>
            </w:r>
            <w:r w:rsidR="006F1E94">
              <w:rPr>
                <w:webHidden/>
              </w:rPr>
              <w:t>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4" w:history="1">
            <w:r w:rsidR="006F1E94" w:rsidRPr="00FE5242">
              <w:rPr>
                <w:rStyle w:val="Hyperlink"/>
              </w:rPr>
              <w:t>A.1.5. INDEFINITE QUANTITY (52.216-22) (OCT 1995)</w:t>
            </w:r>
            <w:r w:rsidR="006F1E94">
              <w:rPr>
                <w:webHidden/>
              </w:rPr>
              <w:tab/>
            </w:r>
            <w:r>
              <w:rPr>
                <w:webHidden/>
              </w:rPr>
              <w:fldChar w:fldCharType="begin"/>
            </w:r>
            <w:r w:rsidR="006F1E94">
              <w:rPr>
                <w:webHidden/>
              </w:rPr>
              <w:instrText xml:space="preserve"> PAGEREF _Toc370288214 \h </w:instrText>
            </w:r>
            <w:r>
              <w:rPr>
                <w:webHidden/>
              </w:rPr>
            </w:r>
            <w:r>
              <w:rPr>
                <w:webHidden/>
              </w:rPr>
              <w:fldChar w:fldCharType="separate"/>
            </w:r>
            <w:r w:rsidR="006F1E94">
              <w:rPr>
                <w:webHidden/>
              </w:rPr>
              <w:t>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5" w:history="1">
            <w:r w:rsidR="006F1E94" w:rsidRPr="00FE5242">
              <w:rPr>
                <w:rStyle w:val="Hyperlink"/>
              </w:rPr>
              <w:t>A.1.6. MINIMUM AND MAXIMUM QUANTITIES</w:t>
            </w:r>
            <w:r w:rsidR="006F1E94">
              <w:rPr>
                <w:webHidden/>
              </w:rPr>
              <w:tab/>
            </w:r>
            <w:r>
              <w:rPr>
                <w:webHidden/>
              </w:rPr>
              <w:fldChar w:fldCharType="begin"/>
            </w:r>
            <w:r w:rsidR="006F1E94">
              <w:rPr>
                <w:webHidden/>
              </w:rPr>
              <w:instrText xml:space="preserve"> PAGEREF _Toc370288215 \h </w:instrText>
            </w:r>
            <w:r>
              <w:rPr>
                <w:webHidden/>
              </w:rPr>
            </w:r>
            <w:r>
              <w:rPr>
                <w:webHidden/>
              </w:rPr>
              <w:fldChar w:fldCharType="separate"/>
            </w:r>
            <w:r w:rsidR="006F1E94">
              <w:rPr>
                <w:webHidden/>
              </w:rPr>
              <w:t>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6" w:history="1">
            <w:r w:rsidR="006F1E94" w:rsidRPr="00FE5242">
              <w:rPr>
                <w:rStyle w:val="Hyperlink"/>
              </w:rPr>
              <w:t>A.1.7. DISCOUNTS FOR TECHNOLOGY EQUIPMENT</w:t>
            </w:r>
            <w:r w:rsidR="006F1E94">
              <w:rPr>
                <w:webHidden/>
              </w:rPr>
              <w:tab/>
            </w:r>
            <w:r>
              <w:rPr>
                <w:webHidden/>
              </w:rPr>
              <w:fldChar w:fldCharType="begin"/>
            </w:r>
            <w:r w:rsidR="006F1E94">
              <w:rPr>
                <w:webHidden/>
              </w:rPr>
              <w:instrText xml:space="preserve"> PAGEREF _Toc370288216 \h </w:instrText>
            </w:r>
            <w:r>
              <w:rPr>
                <w:webHidden/>
              </w:rPr>
            </w:r>
            <w:r>
              <w:rPr>
                <w:webHidden/>
              </w:rPr>
              <w:fldChar w:fldCharType="separate"/>
            </w:r>
            <w:r w:rsidR="006F1E94">
              <w:rPr>
                <w:webHidden/>
              </w:rPr>
              <w:t>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7" w:history="1">
            <w:r w:rsidR="006F1E94" w:rsidRPr="00FE5242">
              <w:rPr>
                <w:rStyle w:val="Hyperlink"/>
              </w:rPr>
              <w:t>A.1.8. ACCEPTANCE--MULTIPLE LOCATIONS (GSFC 52.246-93) (APR 2008)</w:t>
            </w:r>
            <w:r w:rsidR="006F1E94">
              <w:rPr>
                <w:webHidden/>
              </w:rPr>
              <w:tab/>
            </w:r>
            <w:r>
              <w:rPr>
                <w:webHidden/>
              </w:rPr>
              <w:fldChar w:fldCharType="begin"/>
            </w:r>
            <w:r w:rsidR="006F1E94">
              <w:rPr>
                <w:webHidden/>
              </w:rPr>
              <w:instrText xml:space="preserve"> PAGEREF _Toc370288217 \h </w:instrText>
            </w:r>
            <w:r>
              <w:rPr>
                <w:webHidden/>
              </w:rPr>
            </w:r>
            <w:r>
              <w:rPr>
                <w:webHidden/>
              </w:rPr>
              <w:fldChar w:fldCharType="separate"/>
            </w:r>
            <w:r w:rsidR="006F1E94">
              <w:rPr>
                <w:webHidden/>
              </w:rPr>
              <w:t>10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8" w:history="1">
            <w:r w:rsidR="006F1E94" w:rsidRPr="00FE5242">
              <w:rPr>
                <w:rStyle w:val="Hyperlink"/>
              </w:rPr>
              <w:t>A.1.9. MATERIAL INSPECTION AND RECEIVING REPORT (1852.246</w:t>
            </w:r>
            <w:r w:rsidR="006F1E94" w:rsidRPr="00FE5242">
              <w:rPr>
                <w:rStyle w:val="Hyperlink"/>
              </w:rPr>
              <w:noBreakHyphen/>
              <w:t>72) (AUG 2003)</w:t>
            </w:r>
            <w:r w:rsidR="006F1E94">
              <w:rPr>
                <w:webHidden/>
              </w:rPr>
              <w:tab/>
            </w:r>
            <w:r>
              <w:rPr>
                <w:webHidden/>
              </w:rPr>
              <w:fldChar w:fldCharType="begin"/>
            </w:r>
            <w:r w:rsidR="006F1E94">
              <w:rPr>
                <w:webHidden/>
              </w:rPr>
              <w:instrText xml:space="preserve"> PAGEREF _Toc370288218 \h </w:instrText>
            </w:r>
            <w:r>
              <w:rPr>
                <w:webHidden/>
              </w:rPr>
            </w:r>
            <w:r>
              <w:rPr>
                <w:webHidden/>
              </w:rPr>
              <w:fldChar w:fldCharType="separate"/>
            </w:r>
            <w:r w:rsidR="006F1E94">
              <w:rPr>
                <w:webHidden/>
              </w:rPr>
              <w:t>10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19" w:history="1">
            <w:r w:rsidR="006F1E94" w:rsidRPr="00FE5242">
              <w:rPr>
                <w:rStyle w:val="Hyperlink"/>
              </w:rPr>
              <w:t>A.1.10. TIME OF DELIVERY</w:t>
            </w:r>
            <w:r w:rsidR="006F1E94">
              <w:rPr>
                <w:webHidden/>
              </w:rPr>
              <w:tab/>
            </w:r>
            <w:r>
              <w:rPr>
                <w:webHidden/>
              </w:rPr>
              <w:fldChar w:fldCharType="begin"/>
            </w:r>
            <w:r w:rsidR="006F1E94">
              <w:rPr>
                <w:webHidden/>
              </w:rPr>
              <w:instrText xml:space="preserve"> PAGEREF _Toc370288219 \h </w:instrText>
            </w:r>
            <w:r>
              <w:rPr>
                <w:webHidden/>
              </w:rPr>
            </w:r>
            <w:r>
              <w:rPr>
                <w:webHidden/>
              </w:rPr>
              <w:fldChar w:fldCharType="separate"/>
            </w:r>
            <w:r w:rsidR="006F1E94">
              <w:rPr>
                <w:webHidden/>
              </w:rPr>
              <w:t>11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0" w:history="1">
            <w:r w:rsidR="006F1E94" w:rsidRPr="00FE5242">
              <w:rPr>
                <w:rStyle w:val="Hyperlink"/>
              </w:rPr>
              <w:t>A.1.11. PARTIAL SHIPMENTS</w:t>
            </w:r>
            <w:r w:rsidR="006F1E94">
              <w:rPr>
                <w:webHidden/>
              </w:rPr>
              <w:tab/>
            </w:r>
            <w:r>
              <w:rPr>
                <w:webHidden/>
              </w:rPr>
              <w:fldChar w:fldCharType="begin"/>
            </w:r>
            <w:r w:rsidR="006F1E94">
              <w:rPr>
                <w:webHidden/>
              </w:rPr>
              <w:instrText xml:space="preserve"> PAGEREF _Toc370288220 \h </w:instrText>
            </w:r>
            <w:r>
              <w:rPr>
                <w:webHidden/>
              </w:rPr>
            </w:r>
            <w:r>
              <w:rPr>
                <w:webHidden/>
              </w:rPr>
              <w:fldChar w:fldCharType="separate"/>
            </w:r>
            <w:r w:rsidR="006F1E94">
              <w:rPr>
                <w:webHidden/>
              </w:rPr>
              <w:t>11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1" w:history="1">
            <w:r w:rsidR="006F1E94" w:rsidRPr="00FE5242">
              <w:rPr>
                <w:rStyle w:val="Hyperlink"/>
              </w:rPr>
              <w:t>A.1.12. INDIVIDUALS AUTHORIZED TO ISSUE ORDERS</w:t>
            </w:r>
            <w:r w:rsidR="006F1E94">
              <w:rPr>
                <w:webHidden/>
              </w:rPr>
              <w:tab/>
            </w:r>
            <w:r>
              <w:rPr>
                <w:webHidden/>
              </w:rPr>
              <w:fldChar w:fldCharType="begin"/>
            </w:r>
            <w:r w:rsidR="006F1E94">
              <w:rPr>
                <w:webHidden/>
              </w:rPr>
              <w:instrText xml:space="preserve"> PAGEREF _Toc370288221 \h </w:instrText>
            </w:r>
            <w:r>
              <w:rPr>
                <w:webHidden/>
              </w:rPr>
            </w:r>
            <w:r>
              <w:rPr>
                <w:webHidden/>
              </w:rPr>
              <w:fldChar w:fldCharType="separate"/>
            </w:r>
            <w:r w:rsidR="006F1E94">
              <w:rPr>
                <w:webHidden/>
              </w:rPr>
              <w:t>12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2" w:history="1">
            <w:r w:rsidR="006F1E94" w:rsidRPr="00FE5242">
              <w:rPr>
                <w:rStyle w:val="Hyperlink"/>
              </w:rPr>
              <w:t>A.1.13. APPROVAL OF CONTRACT (52.204-1) (DEC 1989)</w:t>
            </w:r>
            <w:r w:rsidR="006F1E94">
              <w:rPr>
                <w:webHidden/>
              </w:rPr>
              <w:tab/>
            </w:r>
            <w:r>
              <w:rPr>
                <w:webHidden/>
              </w:rPr>
              <w:fldChar w:fldCharType="begin"/>
            </w:r>
            <w:r w:rsidR="006F1E94">
              <w:rPr>
                <w:webHidden/>
              </w:rPr>
              <w:instrText xml:space="preserve"> PAGEREF _Toc370288222 \h </w:instrText>
            </w:r>
            <w:r>
              <w:rPr>
                <w:webHidden/>
              </w:rPr>
            </w:r>
            <w:r>
              <w:rPr>
                <w:webHidden/>
              </w:rPr>
              <w:fldChar w:fldCharType="separate"/>
            </w:r>
            <w:r w:rsidR="006F1E94">
              <w:rPr>
                <w:webHidden/>
              </w:rPr>
              <w:t>12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3" w:history="1">
            <w:r w:rsidR="006F1E94" w:rsidRPr="00FE5242">
              <w:rPr>
                <w:rStyle w:val="Hyperlink"/>
              </w:rPr>
              <w:t>A.1.14. WARRANTY</w:t>
            </w:r>
            <w:r w:rsidR="006F1E94">
              <w:rPr>
                <w:webHidden/>
              </w:rPr>
              <w:tab/>
            </w:r>
            <w:r>
              <w:rPr>
                <w:webHidden/>
              </w:rPr>
              <w:fldChar w:fldCharType="begin"/>
            </w:r>
            <w:r w:rsidR="006F1E94">
              <w:rPr>
                <w:webHidden/>
              </w:rPr>
              <w:instrText xml:space="preserve"> PAGEREF _Toc370288223 \h </w:instrText>
            </w:r>
            <w:r>
              <w:rPr>
                <w:webHidden/>
              </w:rPr>
            </w:r>
            <w:r>
              <w:rPr>
                <w:webHidden/>
              </w:rPr>
              <w:fldChar w:fldCharType="separate"/>
            </w:r>
            <w:r w:rsidR="006F1E94">
              <w:rPr>
                <w:webHidden/>
              </w:rPr>
              <w:t>12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4" w:history="1">
            <w:r w:rsidR="006F1E94" w:rsidRPr="00FE5242">
              <w:rPr>
                <w:rStyle w:val="Hyperlink"/>
              </w:rPr>
              <w:t>A.1.15. ELECTRONIC DATA AND REPORT INTERCHANGE</w:t>
            </w:r>
            <w:r w:rsidR="006F1E94">
              <w:rPr>
                <w:webHidden/>
              </w:rPr>
              <w:tab/>
            </w:r>
            <w:r>
              <w:rPr>
                <w:webHidden/>
              </w:rPr>
              <w:fldChar w:fldCharType="begin"/>
            </w:r>
            <w:r w:rsidR="006F1E94">
              <w:rPr>
                <w:webHidden/>
              </w:rPr>
              <w:instrText xml:space="preserve"> PAGEREF _Toc370288224 \h </w:instrText>
            </w:r>
            <w:r>
              <w:rPr>
                <w:webHidden/>
              </w:rPr>
            </w:r>
            <w:r>
              <w:rPr>
                <w:webHidden/>
              </w:rPr>
              <w:fldChar w:fldCharType="separate"/>
            </w:r>
            <w:r w:rsidR="006F1E94">
              <w:rPr>
                <w:webHidden/>
              </w:rPr>
              <w:t>13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5" w:history="1">
            <w:r w:rsidR="006F1E94" w:rsidRPr="00FE5242">
              <w:rPr>
                <w:rStyle w:val="Hyperlink"/>
              </w:rPr>
              <w:t>A.1.16. OTHER FEDERAL AGENCY UTILIZATION</w:t>
            </w:r>
            <w:r w:rsidR="006F1E94">
              <w:rPr>
                <w:webHidden/>
              </w:rPr>
              <w:tab/>
            </w:r>
            <w:r>
              <w:rPr>
                <w:webHidden/>
              </w:rPr>
              <w:fldChar w:fldCharType="begin"/>
            </w:r>
            <w:r w:rsidR="006F1E94">
              <w:rPr>
                <w:webHidden/>
              </w:rPr>
              <w:instrText xml:space="preserve"> PAGEREF _Toc370288225 \h </w:instrText>
            </w:r>
            <w:r>
              <w:rPr>
                <w:webHidden/>
              </w:rPr>
            </w:r>
            <w:r>
              <w:rPr>
                <w:webHidden/>
              </w:rPr>
              <w:fldChar w:fldCharType="separate"/>
            </w:r>
            <w:r w:rsidR="006F1E94">
              <w:rPr>
                <w:webHidden/>
              </w:rPr>
              <w:t>13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6" w:history="1">
            <w:r w:rsidR="006F1E94" w:rsidRPr="00FE5242">
              <w:rPr>
                <w:rStyle w:val="Hyperlink"/>
              </w:rPr>
              <w:t>A.1.17. CERTIFICATE OF MAINTAINABILITY</w:t>
            </w:r>
            <w:r w:rsidR="006F1E94">
              <w:rPr>
                <w:webHidden/>
              </w:rPr>
              <w:tab/>
            </w:r>
            <w:r>
              <w:rPr>
                <w:webHidden/>
              </w:rPr>
              <w:fldChar w:fldCharType="begin"/>
            </w:r>
            <w:r w:rsidR="006F1E94">
              <w:rPr>
                <w:webHidden/>
              </w:rPr>
              <w:instrText xml:space="preserve"> PAGEREF _Toc370288226 \h </w:instrText>
            </w:r>
            <w:r>
              <w:rPr>
                <w:webHidden/>
              </w:rPr>
            </w:r>
            <w:r>
              <w:rPr>
                <w:webHidden/>
              </w:rPr>
              <w:fldChar w:fldCharType="separate"/>
            </w:r>
            <w:r w:rsidR="006F1E94">
              <w:rPr>
                <w:webHidden/>
              </w:rPr>
              <w:t>13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7" w:history="1">
            <w:r w:rsidR="006F1E94" w:rsidRPr="00FE5242">
              <w:rPr>
                <w:rStyle w:val="Hyperlink"/>
              </w:rPr>
              <w:t>A.1.18. SUBSTITUTE/ENHANCEMENTS FOR SPECIALIZED EQUIPMENT/SOFTWARE TO ACCOMMODATE USERS WITH DISABILITIES</w:t>
            </w:r>
            <w:r w:rsidR="006F1E94">
              <w:rPr>
                <w:webHidden/>
              </w:rPr>
              <w:tab/>
            </w:r>
            <w:r>
              <w:rPr>
                <w:webHidden/>
              </w:rPr>
              <w:fldChar w:fldCharType="begin"/>
            </w:r>
            <w:r w:rsidR="006F1E94">
              <w:rPr>
                <w:webHidden/>
              </w:rPr>
              <w:instrText xml:space="preserve"> PAGEREF _Toc370288227 \h </w:instrText>
            </w:r>
            <w:r>
              <w:rPr>
                <w:webHidden/>
              </w:rPr>
            </w:r>
            <w:r>
              <w:rPr>
                <w:webHidden/>
              </w:rPr>
              <w:fldChar w:fldCharType="separate"/>
            </w:r>
            <w:r w:rsidR="006F1E94">
              <w:rPr>
                <w:webHidden/>
              </w:rPr>
              <w:t>13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8" w:history="1">
            <w:r w:rsidR="006F1E94" w:rsidRPr="00FE5242">
              <w:rPr>
                <w:rStyle w:val="Hyperlink"/>
              </w:rPr>
              <w:t>A.1.19. TECHNOLOGY REFRESHMENT</w:t>
            </w:r>
            <w:r w:rsidR="006F1E94">
              <w:rPr>
                <w:webHidden/>
              </w:rPr>
              <w:tab/>
            </w:r>
            <w:r>
              <w:rPr>
                <w:webHidden/>
              </w:rPr>
              <w:fldChar w:fldCharType="begin"/>
            </w:r>
            <w:r w:rsidR="006F1E94">
              <w:rPr>
                <w:webHidden/>
              </w:rPr>
              <w:instrText xml:space="preserve"> PAGEREF _Toc370288228 \h </w:instrText>
            </w:r>
            <w:r>
              <w:rPr>
                <w:webHidden/>
              </w:rPr>
            </w:r>
            <w:r>
              <w:rPr>
                <w:webHidden/>
              </w:rPr>
              <w:fldChar w:fldCharType="separate"/>
            </w:r>
            <w:r w:rsidR="006F1E94">
              <w:rPr>
                <w:webHidden/>
              </w:rPr>
              <w:t>14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29" w:history="1">
            <w:r w:rsidR="006F1E94" w:rsidRPr="00FE5242">
              <w:rPr>
                <w:rStyle w:val="Hyperlink"/>
                <w:rFonts w:eastAsia="MS Mincho"/>
              </w:rPr>
              <w:t>A.1.20. ORDER LIMITATIONS (52.216-19) (OCT 1995</w:t>
            </w:r>
            <w:r w:rsidR="006F1E94" w:rsidRPr="00FE5242">
              <w:rPr>
                <w:rStyle w:val="Hyperlink"/>
              </w:rPr>
              <w:t>)</w:t>
            </w:r>
            <w:r w:rsidR="006F1E94">
              <w:rPr>
                <w:webHidden/>
              </w:rPr>
              <w:tab/>
            </w:r>
            <w:r>
              <w:rPr>
                <w:webHidden/>
              </w:rPr>
              <w:fldChar w:fldCharType="begin"/>
            </w:r>
            <w:r w:rsidR="006F1E94">
              <w:rPr>
                <w:webHidden/>
              </w:rPr>
              <w:instrText xml:space="preserve"> PAGEREF _Toc370288229 \h </w:instrText>
            </w:r>
            <w:r>
              <w:rPr>
                <w:webHidden/>
              </w:rPr>
            </w:r>
            <w:r>
              <w:rPr>
                <w:webHidden/>
              </w:rPr>
              <w:fldChar w:fldCharType="separate"/>
            </w:r>
            <w:r w:rsidR="006F1E94">
              <w:rPr>
                <w:webHidden/>
              </w:rPr>
              <w:t>16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0" w:history="1">
            <w:r w:rsidR="006F1E94" w:rsidRPr="00FE5242">
              <w:rPr>
                <w:rStyle w:val="Hyperlink"/>
              </w:rPr>
              <w:t>A.1.21. FAIR OPPORTUNITY AND REQUESTS FOR QUOTES</w:t>
            </w:r>
            <w:r w:rsidR="006F1E94">
              <w:rPr>
                <w:webHidden/>
              </w:rPr>
              <w:tab/>
            </w:r>
            <w:r>
              <w:rPr>
                <w:webHidden/>
              </w:rPr>
              <w:fldChar w:fldCharType="begin"/>
            </w:r>
            <w:r w:rsidR="006F1E94">
              <w:rPr>
                <w:webHidden/>
              </w:rPr>
              <w:instrText xml:space="preserve"> PAGEREF _Toc370288230 \h </w:instrText>
            </w:r>
            <w:r>
              <w:rPr>
                <w:webHidden/>
              </w:rPr>
            </w:r>
            <w:r>
              <w:rPr>
                <w:webHidden/>
              </w:rPr>
              <w:fldChar w:fldCharType="separate"/>
            </w:r>
            <w:r w:rsidR="006F1E94">
              <w:rPr>
                <w:webHidden/>
              </w:rPr>
              <w:t>16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1" w:history="1">
            <w:r w:rsidR="006F1E94" w:rsidRPr="00FE5242">
              <w:rPr>
                <w:rStyle w:val="Hyperlink"/>
              </w:rPr>
              <w:t>A.1.22. INVOICES – SUBMISSION OF</w:t>
            </w:r>
            <w:r w:rsidR="006F1E94">
              <w:rPr>
                <w:webHidden/>
              </w:rPr>
              <w:tab/>
            </w:r>
            <w:r>
              <w:rPr>
                <w:webHidden/>
              </w:rPr>
              <w:fldChar w:fldCharType="begin"/>
            </w:r>
            <w:r w:rsidR="006F1E94">
              <w:rPr>
                <w:webHidden/>
              </w:rPr>
              <w:instrText xml:space="preserve"> PAGEREF _Toc370288231 \h </w:instrText>
            </w:r>
            <w:r>
              <w:rPr>
                <w:webHidden/>
              </w:rPr>
            </w:r>
            <w:r>
              <w:rPr>
                <w:webHidden/>
              </w:rPr>
              <w:fldChar w:fldCharType="separate"/>
            </w:r>
            <w:r w:rsidR="006F1E94">
              <w:rPr>
                <w:webHidden/>
              </w:rPr>
              <w:t>17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2" w:history="1">
            <w:r w:rsidR="006F1E94" w:rsidRPr="00FE5242">
              <w:rPr>
                <w:rStyle w:val="Hyperlink"/>
              </w:rPr>
              <w:t xml:space="preserve">A.1.23. </w:t>
            </w:r>
            <w:r w:rsidR="006F1E94" w:rsidRPr="00FE5242">
              <w:rPr>
                <w:rStyle w:val="Hyperlink"/>
                <w:rFonts w:ascii="Arial" w:hAnsi="Arial" w:cs="Arial"/>
              </w:rPr>
              <w:t xml:space="preserve"> </w:t>
            </w:r>
            <w:r w:rsidR="006F1E94" w:rsidRPr="00FE5242">
              <w:rPr>
                <w:rStyle w:val="Hyperlink"/>
                <w:rFonts w:cs="Arial"/>
                <w:caps/>
              </w:rPr>
              <w:t>Unenforceability of Unauthorized Obligations (52.232-39) (JUN 2013)</w:t>
            </w:r>
            <w:r w:rsidR="006F1E94">
              <w:rPr>
                <w:webHidden/>
              </w:rPr>
              <w:tab/>
            </w:r>
            <w:r>
              <w:rPr>
                <w:webHidden/>
              </w:rPr>
              <w:fldChar w:fldCharType="begin"/>
            </w:r>
            <w:r w:rsidR="006F1E94">
              <w:rPr>
                <w:webHidden/>
              </w:rPr>
              <w:instrText xml:space="preserve"> PAGEREF _Toc370288232 \h </w:instrText>
            </w:r>
            <w:r>
              <w:rPr>
                <w:webHidden/>
              </w:rPr>
            </w:r>
            <w:r>
              <w:rPr>
                <w:webHidden/>
              </w:rPr>
              <w:fldChar w:fldCharType="separate"/>
            </w:r>
            <w:r w:rsidR="006F1E94">
              <w:rPr>
                <w:webHidden/>
              </w:rPr>
              <w:t>17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3" w:history="1">
            <w:r w:rsidR="006F1E94" w:rsidRPr="00FE5242">
              <w:rPr>
                <w:rStyle w:val="Hyperlink"/>
              </w:rPr>
              <w:t>A.1.24. F.O.B. DESTINATION (52.247-34) (NOV 1991)</w:t>
            </w:r>
            <w:r w:rsidR="006F1E94">
              <w:rPr>
                <w:webHidden/>
              </w:rPr>
              <w:tab/>
            </w:r>
            <w:r>
              <w:rPr>
                <w:webHidden/>
              </w:rPr>
              <w:fldChar w:fldCharType="begin"/>
            </w:r>
            <w:r w:rsidR="006F1E94">
              <w:rPr>
                <w:webHidden/>
              </w:rPr>
              <w:instrText xml:space="preserve"> PAGEREF _Toc370288233 \h </w:instrText>
            </w:r>
            <w:r>
              <w:rPr>
                <w:webHidden/>
              </w:rPr>
            </w:r>
            <w:r>
              <w:rPr>
                <w:webHidden/>
              </w:rPr>
              <w:fldChar w:fldCharType="separate"/>
            </w:r>
            <w:r w:rsidR="006F1E94">
              <w:rPr>
                <w:webHidden/>
              </w:rPr>
              <w:t>18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4" w:history="1">
            <w:r w:rsidR="006F1E94" w:rsidRPr="00FE5242">
              <w:rPr>
                <w:rStyle w:val="Hyperlink"/>
              </w:rPr>
              <w:t>A.1.25. DELIVERY AND OTHER CHARGES</w:t>
            </w:r>
            <w:r w:rsidR="006F1E94">
              <w:rPr>
                <w:webHidden/>
              </w:rPr>
              <w:tab/>
            </w:r>
            <w:r>
              <w:rPr>
                <w:webHidden/>
              </w:rPr>
              <w:fldChar w:fldCharType="begin"/>
            </w:r>
            <w:r w:rsidR="006F1E94">
              <w:rPr>
                <w:webHidden/>
              </w:rPr>
              <w:instrText xml:space="preserve"> PAGEREF _Toc370288234 \h </w:instrText>
            </w:r>
            <w:r>
              <w:rPr>
                <w:webHidden/>
              </w:rPr>
            </w:r>
            <w:r>
              <w:rPr>
                <w:webHidden/>
              </w:rPr>
              <w:fldChar w:fldCharType="separate"/>
            </w:r>
            <w:r w:rsidR="006F1E94">
              <w:rPr>
                <w:webHidden/>
              </w:rPr>
              <w:t>18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5" w:history="1">
            <w:r w:rsidR="006F1E94" w:rsidRPr="00FE5242">
              <w:rPr>
                <w:rStyle w:val="Hyperlink"/>
              </w:rPr>
              <w:t>A.1.26. EXPORT LICENSES (1852.225-70) (FEB 2000)</w:t>
            </w:r>
            <w:r w:rsidR="006F1E94">
              <w:rPr>
                <w:webHidden/>
              </w:rPr>
              <w:tab/>
            </w:r>
            <w:r>
              <w:rPr>
                <w:webHidden/>
              </w:rPr>
              <w:fldChar w:fldCharType="begin"/>
            </w:r>
            <w:r w:rsidR="006F1E94">
              <w:rPr>
                <w:webHidden/>
              </w:rPr>
              <w:instrText xml:space="preserve"> PAGEREF _Toc370288235 \h </w:instrText>
            </w:r>
            <w:r>
              <w:rPr>
                <w:webHidden/>
              </w:rPr>
            </w:r>
            <w:r>
              <w:rPr>
                <w:webHidden/>
              </w:rPr>
              <w:fldChar w:fldCharType="separate"/>
            </w:r>
            <w:r w:rsidR="006F1E94">
              <w:rPr>
                <w:webHidden/>
              </w:rPr>
              <w:t>18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6" w:history="1">
            <w:r w:rsidR="006F1E94" w:rsidRPr="00FE5242">
              <w:rPr>
                <w:rStyle w:val="Hyperlink"/>
              </w:rPr>
              <w:t>A.1.27. CONTRACTOR COLLECTION OF AGENCY ADMINISTRATIVE HANDLING FEE</w:t>
            </w:r>
            <w:r w:rsidR="006F1E94">
              <w:rPr>
                <w:webHidden/>
              </w:rPr>
              <w:tab/>
            </w:r>
            <w:r>
              <w:rPr>
                <w:webHidden/>
              </w:rPr>
              <w:fldChar w:fldCharType="begin"/>
            </w:r>
            <w:r w:rsidR="006F1E94">
              <w:rPr>
                <w:webHidden/>
              </w:rPr>
              <w:instrText xml:space="preserve"> PAGEREF _Toc370288236 \h </w:instrText>
            </w:r>
            <w:r>
              <w:rPr>
                <w:webHidden/>
              </w:rPr>
            </w:r>
            <w:r>
              <w:rPr>
                <w:webHidden/>
              </w:rPr>
              <w:fldChar w:fldCharType="separate"/>
            </w:r>
            <w:r w:rsidR="006F1E94">
              <w:rPr>
                <w:webHidden/>
              </w:rPr>
              <w:t>19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7" w:history="1">
            <w:r w:rsidR="006F1E94" w:rsidRPr="00FE5242">
              <w:rPr>
                <w:rStyle w:val="Hyperlink"/>
              </w:rPr>
              <w:t>A.1.28. OMBUDSMAN (1852.215-84) (NOV 2011)--ALTERNATE I (JUNE 2000)</w:t>
            </w:r>
            <w:r w:rsidR="006F1E94">
              <w:rPr>
                <w:webHidden/>
              </w:rPr>
              <w:tab/>
            </w:r>
            <w:r>
              <w:rPr>
                <w:webHidden/>
              </w:rPr>
              <w:fldChar w:fldCharType="begin"/>
            </w:r>
            <w:r w:rsidR="006F1E94">
              <w:rPr>
                <w:webHidden/>
              </w:rPr>
              <w:instrText xml:space="preserve"> PAGEREF _Toc370288237 \h </w:instrText>
            </w:r>
            <w:r>
              <w:rPr>
                <w:webHidden/>
              </w:rPr>
            </w:r>
            <w:r>
              <w:rPr>
                <w:webHidden/>
              </w:rPr>
              <w:fldChar w:fldCharType="separate"/>
            </w:r>
            <w:r w:rsidR="006F1E94">
              <w:rPr>
                <w:webHidden/>
              </w:rPr>
              <w:t>20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8" w:history="1">
            <w:r w:rsidR="006F1E94" w:rsidRPr="00FE5242">
              <w:rPr>
                <w:rStyle w:val="Hyperlink"/>
              </w:rPr>
              <w:t>A.1.29. SAFETY AND HEALTH (SHORT FORM) (1852.223-72) (APR 2002)</w:t>
            </w:r>
            <w:r w:rsidR="006F1E94">
              <w:rPr>
                <w:webHidden/>
              </w:rPr>
              <w:tab/>
            </w:r>
            <w:r>
              <w:rPr>
                <w:webHidden/>
              </w:rPr>
              <w:fldChar w:fldCharType="begin"/>
            </w:r>
            <w:r w:rsidR="006F1E94">
              <w:rPr>
                <w:webHidden/>
              </w:rPr>
              <w:instrText xml:space="preserve"> PAGEREF _Toc370288238 \h </w:instrText>
            </w:r>
            <w:r>
              <w:rPr>
                <w:webHidden/>
              </w:rPr>
            </w:r>
            <w:r>
              <w:rPr>
                <w:webHidden/>
              </w:rPr>
              <w:fldChar w:fldCharType="separate"/>
            </w:r>
            <w:r w:rsidR="006F1E94">
              <w:rPr>
                <w:webHidden/>
              </w:rPr>
              <w:t>20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39" w:history="1">
            <w:r w:rsidR="006F1E94" w:rsidRPr="00FE5242">
              <w:rPr>
                <w:rStyle w:val="Hyperlink"/>
              </w:rPr>
              <w:t>A.1.30. MAJOR BREACH OF SAFETY OR SECURITY (1852.223-75) (FEB 2002)</w:t>
            </w:r>
            <w:r w:rsidR="006F1E94">
              <w:rPr>
                <w:webHidden/>
              </w:rPr>
              <w:tab/>
            </w:r>
            <w:r>
              <w:rPr>
                <w:webHidden/>
              </w:rPr>
              <w:fldChar w:fldCharType="begin"/>
            </w:r>
            <w:r w:rsidR="006F1E94">
              <w:rPr>
                <w:webHidden/>
              </w:rPr>
              <w:instrText xml:space="preserve"> PAGEREF _Toc370288239 \h </w:instrText>
            </w:r>
            <w:r>
              <w:rPr>
                <w:webHidden/>
              </w:rPr>
            </w:r>
            <w:r>
              <w:rPr>
                <w:webHidden/>
              </w:rPr>
              <w:fldChar w:fldCharType="separate"/>
            </w:r>
            <w:r w:rsidR="006F1E94">
              <w:rPr>
                <w:webHidden/>
              </w:rPr>
              <w:t>21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0" w:history="1">
            <w:r w:rsidR="006F1E94" w:rsidRPr="00FE5242">
              <w:rPr>
                <w:rStyle w:val="Hyperlink"/>
              </w:rPr>
              <w:t>A.1.31. CONTRACTOR PERFORMANCE</w:t>
            </w:r>
            <w:r w:rsidR="006F1E94">
              <w:rPr>
                <w:webHidden/>
              </w:rPr>
              <w:tab/>
            </w:r>
            <w:r>
              <w:rPr>
                <w:webHidden/>
              </w:rPr>
              <w:fldChar w:fldCharType="begin"/>
            </w:r>
            <w:r w:rsidR="006F1E94">
              <w:rPr>
                <w:webHidden/>
              </w:rPr>
              <w:instrText xml:space="preserve"> PAGEREF _Toc370288240 \h </w:instrText>
            </w:r>
            <w:r>
              <w:rPr>
                <w:webHidden/>
              </w:rPr>
            </w:r>
            <w:r>
              <w:rPr>
                <w:webHidden/>
              </w:rPr>
              <w:fldChar w:fldCharType="separate"/>
            </w:r>
            <w:r w:rsidR="006F1E94">
              <w:rPr>
                <w:webHidden/>
              </w:rPr>
              <w:t>21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1" w:history="1">
            <w:r w:rsidR="006F1E94" w:rsidRPr="00FE5242">
              <w:rPr>
                <w:rStyle w:val="Hyperlink"/>
                <w:caps/>
              </w:rPr>
              <w:t>A.1.32. Release of Sensitive Information (1852.237-73) (JUNE 2005)</w:t>
            </w:r>
            <w:r w:rsidR="006F1E94">
              <w:rPr>
                <w:webHidden/>
              </w:rPr>
              <w:tab/>
            </w:r>
            <w:r>
              <w:rPr>
                <w:webHidden/>
              </w:rPr>
              <w:fldChar w:fldCharType="begin"/>
            </w:r>
            <w:r w:rsidR="006F1E94">
              <w:rPr>
                <w:webHidden/>
              </w:rPr>
              <w:instrText xml:space="preserve"> PAGEREF _Toc370288241 \h </w:instrText>
            </w:r>
            <w:r>
              <w:rPr>
                <w:webHidden/>
              </w:rPr>
            </w:r>
            <w:r>
              <w:rPr>
                <w:webHidden/>
              </w:rPr>
              <w:fldChar w:fldCharType="separate"/>
            </w:r>
            <w:r w:rsidR="006F1E94">
              <w:rPr>
                <w:webHidden/>
              </w:rPr>
              <w:t>22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2" w:history="1">
            <w:r w:rsidR="006F1E94" w:rsidRPr="00FE5242">
              <w:rPr>
                <w:rStyle w:val="Hyperlink"/>
              </w:rPr>
              <w:t>A.1.33. USE OF RURAL AREA SMALL BUSINESSES (1852.219</w:t>
            </w:r>
            <w:r w:rsidR="006F1E94" w:rsidRPr="00FE5242">
              <w:rPr>
                <w:rStyle w:val="Hyperlink"/>
              </w:rPr>
              <w:noBreakHyphen/>
              <w:t>74) (SEP 1990)</w:t>
            </w:r>
            <w:r w:rsidR="006F1E94">
              <w:rPr>
                <w:webHidden/>
              </w:rPr>
              <w:tab/>
            </w:r>
            <w:r>
              <w:rPr>
                <w:webHidden/>
              </w:rPr>
              <w:fldChar w:fldCharType="begin"/>
            </w:r>
            <w:r w:rsidR="006F1E94">
              <w:rPr>
                <w:webHidden/>
              </w:rPr>
              <w:instrText xml:space="preserve"> PAGEREF _Toc370288242 \h </w:instrText>
            </w:r>
            <w:r>
              <w:rPr>
                <w:webHidden/>
              </w:rPr>
            </w:r>
            <w:r>
              <w:rPr>
                <w:webHidden/>
              </w:rPr>
              <w:fldChar w:fldCharType="separate"/>
            </w:r>
            <w:r w:rsidR="006F1E94">
              <w:rPr>
                <w:webHidden/>
              </w:rPr>
              <w:t>23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3" w:history="1">
            <w:r w:rsidR="006F1E94" w:rsidRPr="00FE5242">
              <w:rPr>
                <w:rStyle w:val="Hyperlink"/>
              </w:rPr>
              <w:t>A.1.34. NASA 8 PERCENT GOAL (1852.219-76) (JUL 1997)</w:t>
            </w:r>
            <w:r w:rsidR="006F1E94">
              <w:rPr>
                <w:webHidden/>
              </w:rPr>
              <w:tab/>
            </w:r>
            <w:r>
              <w:rPr>
                <w:webHidden/>
              </w:rPr>
              <w:fldChar w:fldCharType="begin"/>
            </w:r>
            <w:r w:rsidR="006F1E94">
              <w:rPr>
                <w:webHidden/>
              </w:rPr>
              <w:instrText xml:space="preserve"> PAGEREF _Toc370288243 \h </w:instrText>
            </w:r>
            <w:r>
              <w:rPr>
                <w:webHidden/>
              </w:rPr>
            </w:r>
            <w:r>
              <w:rPr>
                <w:webHidden/>
              </w:rPr>
              <w:fldChar w:fldCharType="separate"/>
            </w:r>
            <w:r w:rsidR="006F1E94">
              <w:rPr>
                <w:webHidden/>
              </w:rPr>
              <w:t>23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4" w:history="1">
            <w:r w:rsidR="006F1E94" w:rsidRPr="00FE5242">
              <w:rPr>
                <w:rStyle w:val="Hyperlink"/>
              </w:rPr>
              <w:t>A.1.35. NOTICE OF TOTAL SMALL BUSINESS SET_ASIDE- ALT II (52.219-6)(NOV 2011)</w:t>
            </w:r>
            <w:r w:rsidR="006F1E94">
              <w:rPr>
                <w:webHidden/>
              </w:rPr>
              <w:tab/>
            </w:r>
            <w:r>
              <w:rPr>
                <w:webHidden/>
              </w:rPr>
              <w:fldChar w:fldCharType="begin"/>
            </w:r>
            <w:r w:rsidR="006F1E94">
              <w:rPr>
                <w:webHidden/>
              </w:rPr>
              <w:instrText xml:space="preserve"> PAGEREF _Toc370288244 \h </w:instrText>
            </w:r>
            <w:r>
              <w:rPr>
                <w:webHidden/>
              </w:rPr>
            </w:r>
            <w:r>
              <w:rPr>
                <w:webHidden/>
              </w:rPr>
              <w:fldChar w:fldCharType="separate"/>
            </w:r>
            <w:r w:rsidR="006F1E94">
              <w:rPr>
                <w:webHidden/>
              </w:rPr>
              <w:t>24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5" w:history="1">
            <w:r w:rsidR="006F1E94" w:rsidRPr="00FE5242">
              <w:rPr>
                <w:rStyle w:val="Hyperlink"/>
              </w:rPr>
              <w:t>A.1.36. UTILIZATION OF SMALL BUSINESS CONCERNS (52.219</w:t>
            </w:r>
            <w:r w:rsidR="006F1E94" w:rsidRPr="00FE5242">
              <w:rPr>
                <w:rStyle w:val="Hyperlink"/>
              </w:rPr>
              <w:noBreakHyphen/>
              <w:t>8) (JUL 2013)</w:t>
            </w:r>
            <w:r w:rsidR="006F1E94">
              <w:rPr>
                <w:webHidden/>
              </w:rPr>
              <w:tab/>
            </w:r>
            <w:r>
              <w:rPr>
                <w:webHidden/>
              </w:rPr>
              <w:fldChar w:fldCharType="begin"/>
            </w:r>
            <w:r w:rsidR="006F1E94">
              <w:rPr>
                <w:webHidden/>
              </w:rPr>
              <w:instrText xml:space="preserve"> PAGEREF _Toc370288245 \h </w:instrText>
            </w:r>
            <w:r>
              <w:rPr>
                <w:webHidden/>
              </w:rPr>
            </w:r>
            <w:r>
              <w:rPr>
                <w:webHidden/>
              </w:rPr>
              <w:fldChar w:fldCharType="separate"/>
            </w:r>
            <w:r w:rsidR="006F1E94">
              <w:rPr>
                <w:webHidden/>
              </w:rPr>
              <w:t>25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6" w:history="1">
            <w:r w:rsidR="006F1E94" w:rsidRPr="00FE5242">
              <w:rPr>
                <w:rStyle w:val="Hyperlink"/>
              </w:rPr>
              <w:t>A.1.37. NOTICE OF SET-ASIDE OF ORDERS (52.219</w:t>
            </w:r>
            <w:r w:rsidR="006F1E94" w:rsidRPr="00FE5242">
              <w:rPr>
                <w:rStyle w:val="Hyperlink"/>
              </w:rPr>
              <w:noBreakHyphen/>
              <w:t>13) (NOV 2011)</w:t>
            </w:r>
            <w:r w:rsidR="006F1E94">
              <w:rPr>
                <w:webHidden/>
              </w:rPr>
              <w:tab/>
            </w:r>
            <w:r>
              <w:rPr>
                <w:webHidden/>
              </w:rPr>
              <w:fldChar w:fldCharType="begin"/>
            </w:r>
            <w:r w:rsidR="006F1E94">
              <w:rPr>
                <w:webHidden/>
              </w:rPr>
              <w:instrText xml:space="preserve"> PAGEREF _Toc370288246 \h </w:instrText>
            </w:r>
            <w:r>
              <w:rPr>
                <w:webHidden/>
              </w:rPr>
            </w:r>
            <w:r>
              <w:rPr>
                <w:webHidden/>
              </w:rPr>
              <w:fldChar w:fldCharType="separate"/>
            </w:r>
            <w:r w:rsidR="006F1E94">
              <w:rPr>
                <w:webHidden/>
              </w:rPr>
              <w:t>26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7" w:history="1">
            <w:r w:rsidR="006F1E94" w:rsidRPr="00FE5242">
              <w:rPr>
                <w:rStyle w:val="Hyperlink"/>
              </w:rPr>
              <w:t>A.1.38. NOTICE OF HUBZONE SET-ASIDE OR SOLE SOURCE AWARD (52.219</w:t>
            </w:r>
            <w:r w:rsidR="006F1E94" w:rsidRPr="00FE5242">
              <w:rPr>
                <w:rStyle w:val="Hyperlink"/>
              </w:rPr>
              <w:noBreakHyphen/>
              <w:t>3) (NOV 2011)</w:t>
            </w:r>
            <w:r w:rsidR="006F1E94">
              <w:rPr>
                <w:webHidden/>
              </w:rPr>
              <w:tab/>
            </w:r>
            <w:r>
              <w:rPr>
                <w:webHidden/>
              </w:rPr>
              <w:fldChar w:fldCharType="begin"/>
            </w:r>
            <w:r w:rsidR="006F1E94">
              <w:rPr>
                <w:webHidden/>
              </w:rPr>
              <w:instrText xml:space="preserve"> PAGEREF _Toc370288247 \h </w:instrText>
            </w:r>
            <w:r>
              <w:rPr>
                <w:webHidden/>
              </w:rPr>
            </w:r>
            <w:r>
              <w:rPr>
                <w:webHidden/>
              </w:rPr>
              <w:fldChar w:fldCharType="separate"/>
            </w:r>
            <w:r w:rsidR="006F1E94">
              <w:rPr>
                <w:webHidden/>
              </w:rPr>
              <w:t>26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8" w:history="1">
            <w:r w:rsidR="006F1E94" w:rsidRPr="00FE5242">
              <w:rPr>
                <w:rStyle w:val="Hyperlink"/>
              </w:rPr>
              <w:t>A.1.39. NOTICE OF PRICE EVALUATION PREFERENCE FOR HUBZONE SMALL BUSINESS CONCERNS (52.219</w:t>
            </w:r>
            <w:r w:rsidR="006F1E94" w:rsidRPr="00FE5242">
              <w:rPr>
                <w:rStyle w:val="Hyperlink"/>
              </w:rPr>
              <w:noBreakHyphen/>
              <w:t>4) (JAN 2011)</w:t>
            </w:r>
            <w:r w:rsidR="006F1E94">
              <w:rPr>
                <w:webHidden/>
              </w:rPr>
              <w:tab/>
            </w:r>
            <w:r>
              <w:rPr>
                <w:webHidden/>
              </w:rPr>
              <w:fldChar w:fldCharType="begin"/>
            </w:r>
            <w:r w:rsidR="006F1E94">
              <w:rPr>
                <w:webHidden/>
              </w:rPr>
              <w:instrText xml:space="preserve"> PAGEREF _Toc370288248 \h </w:instrText>
            </w:r>
            <w:r>
              <w:rPr>
                <w:webHidden/>
              </w:rPr>
            </w:r>
            <w:r>
              <w:rPr>
                <w:webHidden/>
              </w:rPr>
              <w:fldChar w:fldCharType="separate"/>
            </w:r>
            <w:r w:rsidR="006F1E94">
              <w:rPr>
                <w:webHidden/>
              </w:rPr>
              <w:t>27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49" w:history="1">
            <w:r w:rsidR="006F1E94" w:rsidRPr="00FE5242">
              <w:rPr>
                <w:rStyle w:val="Hyperlink"/>
              </w:rPr>
              <w:t>A.1.40. SPECIAL 8(A) CONTRACT CONDITIONS (52.219</w:t>
            </w:r>
            <w:r w:rsidR="006F1E94" w:rsidRPr="00FE5242">
              <w:rPr>
                <w:rStyle w:val="Hyperlink"/>
              </w:rPr>
              <w:noBreakHyphen/>
              <w:t>11) (FEB 1990)</w:t>
            </w:r>
            <w:r w:rsidR="006F1E94">
              <w:rPr>
                <w:webHidden/>
              </w:rPr>
              <w:tab/>
            </w:r>
            <w:r>
              <w:rPr>
                <w:webHidden/>
              </w:rPr>
              <w:fldChar w:fldCharType="begin"/>
            </w:r>
            <w:r w:rsidR="006F1E94">
              <w:rPr>
                <w:webHidden/>
              </w:rPr>
              <w:instrText xml:space="preserve"> PAGEREF _Toc370288249 \h </w:instrText>
            </w:r>
            <w:r>
              <w:rPr>
                <w:webHidden/>
              </w:rPr>
            </w:r>
            <w:r>
              <w:rPr>
                <w:webHidden/>
              </w:rPr>
              <w:fldChar w:fldCharType="separate"/>
            </w:r>
            <w:r w:rsidR="006F1E94">
              <w:rPr>
                <w:webHidden/>
              </w:rPr>
              <w:t>28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0" w:history="1">
            <w:r w:rsidR="006F1E94" w:rsidRPr="00FE5242">
              <w:rPr>
                <w:rStyle w:val="Hyperlink"/>
              </w:rPr>
              <w:t>A.1.41. LIMITATIONS ON SUBCONTRACTING (52.219</w:t>
            </w:r>
            <w:r w:rsidR="006F1E94" w:rsidRPr="00FE5242">
              <w:rPr>
                <w:rStyle w:val="Hyperlink"/>
              </w:rPr>
              <w:noBreakHyphen/>
              <w:t>14) (NOV 2011)</w:t>
            </w:r>
            <w:r w:rsidR="006F1E94">
              <w:rPr>
                <w:webHidden/>
              </w:rPr>
              <w:tab/>
            </w:r>
            <w:r>
              <w:rPr>
                <w:webHidden/>
              </w:rPr>
              <w:fldChar w:fldCharType="begin"/>
            </w:r>
            <w:r w:rsidR="006F1E94">
              <w:rPr>
                <w:webHidden/>
              </w:rPr>
              <w:instrText xml:space="preserve"> PAGEREF _Toc370288250 \h </w:instrText>
            </w:r>
            <w:r>
              <w:rPr>
                <w:webHidden/>
              </w:rPr>
            </w:r>
            <w:r>
              <w:rPr>
                <w:webHidden/>
              </w:rPr>
              <w:fldChar w:fldCharType="separate"/>
            </w:r>
            <w:r w:rsidR="006F1E94">
              <w:rPr>
                <w:webHidden/>
              </w:rPr>
              <w:t>29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1" w:history="1">
            <w:r w:rsidR="006F1E94" w:rsidRPr="00FE5242">
              <w:rPr>
                <w:rStyle w:val="Hyperlink"/>
              </w:rPr>
              <w:t>A.1.42. NOTICE OF SERVICE-DISABLED VETERAN-OWNED SMALL BUSINESS SET-ASIDE (52.219</w:t>
            </w:r>
            <w:r w:rsidR="006F1E94" w:rsidRPr="00FE5242">
              <w:rPr>
                <w:rStyle w:val="Hyperlink"/>
              </w:rPr>
              <w:noBreakHyphen/>
              <w:t>27) (NOV 2011)</w:t>
            </w:r>
            <w:r w:rsidR="006F1E94">
              <w:rPr>
                <w:webHidden/>
              </w:rPr>
              <w:tab/>
            </w:r>
            <w:r>
              <w:rPr>
                <w:webHidden/>
              </w:rPr>
              <w:fldChar w:fldCharType="begin"/>
            </w:r>
            <w:r w:rsidR="006F1E94">
              <w:rPr>
                <w:webHidden/>
              </w:rPr>
              <w:instrText xml:space="preserve"> PAGEREF _Toc370288251 \h </w:instrText>
            </w:r>
            <w:r>
              <w:rPr>
                <w:webHidden/>
              </w:rPr>
            </w:r>
            <w:r>
              <w:rPr>
                <w:webHidden/>
              </w:rPr>
              <w:fldChar w:fldCharType="separate"/>
            </w:r>
            <w:r w:rsidR="006F1E94">
              <w:rPr>
                <w:webHidden/>
              </w:rPr>
              <w:t>30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2" w:history="1">
            <w:r w:rsidR="006F1E94" w:rsidRPr="00FE5242">
              <w:rPr>
                <w:rStyle w:val="Hyperlink"/>
              </w:rPr>
              <w:t>A.1.43. NOTICE OF SET-ASIDE FOR ECONOMICALLY DISADVANTAGED WOMEN-OWNED SMALL BUSINESS CONCERNS (52.219</w:t>
            </w:r>
            <w:r w:rsidR="006F1E94" w:rsidRPr="00FE5242">
              <w:rPr>
                <w:rStyle w:val="Hyperlink"/>
              </w:rPr>
              <w:noBreakHyphen/>
              <w:t>29) (JUL 2013)</w:t>
            </w:r>
            <w:r w:rsidR="006F1E94">
              <w:rPr>
                <w:webHidden/>
              </w:rPr>
              <w:tab/>
            </w:r>
            <w:r>
              <w:rPr>
                <w:webHidden/>
              </w:rPr>
              <w:fldChar w:fldCharType="begin"/>
            </w:r>
            <w:r w:rsidR="006F1E94">
              <w:rPr>
                <w:webHidden/>
              </w:rPr>
              <w:instrText xml:space="preserve"> PAGEREF _Toc370288252 \h </w:instrText>
            </w:r>
            <w:r>
              <w:rPr>
                <w:webHidden/>
              </w:rPr>
            </w:r>
            <w:r>
              <w:rPr>
                <w:webHidden/>
              </w:rPr>
              <w:fldChar w:fldCharType="separate"/>
            </w:r>
            <w:r w:rsidR="006F1E94">
              <w:rPr>
                <w:webHidden/>
              </w:rPr>
              <w:t>31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3" w:history="1">
            <w:r w:rsidR="006F1E94" w:rsidRPr="00FE5242">
              <w:rPr>
                <w:rStyle w:val="Hyperlink"/>
              </w:rPr>
              <w:t>A.1.44. NOTICE OF SET-ASIDE FOR WOMEN-OWNED SMALL BUSINESS CONCERNS ELIGIBLE UNDER THE WOMEN-OWNED SMALL BUSINESS PROGRAM (52.219</w:t>
            </w:r>
            <w:r w:rsidR="006F1E94" w:rsidRPr="00FE5242">
              <w:rPr>
                <w:rStyle w:val="Hyperlink"/>
              </w:rPr>
              <w:noBreakHyphen/>
              <w:t>30) (JUL 2013)</w:t>
            </w:r>
            <w:r w:rsidR="006F1E94">
              <w:rPr>
                <w:webHidden/>
              </w:rPr>
              <w:tab/>
            </w:r>
            <w:r>
              <w:rPr>
                <w:webHidden/>
              </w:rPr>
              <w:fldChar w:fldCharType="begin"/>
            </w:r>
            <w:r w:rsidR="006F1E94">
              <w:rPr>
                <w:webHidden/>
              </w:rPr>
              <w:instrText xml:space="preserve"> PAGEREF _Toc370288253 \h </w:instrText>
            </w:r>
            <w:r>
              <w:rPr>
                <w:webHidden/>
              </w:rPr>
            </w:r>
            <w:r>
              <w:rPr>
                <w:webHidden/>
              </w:rPr>
              <w:fldChar w:fldCharType="separate"/>
            </w:r>
            <w:r w:rsidR="006F1E94">
              <w:rPr>
                <w:webHidden/>
              </w:rPr>
              <w:t>32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4" w:history="1">
            <w:r w:rsidR="006F1E94" w:rsidRPr="00FE5242">
              <w:rPr>
                <w:rStyle w:val="Hyperlink"/>
              </w:rPr>
              <w:t>A.1.45. SMALL BUSINESS SUBCONTRACTING PLAN AND REPORTS (GSFC 52.219</w:t>
            </w:r>
            <w:r w:rsidR="006F1E94" w:rsidRPr="00FE5242">
              <w:rPr>
                <w:rStyle w:val="Hyperlink"/>
              </w:rPr>
              <w:noBreakHyphen/>
              <w:t>90) (JUL 2006)</w:t>
            </w:r>
            <w:r w:rsidR="006F1E94">
              <w:rPr>
                <w:webHidden/>
              </w:rPr>
              <w:tab/>
            </w:r>
            <w:r>
              <w:rPr>
                <w:webHidden/>
              </w:rPr>
              <w:fldChar w:fldCharType="begin"/>
            </w:r>
            <w:r w:rsidR="006F1E94">
              <w:rPr>
                <w:webHidden/>
              </w:rPr>
              <w:instrText xml:space="preserve"> PAGEREF _Toc370288254 \h </w:instrText>
            </w:r>
            <w:r>
              <w:rPr>
                <w:webHidden/>
              </w:rPr>
            </w:r>
            <w:r>
              <w:rPr>
                <w:webHidden/>
              </w:rPr>
              <w:fldChar w:fldCharType="separate"/>
            </w:r>
            <w:r w:rsidR="006F1E94">
              <w:rPr>
                <w:webHidden/>
              </w:rPr>
              <w:t>33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5" w:history="1">
            <w:r w:rsidR="006F1E94" w:rsidRPr="00FE5242">
              <w:rPr>
                <w:rStyle w:val="Hyperlink"/>
              </w:rPr>
              <w:t>A.1.46. SMALL BUSINESS SUBCONTRACTING REPORTING (1852.219-75) (MAY 1999)</w:t>
            </w:r>
            <w:r w:rsidR="006F1E94">
              <w:rPr>
                <w:webHidden/>
              </w:rPr>
              <w:tab/>
            </w:r>
            <w:r>
              <w:rPr>
                <w:webHidden/>
              </w:rPr>
              <w:fldChar w:fldCharType="begin"/>
            </w:r>
            <w:r w:rsidR="006F1E94">
              <w:rPr>
                <w:webHidden/>
              </w:rPr>
              <w:instrText xml:space="preserve"> PAGEREF _Toc370288255 \h </w:instrText>
            </w:r>
            <w:r>
              <w:rPr>
                <w:webHidden/>
              </w:rPr>
            </w:r>
            <w:r>
              <w:rPr>
                <w:webHidden/>
              </w:rPr>
              <w:fldChar w:fldCharType="separate"/>
            </w:r>
            <w:r w:rsidR="006F1E94">
              <w:rPr>
                <w:webHidden/>
              </w:rPr>
              <w:t>34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6" w:history="1">
            <w:r w:rsidR="006F1E94" w:rsidRPr="00FE5242">
              <w:rPr>
                <w:rStyle w:val="Hyperlink"/>
                <w:caps/>
              </w:rPr>
              <w:t>A.1.47. Trade Agreements Certificate 52.225-6 (JAN 2005)</w:t>
            </w:r>
            <w:r w:rsidR="006F1E94">
              <w:rPr>
                <w:webHidden/>
              </w:rPr>
              <w:tab/>
            </w:r>
            <w:r>
              <w:rPr>
                <w:webHidden/>
              </w:rPr>
              <w:fldChar w:fldCharType="begin"/>
            </w:r>
            <w:r w:rsidR="006F1E94">
              <w:rPr>
                <w:webHidden/>
              </w:rPr>
              <w:instrText xml:space="preserve"> PAGEREF _Toc370288256 \h </w:instrText>
            </w:r>
            <w:r>
              <w:rPr>
                <w:webHidden/>
              </w:rPr>
            </w:r>
            <w:r>
              <w:rPr>
                <w:webHidden/>
              </w:rPr>
              <w:fldChar w:fldCharType="separate"/>
            </w:r>
            <w:r w:rsidR="006F1E94">
              <w:rPr>
                <w:webHidden/>
              </w:rPr>
              <w:t>34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7" w:history="1">
            <w:r w:rsidR="006F1E94" w:rsidRPr="00FE5242">
              <w:rPr>
                <w:rStyle w:val="Hyperlink"/>
              </w:rPr>
              <w:t xml:space="preserve">A.1.48. </w:t>
            </w:r>
            <w:r w:rsidR="006F1E94" w:rsidRPr="00FE5242">
              <w:rPr>
                <w:rStyle w:val="Hyperlink"/>
                <w:caps/>
              </w:rPr>
              <w:t>Supply Chain Risk</w:t>
            </w:r>
            <w:r w:rsidR="006F1E94">
              <w:rPr>
                <w:webHidden/>
              </w:rPr>
              <w:tab/>
            </w:r>
            <w:r>
              <w:rPr>
                <w:webHidden/>
              </w:rPr>
              <w:fldChar w:fldCharType="begin"/>
            </w:r>
            <w:r w:rsidR="006F1E94">
              <w:rPr>
                <w:webHidden/>
              </w:rPr>
              <w:instrText xml:space="preserve"> PAGEREF _Toc370288257 \h </w:instrText>
            </w:r>
            <w:r>
              <w:rPr>
                <w:webHidden/>
              </w:rPr>
            </w:r>
            <w:r>
              <w:rPr>
                <w:webHidden/>
              </w:rPr>
              <w:fldChar w:fldCharType="separate"/>
            </w:r>
            <w:r w:rsidR="006F1E94">
              <w:rPr>
                <w:webHidden/>
              </w:rPr>
              <w:t>34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8" w:history="1">
            <w:r w:rsidR="006F1E94" w:rsidRPr="00FE5242">
              <w:rPr>
                <w:rStyle w:val="Hyperlink"/>
              </w:rPr>
              <w:t xml:space="preserve">A.1.49. </w:t>
            </w:r>
            <w:r w:rsidR="006F1E94" w:rsidRPr="00FE5242">
              <w:rPr>
                <w:rStyle w:val="Hyperlink"/>
                <w:caps/>
              </w:rPr>
              <w:t>Security Requirements for Unclassified Information Technology Resources</w:t>
            </w:r>
            <w:r w:rsidR="006F1E94" w:rsidRPr="00FE5242">
              <w:rPr>
                <w:rStyle w:val="Hyperlink"/>
              </w:rPr>
              <w:t xml:space="preserve"> (1852.204-76) (JAN 2011)</w:t>
            </w:r>
            <w:r w:rsidR="006F1E94">
              <w:rPr>
                <w:webHidden/>
              </w:rPr>
              <w:tab/>
            </w:r>
            <w:r>
              <w:rPr>
                <w:webHidden/>
              </w:rPr>
              <w:fldChar w:fldCharType="begin"/>
            </w:r>
            <w:r w:rsidR="006F1E94">
              <w:rPr>
                <w:webHidden/>
              </w:rPr>
              <w:instrText xml:space="preserve"> PAGEREF _Toc370288258 \h </w:instrText>
            </w:r>
            <w:r>
              <w:rPr>
                <w:webHidden/>
              </w:rPr>
            </w:r>
            <w:r>
              <w:rPr>
                <w:webHidden/>
              </w:rPr>
              <w:fldChar w:fldCharType="separate"/>
            </w:r>
            <w:r w:rsidR="006F1E94">
              <w:rPr>
                <w:webHidden/>
              </w:rPr>
              <w:t>35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59" w:history="1">
            <w:r w:rsidR="006F1E94" w:rsidRPr="00FE5242">
              <w:rPr>
                <w:rStyle w:val="Hyperlink"/>
              </w:rPr>
              <w:t>(The following reporting requirements do not apply to this contract; however, these requirements apply to applicable NASA Delivery Orders that involve contractor access to federal information or federal information systems)</w:t>
            </w:r>
            <w:r w:rsidR="006F1E94">
              <w:rPr>
                <w:webHidden/>
              </w:rPr>
              <w:tab/>
            </w:r>
            <w:r>
              <w:rPr>
                <w:webHidden/>
              </w:rPr>
              <w:fldChar w:fldCharType="begin"/>
            </w:r>
            <w:r w:rsidR="006F1E94">
              <w:rPr>
                <w:webHidden/>
              </w:rPr>
              <w:instrText xml:space="preserve"> PAGEREF _Toc370288259 \h </w:instrText>
            </w:r>
            <w:r>
              <w:rPr>
                <w:webHidden/>
              </w:rPr>
            </w:r>
            <w:r>
              <w:rPr>
                <w:webHidden/>
              </w:rPr>
              <w:fldChar w:fldCharType="separate"/>
            </w:r>
            <w:r w:rsidR="006F1E94">
              <w:rPr>
                <w:webHidden/>
              </w:rPr>
              <w:t>35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60" w:history="1">
            <w:r w:rsidR="006F1E94" w:rsidRPr="00FE5242">
              <w:rPr>
                <w:rStyle w:val="Hyperlink"/>
                <w:caps/>
              </w:rPr>
              <w:t>A.1.50. Notification Prior to Acquiring Information Technology Systems from Entities Owned, Directed or Subsidized by the People’s Republic of China (1852.225-74) (JUN 2013)(APPLIES TO NASA DELIVERY ORDERS ONLY)</w:t>
            </w:r>
            <w:r w:rsidR="006F1E94">
              <w:rPr>
                <w:webHidden/>
              </w:rPr>
              <w:tab/>
            </w:r>
            <w:r>
              <w:rPr>
                <w:webHidden/>
              </w:rPr>
              <w:fldChar w:fldCharType="begin"/>
            </w:r>
            <w:r w:rsidR="006F1E94">
              <w:rPr>
                <w:webHidden/>
              </w:rPr>
              <w:instrText xml:space="preserve"> PAGEREF _Toc370288260 \h </w:instrText>
            </w:r>
            <w:r>
              <w:rPr>
                <w:webHidden/>
              </w:rPr>
            </w:r>
            <w:r>
              <w:rPr>
                <w:webHidden/>
              </w:rPr>
              <w:fldChar w:fldCharType="separate"/>
            </w:r>
            <w:r w:rsidR="006F1E94">
              <w:rPr>
                <w:webHidden/>
              </w:rPr>
              <w:t>36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61" w:history="1">
            <w:r w:rsidR="006F1E94" w:rsidRPr="00FE5242">
              <w:rPr>
                <w:rStyle w:val="Hyperlink"/>
                <w:caps/>
              </w:rPr>
              <w:t>A.1.51. OPTION TO EXTEND THE TERM OF THE CONTRACT (52.217-9)(mar 2000)</w:t>
            </w:r>
            <w:r w:rsidR="006F1E94">
              <w:rPr>
                <w:webHidden/>
              </w:rPr>
              <w:tab/>
            </w:r>
            <w:r>
              <w:rPr>
                <w:webHidden/>
              </w:rPr>
              <w:fldChar w:fldCharType="begin"/>
            </w:r>
            <w:r w:rsidR="006F1E94">
              <w:rPr>
                <w:webHidden/>
              </w:rPr>
              <w:instrText xml:space="preserve"> PAGEREF _Toc370288261 \h </w:instrText>
            </w:r>
            <w:r>
              <w:rPr>
                <w:webHidden/>
              </w:rPr>
            </w:r>
            <w:r>
              <w:rPr>
                <w:webHidden/>
              </w:rPr>
              <w:fldChar w:fldCharType="separate"/>
            </w:r>
            <w:r w:rsidR="006F1E94">
              <w:rPr>
                <w:webHidden/>
              </w:rPr>
              <w:t>37</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262" w:history="1">
            <w:r w:rsidR="006F1E94" w:rsidRPr="00FE5242">
              <w:rPr>
                <w:rStyle w:val="Hyperlink"/>
                <w:caps/>
                <w:noProof/>
              </w:rPr>
              <w:t>II. Contract Terms and Conditions Required To Implement Statutes or Executive Orders--Commercial Items (52.212-5) (AUG 2013)</w:t>
            </w:r>
            <w:r w:rsidR="006F1E94">
              <w:rPr>
                <w:noProof/>
                <w:webHidden/>
              </w:rPr>
              <w:tab/>
            </w:r>
            <w:r>
              <w:rPr>
                <w:noProof/>
                <w:webHidden/>
              </w:rPr>
              <w:fldChar w:fldCharType="begin"/>
            </w:r>
            <w:r w:rsidR="006F1E94">
              <w:rPr>
                <w:noProof/>
                <w:webHidden/>
              </w:rPr>
              <w:instrText xml:space="preserve"> PAGEREF _Toc370288262 \h </w:instrText>
            </w:r>
            <w:r>
              <w:rPr>
                <w:noProof/>
                <w:webHidden/>
              </w:rPr>
            </w:r>
            <w:r>
              <w:rPr>
                <w:noProof/>
                <w:webHidden/>
              </w:rPr>
              <w:fldChar w:fldCharType="separate"/>
            </w:r>
            <w:r w:rsidR="006F1E94">
              <w:rPr>
                <w:noProof/>
                <w:webHidden/>
              </w:rPr>
              <w:t>38</w:t>
            </w:r>
            <w:r>
              <w:rPr>
                <w:noProof/>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263" w:history="1">
            <w:r w:rsidR="006F1E94" w:rsidRPr="00FE5242">
              <w:rPr>
                <w:rStyle w:val="Hyperlink"/>
                <w:noProof/>
              </w:rPr>
              <w:t>ADDENDUM 1 - LIST OF DOCUMENTS, EXHIBITS, AND OTHER ATTACHMENTS</w:t>
            </w:r>
            <w:r w:rsidR="006F1E94">
              <w:rPr>
                <w:noProof/>
                <w:webHidden/>
              </w:rPr>
              <w:tab/>
            </w:r>
            <w:r>
              <w:rPr>
                <w:noProof/>
                <w:webHidden/>
              </w:rPr>
              <w:fldChar w:fldCharType="begin"/>
            </w:r>
            <w:r w:rsidR="006F1E94">
              <w:rPr>
                <w:noProof/>
                <w:webHidden/>
              </w:rPr>
              <w:instrText xml:space="preserve"> PAGEREF _Toc370288263 \h </w:instrText>
            </w:r>
            <w:r>
              <w:rPr>
                <w:noProof/>
                <w:webHidden/>
              </w:rPr>
            </w:r>
            <w:r>
              <w:rPr>
                <w:noProof/>
                <w:webHidden/>
              </w:rPr>
              <w:fldChar w:fldCharType="separate"/>
            </w:r>
            <w:r w:rsidR="006F1E94">
              <w:rPr>
                <w:noProof/>
                <w:webHidden/>
              </w:rPr>
              <w:t>42</w:t>
            </w:r>
            <w:r>
              <w:rPr>
                <w:noProof/>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64" w:history="1">
            <w:r w:rsidR="006F1E94" w:rsidRPr="00FE5242">
              <w:rPr>
                <w:rStyle w:val="Hyperlink"/>
              </w:rPr>
              <w:t>A.2.1. LIST OF ATTACHMENTS</w:t>
            </w:r>
            <w:r w:rsidR="006F1E94">
              <w:rPr>
                <w:webHidden/>
              </w:rPr>
              <w:tab/>
            </w:r>
            <w:r>
              <w:rPr>
                <w:webHidden/>
              </w:rPr>
              <w:fldChar w:fldCharType="begin"/>
            </w:r>
            <w:r w:rsidR="006F1E94">
              <w:rPr>
                <w:webHidden/>
              </w:rPr>
              <w:instrText xml:space="preserve"> PAGEREF _Toc370288264 \h </w:instrText>
            </w:r>
            <w:r>
              <w:rPr>
                <w:webHidden/>
              </w:rPr>
            </w:r>
            <w:r>
              <w:rPr>
                <w:webHidden/>
              </w:rPr>
              <w:fldChar w:fldCharType="separate"/>
            </w:r>
            <w:r w:rsidR="006F1E94">
              <w:rPr>
                <w:webHidden/>
              </w:rPr>
              <w:t>42</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265" w:history="1">
            <w:r w:rsidR="006F1E94" w:rsidRPr="00FE5242">
              <w:rPr>
                <w:rStyle w:val="Hyperlink"/>
                <w:noProof/>
              </w:rPr>
              <w:t>Attachment A Technical Specifications</w:t>
            </w:r>
            <w:r w:rsidR="006F1E94">
              <w:rPr>
                <w:noProof/>
                <w:webHidden/>
              </w:rPr>
              <w:tab/>
            </w:r>
            <w:r>
              <w:rPr>
                <w:noProof/>
                <w:webHidden/>
              </w:rPr>
              <w:fldChar w:fldCharType="begin"/>
            </w:r>
            <w:r w:rsidR="006F1E94">
              <w:rPr>
                <w:noProof/>
                <w:webHidden/>
              </w:rPr>
              <w:instrText xml:space="preserve"> PAGEREF _Toc370288265 \h </w:instrText>
            </w:r>
            <w:r>
              <w:rPr>
                <w:noProof/>
                <w:webHidden/>
              </w:rPr>
            </w:r>
            <w:r>
              <w:rPr>
                <w:noProof/>
                <w:webHidden/>
              </w:rPr>
              <w:fldChar w:fldCharType="separate"/>
            </w:r>
            <w:r w:rsidR="006F1E94">
              <w:rPr>
                <w:noProof/>
                <w:webHidden/>
              </w:rPr>
              <w:t>43</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66" w:history="1">
            <w:r w:rsidR="006F1E94" w:rsidRPr="00FE5242">
              <w:rPr>
                <w:rStyle w:val="Hyperlink"/>
              </w:rPr>
              <w:t>List of Abbreviations</w:t>
            </w:r>
            <w:r w:rsidR="006F1E94">
              <w:rPr>
                <w:webHidden/>
              </w:rPr>
              <w:tab/>
            </w:r>
            <w:r>
              <w:rPr>
                <w:webHidden/>
              </w:rPr>
              <w:fldChar w:fldCharType="begin"/>
            </w:r>
            <w:r w:rsidR="006F1E94">
              <w:rPr>
                <w:webHidden/>
              </w:rPr>
              <w:instrText xml:space="preserve"> PAGEREF _Toc370288266 \h </w:instrText>
            </w:r>
            <w:r>
              <w:rPr>
                <w:webHidden/>
              </w:rPr>
            </w:r>
            <w:r>
              <w:rPr>
                <w:webHidden/>
              </w:rPr>
              <w:fldChar w:fldCharType="separate"/>
            </w:r>
            <w:r w:rsidR="006F1E94">
              <w:rPr>
                <w:webHidden/>
              </w:rPr>
              <w:t>43</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267" w:history="1">
            <w:r w:rsidR="006F1E94" w:rsidRPr="00FE5242">
              <w:rPr>
                <w:rStyle w:val="Hyperlink"/>
                <w:noProof/>
              </w:rPr>
              <w:t>1. Introduction</w:t>
            </w:r>
            <w:r w:rsidR="006F1E94">
              <w:rPr>
                <w:noProof/>
                <w:webHidden/>
              </w:rPr>
              <w:tab/>
            </w:r>
            <w:r>
              <w:rPr>
                <w:noProof/>
                <w:webHidden/>
              </w:rPr>
              <w:fldChar w:fldCharType="begin"/>
            </w:r>
            <w:r w:rsidR="006F1E94">
              <w:rPr>
                <w:noProof/>
                <w:webHidden/>
              </w:rPr>
              <w:instrText xml:space="preserve"> PAGEREF _Toc370288267 \h </w:instrText>
            </w:r>
            <w:r>
              <w:rPr>
                <w:noProof/>
                <w:webHidden/>
              </w:rPr>
            </w:r>
            <w:r>
              <w:rPr>
                <w:noProof/>
                <w:webHidden/>
              </w:rPr>
              <w:fldChar w:fldCharType="separate"/>
            </w:r>
            <w:r w:rsidR="006F1E94">
              <w:rPr>
                <w:noProof/>
                <w:webHidden/>
              </w:rPr>
              <w:t>46</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68" w:history="1">
            <w:r w:rsidR="006F1E94" w:rsidRPr="00FE5242">
              <w:rPr>
                <w:rStyle w:val="Hyperlink"/>
              </w:rPr>
              <w:t>1.1. Background</w:t>
            </w:r>
            <w:r w:rsidR="006F1E94">
              <w:rPr>
                <w:webHidden/>
              </w:rPr>
              <w:tab/>
            </w:r>
            <w:r>
              <w:rPr>
                <w:webHidden/>
              </w:rPr>
              <w:fldChar w:fldCharType="begin"/>
            </w:r>
            <w:r w:rsidR="006F1E94">
              <w:rPr>
                <w:webHidden/>
              </w:rPr>
              <w:instrText xml:space="preserve"> PAGEREF _Toc370288268 \h </w:instrText>
            </w:r>
            <w:r>
              <w:rPr>
                <w:webHidden/>
              </w:rPr>
            </w:r>
            <w:r>
              <w:rPr>
                <w:webHidden/>
              </w:rPr>
              <w:fldChar w:fldCharType="separate"/>
            </w:r>
            <w:r w:rsidR="006F1E94">
              <w:rPr>
                <w:webHidden/>
              </w:rPr>
              <w:t>46</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69" w:history="1">
            <w:r w:rsidR="006F1E94" w:rsidRPr="00FE5242">
              <w:rPr>
                <w:rStyle w:val="Hyperlink"/>
              </w:rPr>
              <w:t>1.2. Requirements Structure</w:t>
            </w:r>
            <w:r w:rsidR="006F1E94">
              <w:rPr>
                <w:webHidden/>
              </w:rPr>
              <w:tab/>
            </w:r>
            <w:r>
              <w:rPr>
                <w:webHidden/>
              </w:rPr>
              <w:fldChar w:fldCharType="begin"/>
            </w:r>
            <w:r w:rsidR="006F1E94">
              <w:rPr>
                <w:webHidden/>
              </w:rPr>
              <w:instrText xml:space="preserve"> PAGEREF _Toc370288269 \h </w:instrText>
            </w:r>
            <w:r>
              <w:rPr>
                <w:webHidden/>
              </w:rPr>
            </w:r>
            <w:r>
              <w:rPr>
                <w:webHidden/>
              </w:rPr>
              <w:fldChar w:fldCharType="separate"/>
            </w:r>
            <w:r w:rsidR="006F1E94">
              <w:rPr>
                <w:webHidden/>
              </w:rPr>
              <w:t>46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70" w:history="1">
            <w:r w:rsidR="006F1E94" w:rsidRPr="00FE5242">
              <w:rPr>
                <w:rStyle w:val="Hyperlink"/>
              </w:rPr>
              <w:t>1.2.1. Category A Structure</w:t>
            </w:r>
            <w:r w:rsidR="006F1E94">
              <w:rPr>
                <w:webHidden/>
              </w:rPr>
              <w:tab/>
            </w:r>
            <w:r>
              <w:rPr>
                <w:webHidden/>
              </w:rPr>
              <w:fldChar w:fldCharType="begin"/>
            </w:r>
            <w:r w:rsidR="006F1E94">
              <w:rPr>
                <w:webHidden/>
              </w:rPr>
              <w:instrText xml:space="preserve"> PAGEREF _Toc370288270 \h </w:instrText>
            </w:r>
            <w:r>
              <w:rPr>
                <w:webHidden/>
              </w:rPr>
            </w:r>
            <w:r>
              <w:rPr>
                <w:webHidden/>
              </w:rPr>
              <w:fldChar w:fldCharType="separate"/>
            </w:r>
            <w:r w:rsidR="006F1E94">
              <w:rPr>
                <w:webHidden/>
              </w:rPr>
              <w:t>46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71" w:history="1">
            <w:r w:rsidR="006F1E94" w:rsidRPr="00FE5242">
              <w:rPr>
                <w:rStyle w:val="Hyperlink"/>
              </w:rPr>
              <w:t>1.2.2. Category B Structure</w:t>
            </w:r>
            <w:r w:rsidR="006F1E94">
              <w:rPr>
                <w:webHidden/>
              </w:rPr>
              <w:tab/>
            </w:r>
            <w:r>
              <w:rPr>
                <w:webHidden/>
              </w:rPr>
              <w:fldChar w:fldCharType="begin"/>
            </w:r>
            <w:r w:rsidR="006F1E94">
              <w:rPr>
                <w:webHidden/>
              </w:rPr>
              <w:instrText xml:space="preserve"> PAGEREF _Toc370288271 \h </w:instrText>
            </w:r>
            <w:r>
              <w:rPr>
                <w:webHidden/>
              </w:rPr>
            </w:r>
            <w:r>
              <w:rPr>
                <w:webHidden/>
              </w:rPr>
              <w:fldChar w:fldCharType="separate"/>
            </w:r>
            <w:r w:rsidR="006F1E94">
              <w:rPr>
                <w:webHidden/>
              </w:rPr>
              <w:t>47</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72" w:history="1">
            <w:r w:rsidR="006F1E94" w:rsidRPr="00FE5242">
              <w:rPr>
                <w:rStyle w:val="Hyperlink"/>
              </w:rPr>
              <w:t>1.3. Structure of This Document</w:t>
            </w:r>
            <w:r w:rsidR="006F1E94">
              <w:rPr>
                <w:webHidden/>
              </w:rPr>
              <w:tab/>
            </w:r>
            <w:r>
              <w:rPr>
                <w:webHidden/>
              </w:rPr>
              <w:fldChar w:fldCharType="begin"/>
            </w:r>
            <w:r w:rsidR="006F1E94">
              <w:rPr>
                <w:webHidden/>
              </w:rPr>
              <w:instrText xml:space="preserve"> PAGEREF _Toc370288272 \h </w:instrText>
            </w:r>
            <w:r>
              <w:rPr>
                <w:webHidden/>
              </w:rPr>
            </w:r>
            <w:r>
              <w:rPr>
                <w:webHidden/>
              </w:rPr>
              <w:fldChar w:fldCharType="separate"/>
            </w:r>
            <w:r w:rsidR="006F1E94">
              <w:rPr>
                <w:webHidden/>
              </w:rPr>
              <w:t>47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73" w:history="1">
            <w:r w:rsidR="006F1E94" w:rsidRPr="00FE5242">
              <w:rPr>
                <w:rStyle w:val="Hyperlink"/>
              </w:rPr>
              <w:t>1.3.1. Category A Computer System Group</w:t>
            </w:r>
            <w:r w:rsidR="006F1E94">
              <w:rPr>
                <w:webHidden/>
              </w:rPr>
              <w:tab/>
            </w:r>
            <w:r>
              <w:rPr>
                <w:webHidden/>
              </w:rPr>
              <w:fldChar w:fldCharType="begin"/>
            </w:r>
            <w:r w:rsidR="006F1E94">
              <w:rPr>
                <w:webHidden/>
              </w:rPr>
              <w:instrText xml:space="preserve"> PAGEREF _Toc370288273 \h </w:instrText>
            </w:r>
            <w:r>
              <w:rPr>
                <w:webHidden/>
              </w:rPr>
            </w:r>
            <w:r>
              <w:rPr>
                <w:webHidden/>
              </w:rPr>
              <w:fldChar w:fldCharType="separate"/>
            </w:r>
            <w:r w:rsidR="006F1E94">
              <w:rPr>
                <w:webHidden/>
              </w:rPr>
              <w:t>47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74" w:history="1">
            <w:r w:rsidR="006F1E94" w:rsidRPr="00FE5242">
              <w:rPr>
                <w:rStyle w:val="Hyperlink"/>
              </w:rPr>
              <w:t>1.3.2. Category B Groups</w:t>
            </w:r>
            <w:r w:rsidR="006F1E94">
              <w:rPr>
                <w:webHidden/>
              </w:rPr>
              <w:tab/>
            </w:r>
            <w:r>
              <w:rPr>
                <w:webHidden/>
              </w:rPr>
              <w:fldChar w:fldCharType="begin"/>
            </w:r>
            <w:r w:rsidR="006F1E94">
              <w:rPr>
                <w:webHidden/>
              </w:rPr>
              <w:instrText xml:space="preserve"> PAGEREF _Toc370288274 \h </w:instrText>
            </w:r>
            <w:r>
              <w:rPr>
                <w:webHidden/>
              </w:rPr>
            </w:r>
            <w:r>
              <w:rPr>
                <w:webHidden/>
              </w:rPr>
              <w:fldChar w:fldCharType="separate"/>
            </w:r>
            <w:r w:rsidR="006F1E94">
              <w:rPr>
                <w:webHidden/>
              </w:rPr>
              <w:t>47</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75" w:history="1">
            <w:r w:rsidR="006F1E94" w:rsidRPr="00FE5242">
              <w:rPr>
                <w:rStyle w:val="Hyperlink"/>
              </w:rPr>
              <w:t>1.4. Terminology</w:t>
            </w:r>
            <w:r w:rsidR="006F1E94">
              <w:rPr>
                <w:webHidden/>
              </w:rPr>
              <w:tab/>
            </w:r>
            <w:r>
              <w:rPr>
                <w:webHidden/>
              </w:rPr>
              <w:fldChar w:fldCharType="begin"/>
            </w:r>
            <w:r w:rsidR="006F1E94">
              <w:rPr>
                <w:webHidden/>
              </w:rPr>
              <w:instrText xml:space="preserve"> PAGEREF _Toc370288275 \h </w:instrText>
            </w:r>
            <w:r>
              <w:rPr>
                <w:webHidden/>
              </w:rPr>
            </w:r>
            <w:r>
              <w:rPr>
                <w:webHidden/>
              </w:rPr>
              <w:fldChar w:fldCharType="separate"/>
            </w:r>
            <w:r w:rsidR="006F1E94">
              <w:rPr>
                <w:webHidden/>
              </w:rPr>
              <w:t>47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76" w:history="1">
            <w:r w:rsidR="006F1E94" w:rsidRPr="00FE5242">
              <w:rPr>
                <w:rStyle w:val="Hyperlink"/>
              </w:rPr>
              <w:t>1.4.1. Provide / Support</w:t>
            </w:r>
            <w:r w:rsidR="006F1E94">
              <w:rPr>
                <w:webHidden/>
              </w:rPr>
              <w:tab/>
            </w:r>
            <w:r>
              <w:rPr>
                <w:webHidden/>
              </w:rPr>
              <w:fldChar w:fldCharType="begin"/>
            </w:r>
            <w:r w:rsidR="006F1E94">
              <w:rPr>
                <w:webHidden/>
              </w:rPr>
              <w:instrText xml:space="preserve"> PAGEREF _Toc370288276 \h </w:instrText>
            </w:r>
            <w:r>
              <w:rPr>
                <w:webHidden/>
              </w:rPr>
            </w:r>
            <w:r>
              <w:rPr>
                <w:webHidden/>
              </w:rPr>
              <w:fldChar w:fldCharType="separate"/>
            </w:r>
            <w:r w:rsidR="006F1E94">
              <w:rPr>
                <w:webHidden/>
              </w:rPr>
              <w:t>47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77" w:history="1">
            <w:r w:rsidR="006F1E94" w:rsidRPr="00FE5242">
              <w:rPr>
                <w:rStyle w:val="Hyperlink"/>
              </w:rPr>
              <w:t>1.4.2. Deliverables</w:t>
            </w:r>
            <w:r w:rsidR="006F1E94">
              <w:rPr>
                <w:webHidden/>
              </w:rPr>
              <w:tab/>
            </w:r>
            <w:r>
              <w:rPr>
                <w:webHidden/>
              </w:rPr>
              <w:fldChar w:fldCharType="begin"/>
            </w:r>
            <w:r w:rsidR="006F1E94">
              <w:rPr>
                <w:webHidden/>
              </w:rPr>
              <w:instrText xml:space="preserve"> PAGEREF _Toc370288277 \h </w:instrText>
            </w:r>
            <w:r>
              <w:rPr>
                <w:webHidden/>
              </w:rPr>
            </w:r>
            <w:r>
              <w:rPr>
                <w:webHidden/>
              </w:rPr>
              <w:fldChar w:fldCharType="separate"/>
            </w:r>
            <w:r w:rsidR="006F1E94">
              <w:rPr>
                <w:webHidden/>
              </w:rPr>
              <w:t>48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78" w:history="1">
            <w:r w:rsidR="006F1E94" w:rsidRPr="00FE5242">
              <w:rPr>
                <w:rStyle w:val="Hyperlink"/>
              </w:rPr>
              <w:t>1.4.3. Minimums / Desirables / Advanced Technology / Additional Technology</w:t>
            </w:r>
            <w:r w:rsidR="006F1E94">
              <w:rPr>
                <w:webHidden/>
              </w:rPr>
              <w:tab/>
            </w:r>
            <w:r>
              <w:rPr>
                <w:webHidden/>
              </w:rPr>
              <w:fldChar w:fldCharType="begin"/>
            </w:r>
            <w:r w:rsidR="006F1E94">
              <w:rPr>
                <w:webHidden/>
              </w:rPr>
              <w:instrText xml:space="preserve"> PAGEREF _Toc370288278 \h </w:instrText>
            </w:r>
            <w:r>
              <w:rPr>
                <w:webHidden/>
              </w:rPr>
            </w:r>
            <w:r>
              <w:rPr>
                <w:webHidden/>
              </w:rPr>
              <w:fldChar w:fldCharType="separate"/>
            </w:r>
            <w:r w:rsidR="006F1E94">
              <w:rPr>
                <w:webHidden/>
              </w:rPr>
              <w:t>48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79" w:history="1">
            <w:r w:rsidR="006F1E94" w:rsidRPr="00FE5242">
              <w:rPr>
                <w:rStyle w:val="Hyperlink"/>
              </w:rPr>
              <w:t>1.4.4. Authorized Reseller</w:t>
            </w:r>
            <w:r w:rsidR="006F1E94">
              <w:rPr>
                <w:webHidden/>
              </w:rPr>
              <w:tab/>
            </w:r>
            <w:r>
              <w:rPr>
                <w:webHidden/>
              </w:rPr>
              <w:fldChar w:fldCharType="begin"/>
            </w:r>
            <w:r w:rsidR="006F1E94">
              <w:rPr>
                <w:webHidden/>
              </w:rPr>
              <w:instrText xml:space="preserve"> PAGEREF _Toc370288279 \h </w:instrText>
            </w:r>
            <w:r>
              <w:rPr>
                <w:webHidden/>
              </w:rPr>
            </w:r>
            <w:r>
              <w:rPr>
                <w:webHidden/>
              </w:rPr>
              <w:fldChar w:fldCharType="separate"/>
            </w:r>
            <w:r w:rsidR="006F1E94">
              <w:rPr>
                <w:webHidden/>
              </w:rPr>
              <w:t>48</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80" w:history="1">
            <w:r w:rsidR="006F1E94" w:rsidRPr="00FE5242">
              <w:rPr>
                <w:rStyle w:val="Hyperlink"/>
              </w:rPr>
              <w:t>1.5. Assistive Technology</w:t>
            </w:r>
            <w:r w:rsidR="006F1E94">
              <w:rPr>
                <w:webHidden/>
              </w:rPr>
              <w:tab/>
            </w:r>
            <w:r>
              <w:rPr>
                <w:webHidden/>
              </w:rPr>
              <w:fldChar w:fldCharType="begin"/>
            </w:r>
            <w:r w:rsidR="006F1E94">
              <w:rPr>
                <w:webHidden/>
              </w:rPr>
              <w:instrText xml:space="preserve"> PAGEREF _Toc370288280 \h </w:instrText>
            </w:r>
            <w:r>
              <w:rPr>
                <w:webHidden/>
              </w:rPr>
            </w:r>
            <w:r>
              <w:rPr>
                <w:webHidden/>
              </w:rPr>
              <w:fldChar w:fldCharType="separate"/>
            </w:r>
            <w:r w:rsidR="006F1E94">
              <w:rPr>
                <w:webHidden/>
              </w:rPr>
              <w:t>49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81" w:history="1">
            <w:r w:rsidR="006F1E94" w:rsidRPr="00FE5242">
              <w:rPr>
                <w:rStyle w:val="Hyperlink"/>
              </w:rPr>
              <w:t>1.5.1. Section 508 Information</w:t>
            </w:r>
            <w:r w:rsidR="006F1E94">
              <w:rPr>
                <w:webHidden/>
              </w:rPr>
              <w:tab/>
            </w:r>
            <w:r>
              <w:rPr>
                <w:webHidden/>
              </w:rPr>
              <w:fldChar w:fldCharType="begin"/>
            </w:r>
            <w:r w:rsidR="006F1E94">
              <w:rPr>
                <w:webHidden/>
              </w:rPr>
              <w:instrText xml:space="preserve"> PAGEREF _Toc370288281 \h </w:instrText>
            </w:r>
            <w:r>
              <w:rPr>
                <w:webHidden/>
              </w:rPr>
            </w:r>
            <w:r>
              <w:rPr>
                <w:webHidden/>
              </w:rPr>
              <w:fldChar w:fldCharType="separate"/>
            </w:r>
            <w:r w:rsidR="006F1E94">
              <w:rPr>
                <w:webHidden/>
              </w:rPr>
              <w:t>49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82" w:history="1">
            <w:r w:rsidR="006F1E94" w:rsidRPr="00FE5242">
              <w:rPr>
                <w:rStyle w:val="Hyperlink"/>
              </w:rPr>
              <w:t>1.6. Environmentally Preferable Purchasing Program</w:t>
            </w:r>
            <w:r w:rsidR="006F1E94">
              <w:rPr>
                <w:webHidden/>
              </w:rPr>
              <w:tab/>
            </w:r>
            <w:r>
              <w:rPr>
                <w:webHidden/>
              </w:rPr>
              <w:fldChar w:fldCharType="begin"/>
            </w:r>
            <w:r w:rsidR="006F1E94">
              <w:rPr>
                <w:webHidden/>
              </w:rPr>
              <w:instrText xml:space="preserve"> PAGEREF _Toc370288282 \h </w:instrText>
            </w:r>
            <w:r>
              <w:rPr>
                <w:webHidden/>
              </w:rPr>
            </w:r>
            <w:r>
              <w:rPr>
                <w:webHidden/>
              </w:rPr>
              <w:fldChar w:fldCharType="separate"/>
            </w:r>
            <w:r w:rsidR="006F1E94">
              <w:rPr>
                <w:webHidden/>
              </w:rPr>
              <w:t>49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83" w:history="1">
            <w:r w:rsidR="006F1E94" w:rsidRPr="00FE5242">
              <w:rPr>
                <w:rStyle w:val="Hyperlink"/>
              </w:rPr>
              <w:t>1.7. Minimum Mandatory Product Condition</w:t>
            </w:r>
            <w:r w:rsidR="006F1E94">
              <w:rPr>
                <w:webHidden/>
              </w:rPr>
              <w:tab/>
            </w:r>
            <w:r>
              <w:rPr>
                <w:webHidden/>
              </w:rPr>
              <w:fldChar w:fldCharType="begin"/>
            </w:r>
            <w:r w:rsidR="006F1E94">
              <w:rPr>
                <w:webHidden/>
              </w:rPr>
              <w:instrText xml:space="preserve"> PAGEREF _Toc370288283 \h </w:instrText>
            </w:r>
            <w:r>
              <w:rPr>
                <w:webHidden/>
              </w:rPr>
            </w:r>
            <w:r>
              <w:rPr>
                <w:webHidden/>
              </w:rPr>
              <w:fldChar w:fldCharType="separate"/>
            </w:r>
            <w:r w:rsidR="006F1E94">
              <w:rPr>
                <w:webHidden/>
              </w:rPr>
              <w:t>49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84" w:history="1">
            <w:r w:rsidR="006F1E94" w:rsidRPr="00FE5242">
              <w:rPr>
                <w:rStyle w:val="Hyperlink"/>
              </w:rPr>
              <w:t>1.8. Definitions</w:t>
            </w:r>
            <w:r w:rsidR="006F1E94">
              <w:rPr>
                <w:webHidden/>
              </w:rPr>
              <w:tab/>
            </w:r>
            <w:r>
              <w:rPr>
                <w:webHidden/>
              </w:rPr>
              <w:fldChar w:fldCharType="begin"/>
            </w:r>
            <w:r w:rsidR="006F1E94">
              <w:rPr>
                <w:webHidden/>
              </w:rPr>
              <w:instrText xml:space="preserve"> PAGEREF _Toc370288284 \h </w:instrText>
            </w:r>
            <w:r>
              <w:rPr>
                <w:webHidden/>
              </w:rPr>
            </w:r>
            <w:r>
              <w:rPr>
                <w:webHidden/>
              </w:rPr>
              <w:fldChar w:fldCharType="separate"/>
            </w:r>
            <w:r w:rsidR="006F1E94">
              <w:rPr>
                <w:webHidden/>
              </w:rPr>
              <w:t>49</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285" w:history="1">
            <w:r w:rsidR="006F1E94" w:rsidRPr="00FE5242">
              <w:rPr>
                <w:rStyle w:val="Hyperlink"/>
                <w:noProof/>
              </w:rPr>
              <w:t>2. Contract Definitions</w:t>
            </w:r>
            <w:r w:rsidR="006F1E94">
              <w:rPr>
                <w:noProof/>
                <w:webHidden/>
              </w:rPr>
              <w:tab/>
            </w:r>
            <w:r>
              <w:rPr>
                <w:noProof/>
                <w:webHidden/>
              </w:rPr>
              <w:fldChar w:fldCharType="begin"/>
            </w:r>
            <w:r w:rsidR="006F1E94">
              <w:rPr>
                <w:noProof/>
                <w:webHidden/>
              </w:rPr>
              <w:instrText xml:space="preserve"> PAGEREF _Toc370288285 \h </w:instrText>
            </w:r>
            <w:r>
              <w:rPr>
                <w:noProof/>
                <w:webHidden/>
              </w:rPr>
            </w:r>
            <w:r>
              <w:rPr>
                <w:noProof/>
                <w:webHidden/>
              </w:rPr>
              <w:fldChar w:fldCharType="separate"/>
            </w:r>
            <w:r w:rsidR="006F1E94">
              <w:rPr>
                <w:noProof/>
                <w:webHidden/>
              </w:rPr>
              <w:t>53</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86" w:history="1">
            <w:r w:rsidR="006F1E94" w:rsidRPr="00FE5242">
              <w:rPr>
                <w:rStyle w:val="Hyperlink"/>
              </w:rPr>
              <w:t>2.A. Category A: Scalable Computer System Group</w:t>
            </w:r>
            <w:r w:rsidR="006F1E94">
              <w:rPr>
                <w:webHidden/>
              </w:rPr>
              <w:tab/>
            </w:r>
            <w:r>
              <w:rPr>
                <w:webHidden/>
              </w:rPr>
              <w:fldChar w:fldCharType="begin"/>
            </w:r>
            <w:r w:rsidR="006F1E94">
              <w:rPr>
                <w:webHidden/>
              </w:rPr>
              <w:instrText xml:space="preserve"> PAGEREF _Toc370288286 \h </w:instrText>
            </w:r>
            <w:r>
              <w:rPr>
                <w:webHidden/>
              </w:rPr>
            </w:r>
            <w:r>
              <w:rPr>
                <w:webHidden/>
              </w:rPr>
              <w:fldChar w:fldCharType="separate"/>
            </w:r>
            <w:r w:rsidR="006F1E94">
              <w:rPr>
                <w:webHidden/>
              </w:rPr>
              <w:t>53</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87" w:history="1">
            <w:r w:rsidR="006F1E94" w:rsidRPr="00FE5242">
              <w:rPr>
                <w:rStyle w:val="Hyperlink"/>
              </w:rPr>
              <w:t>2.B. Category B: Complementary Products Categories</w:t>
            </w:r>
            <w:r w:rsidR="006F1E94">
              <w:rPr>
                <w:webHidden/>
              </w:rPr>
              <w:tab/>
            </w:r>
            <w:r>
              <w:rPr>
                <w:webHidden/>
              </w:rPr>
              <w:fldChar w:fldCharType="begin"/>
            </w:r>
            <w:r w:rsidR="006F1E94">
              <w:rPr>
                <w:webHidden/>
              </w:rPr>
              <w:instrText xml:space="preserve"> PAGEREF _Toc370288287 \h </w:instrText>
            </w:r>
            <w:r>
              <w:rPr>
                <w:webHidden/>
              </w:rPr>
            </w:r>
            <w:r>
              <w:rPr>
                <w:webHidden/>
              </w:rPr>
              <w:fldChar w:fldCharType="separate"/>
            </w:r>
            <w:r w:rsidR="006F1E94">
              <w:rPr>
                <w:webHidden/>
              </w:rPr>
              <w:t>53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88" w:history="1">
            <w:r w:rsidR="006F1E94" w:rsidRPr="00FE5242">
              <w:rPr>
                <w:rStyle w:val="Hyperlink"/>
              </w:rPr>
              <w:t>2.B.1. Group B – Mass Storage Devices</w:t>
            </w:r>
            <w:r w:rsidR="006F1E94">
              <w:rPr>
                <w:webHidden/>
              </w:rPr>
              <w:tab/>
            </w:r>
            <w:r>
              <w:rPr>
                <w:webHidden/>
              </w:rPr>
              <w:fldChar w:fldCharType="begin"/>
            </w:r>
            <w:r w:rsidR="006F1E94">
              <w:rPr>
                <w:webHidden/>
              </w:rPr>
              <w:instrText xml:space="preserve"> PAGEREF _Toc370288288 \h </w:instrText>
            </w:r>
            <w:r>
              <w:rPr>
                <w:webHidden/>
              </w:rPr>
            </w:r>
            <w:r>
              <w:rPr>
                <w:webHidden/>
              </w:rPr>
              <w:fldChar w:fldCharType="separate"/>
            </w:r>
            <w:r w:rsidR="006F1E94">
              <w:rPr>
                <w:webHidden/>
              </w:rPr>
              <w:t>54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89" w:history="1">
            <w:r w:rsidR="006F1E94" w:rsidRPr="00FE5242">
              <w:rPr>
                <w:rStyle w:val="Hyperlink"/>
              </w:rPr>
              <w:t>2.B.2. Group C – Server Support and Multi-Functional Device</w:t>
            </w:r>
            <w:r w:rsidR="006F1E94">
              <w:rPr>
                <w:webHidden/>
              </w:rPr>
              <w:tab/>
            </w:r>
            <w:r>
              <w:rPr>
                <w:webHidden/>
              </w:rPr>
              <w:fldChar w:fldCharType="begin"/>
            </w:r>
            <w:r w:rsidR="006F1E94">
              <w:rPr>
                <w:webHidden/>
              </w:rPr>
              <w:instrText xml:space="preserve"> PAGEREF _Toc370288289 \h </w:instrText>
            </w:r>
            <w:r>
              <w:rPr>
                <w:webHidden/>
              </w:rPr>
            </w:r>
            <w:r>
              <w:rPr>
                <w:webHidden/>
              </w:rPr>
              <w:fldChar w:fldCharType="separate"/>
            </w:r>
            <w:r w:rsidR="006F1E94">
              <w:rPr>
                <w:webHidden/>
              </w:rPr>
              <w:t>54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90" w:history="1">
            <w:r w:rsidR="006F1E94" w:rsidRPr="00FE5242">
              <w:rPr>
                <w:rStyle w:val="Hyperlink"/>
              </w:rPr>
              <w:t>2.B.3. Group D –Network Devices, Computer Security Tools and Advanced Video and Conference Tool</w:t>
            </w:r>
            <w:r w:rsidR="006F1E94">
              <w:rPr>
                <w:webHidden/>
              </w:rPr>
              <w:tab/>
            </w:r>
            <w:r>
              <w:rPr>
                <w:webHidden/>
              </w:rPr>
              <w:fldChar w:fldCharType="begin"/>
            </w:r>
            <w:r w:rsidR="006F1E94">
              <w:rPr>
                <w:webHidden/>
              </w:rPr>
              <w:instrText xml:space="preserve"> PAGEREF _Toc370288290 \h </w:instrText>
            </w:r>
            <w:r>
              <w:rPr>
                <w:webHidden/>
              </w:rPr>
            </w:r>
            <w:r>
              <w:rPr>
                <w:webHidden/>
              </w:rPr>
              <w:fldChar w:fldCharType="separate"/>
            </w:r>
            <w:r w:rsidR="006F1E94">
              <w:rPr>
                <w:webHidden/>
              </w:rPr>
              <w:t>54</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291" w:history="1">
            <w:r w:rsidR="006F1E94" w:rsidRPr="00FE5242">
              <w:rPr>
                <w:rStyle w:val="Hyperlink"/>
                <w:rFonts w:eastAsia="MS Mincho"/>
                <w:noProof/>
              </w:rPr>
              <w:t>3. Category A: Group A: Computer System Specifications</w:t>
            </w:r>
            <w:r w:rsidR="006F1E94">
              <w:rPr>
                <w:noProof/>
                <w:webHidden/>
              </w:rPr>
              <w:tab/>
            </w:r>
            <w:r>
              <w:rPr>
                <w:noProof/>
                <w:webHidden/>
              </w:rPr>
              <w:fldChar w:fldCharType="begin"/>
            </w:r>
            <w:r w:rsidR="006F1E94">
              <w:rPr>
                <w:noProof/>
                <w:webHidden/>
              </w:rPr>
              <w:instrText xml:space="preserve"> PAGEREF _Toc370288291 \h </w:instrText>
            </w:r>
            <w:r>
              <w:rPr>
                <w:noProof/>
                <w:webHidden/>
              </w:rPr>
            </w:r>
            <w:r>
              <w:rPr>
                <w:noProof/>
                <w:webHidden/>
              </w:rPr>
              <w:fldChar w:fldCharType="separate"/>
            </w:r>
            <w:r w:rsidR="006F1E94">
              <w:rPr>
                <w:noProof/>
                <w:webHidden/>
              </w:rPr>
              <w:t>55</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92" w:history="1">
            <w:r w:rsidR="006F1E94" w:rsidRPr="00FE5242">
              <w:rPr>
                <w:rStyle w:val="Hyperlink"/>
              </w:rPr>
              <w:t>3.1. Core Specifications Introduction</w:t>
            </w:r>
            <w:r w:rsidR="006F1E94">
              <w:rPr>
                <w:webHidden/>
              </w:rPr>
              <w:tab/>
            </w:r>
            <w:r>
              <w:rPr>
                <w:webHidden/>
              </w:rPr>
              <w:fldChar w:fldCharType="begin"/>
            </w:r>
            <w:r w:rsidR="006F1E94">
              <w:rPr>
                <w:webHidden/>
              </w:rPr>
              <w:instrText xml:space="preserve"> PAGEREF _Toc370288292 \h </w:instrText>
            </w:r>
            <w:r>
              <w:rPr>
                <w:webHidden/>
              </w:rPr>
            </w:r>
            <w:r>
              <w:rPr>
                <w:webHidden/>
              </w:rPr>
              <w:fldChar w:fldCharType="separate"/>
            </w:r>
            <w:r w:rsidR="006F1E94">
              <w:rPr>
                <w:webHidden/>
              </w:rPr>
              <w:t>55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93" w:history="1">
            <w:r w:rsidR="006F1E94" w:rsidRPr="00FE5242">
              <w:rPr>
                <w:rStyle w:val="Hyperlink"/>
                <w:rFonts w:eastAsia="MS Mincho"/>
              </w:rPr>
              <w:t>3.1.1. Purpose</w:t>
            </w:r>
            <w:r w:rsidR="006F1E94">
              <w:rPr>
                <w:webHidden/>
              </w:rPr>
              <w:tab/>
            </w:r>
            <w:r>
              <w:rPr>
                <w:webHidden/>
              </w:rPr>
              <w:fldChar w:fldCharType="begin"/>
            </w:r>
            <w:r w:rsidR="006F1E94">
              <w:rPr>
                <w:webHidden/>
              </w:rPr>
              <w:instrText xml:space="preserve"> PAGEREF _Toc370288293 \h </w:instrText>
            </w:r>
            <w:r>
              <w:rPr>
                <w:webHidden/>
              </w:rPr>
            </w:r>
            <w:r>
              <w:rPr>
                <w:webHidden/>
              </w:rPr>
              <w:fldChar w:fldCharType="separate"/>
            </w:r>
            <w:r w:rsidR="006F1E94">
              <w:rPr>
                <w:webHidden/>
              </w:rPr>
              <w:t>55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94" w:history="1">
            <w:r w:rsidR="006F1E94" w:rsidRPr="00FE5242">
              <w:rPr>
                <w:rStyle w:val="Hyperlink"/>
                <w:rFonts w:eastAsia="MS Mincho"/>
              </w:rPr>
              <w:t>3.1.2. Background</w:t>
            </w:r>
            <w:r w:rsidR="006F1E94">
              <w:rPr>
                <w:webHidden/>
              </w:rPr>
              <w:tab/>
            </w:r>
            <w:r>
              <w:rPr>
                <w:webHidden/>
              </w:rPr>
              <w:fldChar w:fldCharType="begin"/>
            </w:r>
            <w:r w:rsidR="006F1E94">
              <w:rPr>
                <w:webHidden/>
              </w:rPr>
              <w:instrText xml:space="preserve"> PAGEREF _Toc370288294 \h </w:instrText>
            </w:r>
            <w:r>
              <w:rPr>
                <w:webHidden/>
              </w:rPr>
            </w:r>
            <w:r>
              <w:rPr>
                <w:webHidden/>
              </w:rPr>
              <w:fldChar w:fldCharType="separate"/>
            </w:r>
            <w:r w:rsidR="006F1E94">
              <w:rPr>
                <w:webHidden/>
              </w:rPr>
              <w:t>55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95" w:history="1">
            <w:r w:rsidR="006F1E94" w:rsidRPr="00FE5242">
              <w:rPr>
                <w:rStyle w:val="Hyperlink"/>
              </w:rPr>
              <w:t>3.1.3. Hardware</w:t>
            </w:r>
            <w:r w:rsidR="006F1E94">
              <w:rPr>
                <w:webHidden/>
              </w:rPr>
              <w:tab/>
            </w:r>
            <w:r>
              <w:rPr>
                <w:webHidden/>
              </w:rPr>
              <w:fldChar w:fldCharType="begin"/>
            </w:r>
            <w:r w:rsidR="006F1E94">
              <w:rPr>
                <w:webHidden/>
              </w:rPr>
              <w:instrText xml:space="preserve"> PAGEREF _Toc370288295 \h </w:instrText>
            </w:r>
            <w:r>
              <w:rPr>
                <w:webHidden/>
              </w:rPr>
            </w:r>
            <w:r>
              <w:rPr>
                <w:webHidden/>
              </w:rPr>
              <w:fldChar w:fldCharType="separate"/>
            </w:r>
            <w:r w:rsidR="006F1E94">
              <w:rPr>
                <w:webHidden/>
              </w:rPr>
              <w:t>55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96" w:history="1">
            <w:r w:rsidR="006F1E94" w:rsidRPr="00FE5242">
              <w:rPr>
                <w:rStyle w:val="Hyperlink"/>
              </w:rPr>
              <w:t>3.1.4. System Software</w:t>
            </w:r>
            <w:r w:rsidR="006F1E94">
              <w:rPr>
                <w:webHidden/>
              </w:rPr>
              <w:tab/>
            </w:r>
            <w:r>
              <w:rPr>
                <w:webHidden/>
              </w:rPr>
              <w:fldChar w:fldCharType="begin"/>
            </w:r>
            <w:r w:rsidR="006F1E94">
              <w:rPr>
                <w:webHidden/>
              </w:rPr>
              <w:instrText xml:space="preserve"> PAGEREF _Toc370288296 \h </w:instrText>
            </w:r>
            <w:r>
              <w:rPr>
                <w:webHidden/>
              </w:rPr>
            </w:r>
            <w:r>
              <w:rPr>
                <w:webHidden/>
              </w:rPr>
              <w:fldChar w:fldCharType="separate"/>
            </w:r>
            <w:r w:rsidR="006F1E94">
              <w:rPr>
                <w:webHidden/>
              </w:rPr>
              <w:t>55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97" w:history="1">
            <w:r w:rsidR="006F1E94" w:rsidRPr="00FE5242">
              <w:rPr>
                <w:rStyle w:val="Hyperlink"/>
              </w:rPr>
              <w:t>3.1.5. Documentation</w:t>
            </w:r>
            <w:r w:rsidR="006F1E94">
              <w:rPr>
                <w:webHidden/>
              </w:rPr>
              <w:tab/>
            </w:r>
            <w:r>
              <w:rPr>
                <w:webHidden/>
              </w:rPr>
              <w:fldChar w:fldCharType="begin"/>
            </w:r>
            <w:r w:rsidR="006F1E94">
              <w:rPr>
                <w:webHidden/>
              </w:rPr>
              <w:instrText xml:space="preserve"> PAGEREF _Toc370288297 \h </w:instrText>
            </w:r>
            <w:r>
              <w:rPr>
                <w:webHidden/>
              </w:rPr>
            </w:r>
            <w:r>
              <w:rPr>
                <w:webHidden/>
              </w:rPr>
              <w:fldChar w:fldCharType="separate"/>
            </w:r>
            <w:r w:rsidR="006F1E94">
              <w:rPr>
                <w:webHidden/>
              </w:rPr>
              <w:t>56</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298" w:history="1">
            <w:r w:rsidR="006F1E94" w:rsidRPr="00FE5242">
              <w:rPr>
                <w:rStyle w:val="Hyperlink"/>
              </w:rPr>
              <w:t>3.2. Group A: Computer System Class Specific Specifications</w:t>
            </w:r>
            <w:r w:rsidR="006F1E94">
              <w:rPr>
                <w:webHidden/>
              </w:rPr>
              <w:tab/>
            </w:r>
            <w:r>
              <w:rPr>
                <w:webHidden/>
              </w:rPr>
              <w:fldChar w:fldCharType="begin"/>
            </w:r>
            <w:r w:rsidR="006F1E94">
              <w:rPr>
                <w:webHidden/>
              </w:rPr>
              <w:instrText xml:space="preserve"> PAGEREF _Toc370288298 \h </w:instrText>
            </w:r>
            <w:r>
              <w:rPr>
                <w:webHidden/>
              </w:rPr>
            </w:r>
            <w:r>
              <w:rPr>
                <w:webHidden/>
              </w:rPr>
              <w:fldChar w:fldCharType="separate"/>
            </w:r>
            <w:r w:rsidR="006F1E94">
              <w:rPr>
                <w:webHidden/>
              </w:rPr>
              <w:t>57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299" w:history="1">
            <w:r w:rsidR="006F1E94" w:rsidRPr="00FE5242">
              <w:rPr>
                <w:rStyle w:val="Hyperlink"/>
              </w:rPr>
              <w:t>3.2.1. Class 1: Mid-Range Cluster</w:t>
            </w:r>
            <w:r w:rsidR="006F1E94">
              <w:rPr>
                <w:webHidden/>
              </w:rPr>
              <w:tab/>
            </w:r>
            <w:r>
              <w:rPr>
                <w:webHidden/>
              </w:rPr>
              <w:fldChar w:fldCharType="begin"/>
            </w:r>
            <w:r w:rsidR="006F1E94">
              <w:rPr>
                <w:webHidden/>
              </w:rPr>
              <w:instrText xml:space="preserve"> PAGEREF _Toc370288299 \h </w:instrText>
            </w:r>
            <w:r>
              <w:rPr>
                <w:webHidden/>
              </w:rPr>
            </w:r>
            <w:r>
              <w:rPr>
                <w:webHidden/>
              </w:rPr>
              <w:fldChar w:fldCharType="separate"/>
            </w:r>
            <w:r w:rsidR="006F1E94">
              <w:rPr>
                <w:webHidden/>
              </w:rPr>
              <w:t>57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00" w:history="1">
            <w:r w:rsidR="006F1E94" w:rsidRPr="00FE5242">
              <w:rPr>
                <w:rStyle w:val="Hyperlink"/>
              </w:rPr>
              <w:t>3.2.2. Class 2: High-End Cluster</w:t>
            </w:r>
            <w:r w:rsidR="006F1E94">
              <w:rPr>
                <w:webHidden/>
              </w:rPr>
              <w:tab/>
            </w:r>
            <w:r>
              <w:rPr>
                <w:webHidden/>
              </w:rPr>
              <w:fldChar w:fldCharType="begin"/>
            </w:r>
            <w:r w:rsidR="006F1E94">
              <w:rPr>
                <w:webHidden/>
              </w:rPr>
              <w:instrText xml:space="preserve"> PAGEREF _Toc370288300 \h </w:instrText>
            </w:r>
            <w:r>
              <w:rPr>
                <w:webHidden/>
              </w:rPr>
            </w:r>
            <w:r>
              <w:rPr>
                <w:webHidden/>
              </w:rPr>
              <w:fldChar w:fldCharType="separate"/>
            </w:r>
            <w:r w:rsidR="006F1E94">
              <w:rPr>
                <w:webHidden/>
              </w:rPr>
              <w:t>60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01" w:history="1">
            <w:r w:rsidR="006F1E94" w:rsidRPr="00FE5242">
              <w:rPr>
                <w:rStyle w:val="Hyperlink"/>
              </w:rPr>
              <w:t>3.2.3. Class 3: Container-based Servers</w:t>
            </w:r>
            <w:r w:rsidR="006F1E94">
              <w:rPr>
                <w:webHidden/>
              </w:rPr>
              <w:tab/>
            </w:r>
            <w:r>
              <w:rPr>
                <w:webHidden/>
              </w:rPr>
              <w:fldChar w:fldCharType="begin"/>
            </w:r>
            <w:r w:rsidR="006F1E94">
              <w:rPr>
                <w:webHidden/>
              </w:rPr>
              <w:instrText xml:space="preserve"> PAGEREF _Toc370288301 \h </w:instrText>
            </w:r>
            <w:r>
              <w:rPr>
                <w:webHidden/>
              </w:rPr>
            </w:r>
            <w:r>
              <w:rPr>
                <w:webHidden/>
              </w:rPr>
              <w:fldChar w:fldCharType="separate"/>
            </w:r>
            <w:r w:rsidR="006F1E94">
              <w:rPr>
                <w:webHidden/>
              </w:rPr>
              <w:t>64</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02" w:history="1">
            <w:r w:rsidR="006F1E94" w:rsidRPr="00FE5242">
              <w:rPr>
                <w:rStyle w:val="Hyperlink"/>
              </w:rPr>
              <w:t>3.3. Product Based Services Support</w:t>
            </w:r>
            <w:r w:rsidR="006F1E94">
              <w:rPr>
                <w:webHidden/>
              </w:rPr>
              <w:tab/>
            </w:r>
            <w:r>
              <w:rPr>
                <w:webHidden/>
              </w:rPr>
              <w:fldChar w:fldCharType="begin"/>
            </w:r>
            <w:r w:rsidR="006F1E94">
              <w:rPr>
                <w:webHidden/>
              </w:rPr>
              <w:instrText xml:space="preserve"> PAGEREF _Toc370288302 \h </w:instrText>
            </w:r>
            <w:r>
              <w:rPr>
                <w:webHidden/>
              </w:rPr>
            </w:r>
            <w:r>
              <w:rPr>
                <w:webHidden/>
              </w:rPr>
              <w:fldChar w:fldCharType="separate"/>
            </w:r>
            <w:r w:rsidR="006F1E94">
              <w:rPr>
                <w:webHidden/>
              </w:rPr>
              <w:t>65</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303" w:history="1">
            <w:r w:rsidR="006F1E94" w:rsidRPr="00FE5242">
              <w:rPr>
                <w:rStyle w:val="Hyperlink"/>
                <w:noProof/>
              </w:rPr>
              <w:t>4. Category B: Group B: Computer System Storage Devices</w:t>
            </w:r>
            <w:r w:rsidR="006F1E94">
              <w:rPr>
                <w:noProof/>
                <w:webHidden/>
              </w:rPr>
              <w:tab/>
            </w:r>
            <w:r>
              <w:rPr>
                <w:noProof/>
                <w:webHidden/>
              </w:rPr>
              <w:fldChar w:fldCharType="begin"/>
            </w:r>
            <w:r w:rsidR="006F1E94">
              <w:rPr>
                <w:noProof/>
                <w:webHidden/>
              </w:rPr>
              <w:instrText xml:space="preserve"> PAGEREF _Toc370288303 \h </w:instrText>
            </w:r>
            <w:r>
              <w:rPr>
                <w:noProof/>
                <w:webHidden/>
              </w:rPr>
            </w:r>
            <w:r>
              <w:rPr>
                <w:noProof/>
                <w:webHidden/>
              </w:rPr>
              <w:fldChar w:fldCharType="separate"/>
            </w:r>
            <w:r w:rsidR="006F1E94">
              <w:rPr>
                <w:noProof/>
                <w:webHidden/>
              </w:rPr>
              <w:t>67</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04" w:history="1">
            <w:r w:rsidR="006F1E94" w:rsidRPr="00FE5242">
              <w:rPr>
                <w:rStyle w:val="Hyperlink"/>
              </w:rPr>
              <w:t>4.1. Single Storage Devices</w:t>
            </w:r>
            <w:r w:rsidR="006F1E94">
              <w:rPr>
                <w:webHidden/>
              </w:rPr>
              <w:tab/>
            </w:r>
            <w:r>
              <w:rPr>
                <w:webHidden/>
              </w:rPr>
              <w:fldChar w:fldCharType="begin"/>
            </w:r>
            <w:r w:rsidR="006F1E94">
              <w:rPr>
                <w:webHidden/>
              </w:rPr>
              <w:instrText xml:space="preserve"> PAGEREF _Toc370288304 \h </w:instrText>
            </w:r>
            <w:r>
              <w:rPr>
                <w:webHidden/>
              </w:rPr>
            </w:r>
            <w:r>
              <w:rPr>
                <w:webHidden/>
              </w:rPr>
              <w:fldChar w:fldCharType="separate"/>
            </w:r>
            <w:r w:rsidR="006F1E94">
              <w:rPr>
                <w:webHidden/>
              </w:rPr>
              <w:t>67</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05" w:history="1">
            <w:r w:rsidR="006F1E94" w:rsidRPr="00FE5242">
              <w:rPr>
                <w:rStyle w:val="Hyperlink"/>
              </w:rPr>
              <w:t>4.2. Multiple Storage Devices</w:t>
            </w:r>
            <w:r w:rsidR="006F1E94">
              <w:rPr>
                <w:webHidden/>
              </w:rPr>
              <w:tab/>
            </w:r>
            <w:r>
              <w:rPr>
                <w:webHidden/>
              </w:rPr>
              <w:fldChar w:fldCharType="begin"/>
            </w:r>
            <w:r w:rsidR="006F1E94">
              <w:rPr>
                <w:webHidden/>
              </w:rPr>
              <w:instrText xml:space="preserve"> PAGEREF _Toc370288305 \h </w:instrText>
            </w:r>
            <w:r>
              <w:rPr>
                <w:webHidden/>
              </w:rPr>
            </w:r>
            <w:r>
              <w:rPr>
                <w:webHidden/>
              </w:rPr>
              <w:fldChar w:fldCharType="separate"/>
            </w:r>
            <w:r w:rsidR="006F1E94">
              <w:rPr>
                <w:webHidden/>
              </w:rPr>
              <w:t>68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06" w:history="1">
            <w:r w:rsidR="006F1E94" w:rsidRPr="00FE5242">
              <w:rPr>
                <w:rStyle w:val="Hyperlink"/>
              </w:rPr>
              <w:t>4.2.1. Storage Devices Core Specification</w:t>
            </w:r>
            <w:r w:rsidR="006F1E94">
              <w:rPr>
                <w:webHidden/>
              </w:rPr>
              <w:tab/>
            </w:r>
            <w:r>
              <w:rPr>
                <w:webHidden/>
              </w:rPr>
              <w:fldChar w:fldCharType="begin"/>
            </w:r>
            <w:r w:rsidR="006F1E94">
              <w:rPr>
                <w:webHidden/>
              </w:rPr>
              <w:instrText xml:space="preserve"> PAGEREF _Toc370288306 \h </w:instrText>
            </w:r>
            <w:r>
              <w:rPr>
                <w:webHidden/>
              </w:rPr>
            </w:r>
            <w:r>
              <w:rPr>
                <w:webHidden/>
              </w:rPr>
              <w:fldChar w:fldCharType="separate"/>
            </w:r>
            <w:r w:rsidR="006F1E94">
              <w:rPr>
                <w:webHidden/>
              </w:rPr>
              <w:t>68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07" w:history="1">
            <w:r w:rsidR="006F1E94" w:rsidRPr="00FE5242">
              <w:rPr>
                <w:rStyle w:val="Hyperlink"/>
                <w:highlight w:val="yellow"/>
              </w:rPr>
              <w:t>4.2.2. Multiple Storage Device Requirements</w:t>
            </w:r>
            <w:r w:rsidR="006F1E94">
              <w:rPr>
                <w:webHidden/>
              </w:rPr>
              <w:tab/>
            </w:r>
            <w:r>
              <w:rPr>
                <w:webHidden/>
              </w:rPr>
              <w:fldChar w:fldCharType="begin"/>
            </w:r>
            <w:r w:rsidR="006F1E94">
              <w:rPr>
                <w:webHidden/>
              </w:rPr>
              <w:instrText xml:space="preserve"> PAGEREF _Toc370288307 \h </w:instrText>
            </w:r>
            <w:r>
              <w:rPr>
                <w:webHidden/>
              </w:rPr>
            </w:r>
            <w:r>
              <w:rPr>
                <w:webHidden/>
              </w:rPr>
              <w:fldChar w:fldCharType="separate"/>
            </w:r>
            <w:r w:rsidR="006F1E94">
              <w:rPr>
                <w:webHidden/>
              </w:rPr>
              <w:t>68</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08" w:history="1">
            <w:r w:rsidR="006F1E94" w:rsidRPr="00FE5242">
              <w:rPr>
                <w:rStyle w:val="Hyperlink"/>
              </w:rPr>
              <w:t>4.3. Storage Devices Software</w:t>
            </w:r>
            <w:r w:rsidR="006F1E94">
              <w:rPr>
                <w:webHidden/>
              </w:rPr>
              <w:tab/>
            </w:r>
            <w:r>
              <w:rPr>
                <w:webHidden/>
              </w:rPr>
              <w:fldChar w:fldCharType="begin"/>
            </w:r>
            <w:r w:rsidR="006F1E94">
              <w:rPr>
                <w:webHidden/>
              </w:rPr>
              <w:instrText xml:space="preserve"> PAGEREF _Toc370288308 \h </w:instrText>
            </w:r>
            <w:r>
              <w:rPr>
                <w:webHidden/>
              </w:rPr>
            </w:r>
            <w:r>
              <w:rPr>
                <w:webHidden/>
              </w:rPr>
              <w:fldChar w:fldCharType="separate"/>
            </w:r>
            <w:r w:rsidR="006F1E94">
              <w:rPr>
                <w:webHidden/>
              </w:rPr>
              <w:t>69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09" w:history="1">
            <w:r w:rsidR="006F1E94" w:rsidRPr="00FE5242">
              <w:rPr>
                <w:rStyle w:val="Hyperlink"/>
              </w:rPr>
              <w:t>4.4. Virtual Storage Technology</w:t>
            </w:r>
            <w:r w:rsidR="006F1E94">
              <w:rPr>
                <w:webHidden/>
              </w:rPr>
              <w:tab/>
            </w:r>
            <w:r>
              <w:rPr>
                <w:webHidden/>
              </w:rPr>
              <w:fldChar w:fldCharType="begin"/>
            </w:r>
            <w:r w:rsidR="006F1E94">
              <w:rPr>
                <w:webHidden/>
              </w:rPr>
              <w:instrText xml:space="preserve"> PAGEREF _Toc370288309 \h </w:instrText>
            </w:r>
            <w:r>
              <w:rPr>
                <w:webHidden/>
              </w:rPr>
            </w:r>
            <w:r>
              <w:rPr>
                <w:webHidden/>
              </w:rPr>
              <w:fldChar w:fldCharType="separate"/>
            </w:r>
            <w:r w:rsidR="006F1E94">
              <w:rPr>
                <w:webHidden/>
              </w:rPr>
              <w:t>69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10" w:history="1">
            <w:r w:rsidR="006F1E94" w:rsidRPr="00FE5242">
              <w:rPr>
                <w:rStyle w:val="Hyperlink"/>
              </w:rPr>
              <w:t>4.5. Uninterruptible Power Supply</w:t>
            </w:r>
            <w:r w:rsidR="006F1E94">
              <w:rPr>
                <w:webHidden/>
              </w:rPr>
              <w:tab/>
            </w:r>
            <w:r>
              <w:rPr>
                <w:webHidden/>
              </w:rPr>
              <w:fldChar w:fldCharType="begin"/>
            </w:r>
            <w:r w:rsidR="006F1E94">
              <w:rPr>
                <w:webHidden/>
              </w:rPr>
              <w:instrText xml:space="preserve"> PAGEREF _Toc370288310 \h </w:instrText>
            </w:r>
            <w:r>
              <w:rPr>
                <w:webHidden/>
              </w:rPr>
            </w:r>
            <w:r>
              <w:rPr>
                <w:webHidden/>
              </w:rPr>
              <w:fldChar w:fldCharType="separate"/>
            </w:r>
            <w:r w:rsidR="006F1E94">
              <w:rPr>
                <w:webHidden/>
              </w:rPr>
              <w:t>69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11" w:history="1">
            <w:r w:rsidR="006F1E94" w:rsidRPr="00FE5242">
              <w:rPr>
                <w:rStyle w:val="Hyperlink"/>
              </w:rPr>
              <w:t>4.5.1. Small Office Environment</w:t>
            </w:r>
            <w:r w:rsidR="006F1E94">
              <w:rPr>
                <w:webHidden/>
              </w:rPr>
              <w:tab/>
            </w:r>
            <w:r>
              <w:rPr>
                <w:webHidden/>
              </w:rPr>
              <w:fldChar w:fldCharType="begin"/>
            </w:r>
            <w:r w:rsidR="006F1E94">
              <w:rPr>
                <w:webHidden/>
              </w:rPr>
              <w:instrText xml:space="preserve"> PAGEREF _Toc370288311 \h </w:instrText>
            </w:r>
            <w:r>
              <w:rPr>
                <w:webHidden/>
              </w:rPr>
            </w:r>
            <w:r>
              <w:rPr>
                <w:webHidden/>
              </w:rPr>
              <w:fldChar w:fldCharType="separate"/>
            </w:r>
            <w:r w:rsidR="006F1E94">
              <w:rPr>
                <w:webHidden/>
              </w:rPr>
              <w:t>70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12" w:history="1">
            <w:r w:rsidR="006F1E94" w:rsidRPr="00FE5242">
              <w:rPr>
                <w:rStyle w:val="Hyperlink"/>
              </w:rPr>
              <w:t>4.5.2. Small Server Room Environment</w:t>
            </w:r>
            <w:r w:rsidR="006F1E94">
              <w:rPr>
                <w:webHidden/>
              </w:rPr>
              <w:tab/>
            </w:r>
            <w:r>
              <w:rPr>
                <w:webHidden/>
              </w:rPr>
              <w:fldChar w:fldCharType="begin"/>
            </w:r>
            <w:r w:rsidR="006F1E94">
              <w:rPr>
                <w:webHidden/>
              </w:rPr>
              <w:instrText xml:space="preserve"> PAGEREF _Toc370288312 \h </w:instrText>
            </w:r>
            <w:r>
              <w:rPr>
                <w:webHidden/>
              </w:rPr>
            </w:r>
            <w:r>
              <w:rPr>
                <w:webHidden/>
              </w:rPr>
              <w:fldChar w:fldCharType="separate"/>
            </w:r>
            <w:r w:rsidR="006F1E94">
              <w:rPr>
                <w:webHidden/>
              </w:rPr>
              <w:t>70</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13" w:history="1">
            <w:r w:rsidR="006F1E94" w:rsidRPr="00FE5242">
              <w:rPr>
                <w:rStyle w:val="Hyperlink"/>
              </w:rPr>
              <w:t>4.6. Data Destruction Services</w:t>
            </w:r>
            <w:r w:rsidR="006F1E94">
              <w:rPr>
                <w:webHidden/>
              </w:rPr>
              <w:tab/>
            </w:r>
            <w:r>
              <w:rPr>
                <w:webHidden/>
              </w:rPr>
              <w:fldChar w:fldCharType="begin"/>
            </w:r>
            <w:r w:rsidR="006F1E94">
              <w:rPr>
                <w:webHidden/>
              </w:rPr>
              <w:instrText xml:space="preserve"> PAGEREF _Toc370288313 \h </w:instrText>
            </w:r>
            <w:r>
              <w:rPr>
                <w:webHidden/>
              </w:rPr>
            </w:r>
            <w:r>
              <w:rPr>
                <w:webHidden/>
              </w:rPr>
              <w:fldChar w:fldCharType="separate"/>
            </w:r>
            <w:r w:rsidR="006F1E94">
              <w:rPr>
                <w:webHidden/>
              </w:rPr>
              <w:t>70</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14" w:history="1">
            <w:r w:rsidR="006F1E94" w:rsidRPr="00FE5242">
              <w:rPr>
                <w:rStyle w:val="Hyperlink"/>
              </w:rPr>
              <w:t>4.7. Additional Storage Technology</w:t>
            </w:r>
            <w:r w:rsidR="006F1E94">
              <w:rPr>
                <w:webHidden/>
              </w:rPr>
              <w:tab/>
            </w:r>
            <w:r>
              <w:rPr>
                <w:webHidden/>
              </w:rPr>
              <w:fldChar w:fldCharType="begin"/>
            </w:r>
            <w:r w:rsidR="006F1E94">
              <w:rPr>
                <w:webHidden/>
              </w:rPr>
              <w:instrText xml:space="preserve"> PAGEREF _Toc370288314 \h </w:instrText>
            </w:r>
            <w:r>
              <w:rPr>
                <w:webHidden/>
              </w:rPr>
            </w:r>
            <w:r>
              <w:rPr>
                <w:webHidden/>
              </w:rPr>
              <w:fldChar w:fldCharType="separate"/>
            </w:r>
            <w:r w:rsidR="006F1E94">
              <w:rPr>
                <w:webHidden/>
              </w:rPr>
              <w:t>70</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15" w:history="1">
            <w:r w:rsidR="006F1E94" w:rsidRPr="00FE5242">
              <w:rPr>
                <w:rStyle w:val="Hyperlink"/>
              </w:rPr>
              <w:t>4.8. Storage Specialists</w:t>
            </w:r>
            <w:r w:rsidR="006F1E94">
              <w:rPr>
                <w:webHidden/>
              </w:rPr>
              <w:tab/>
            </w:r>
            <w:r>
              <w:rPr>
                <w:webHidden/>
              </w:rPr>
              <w:fldChar w:fldCharType="begin"/>
            </w:r>
            <w:r w:rsidR="006F1E94">
              <w:rPr>
                <w:webHidden/>
              </w:rPr>
              <w:instrText xml:space="preserve"> PAGEREF _Toc370288315 \h </w:instrText>
            </w:r>
            <w:r>
              <w:rPr>
                <w:webHidden/>
              </w:rPr>
            </w:r>
            <w:r>
              <w:rPr>
                <w:webHidden/>
              </w:rPr>
              <w:fldChar w:fldCharType="separate"/>
            </w:r>
            <w:r w:rsidR="006F1E94">
              <w:rPr>
                <w:webHidden/>
              </w:rPr>
              <w:t>70</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316" w:history="1">
            <w:r w:rsidR="006F1E94" w:rsidRPr="00FE5242">
              <w:rPr>
                <w:rStyle w:val="Hyperlink"/>
                <w:rFonts w:eastAsia="MS Mincho"/>
                <w:noProof/>
              </w:rPr>
              <w:t xml:space="preserve">5. Category B: Group C: </w:t>
            </w:r>
            <w:r w:rsidR="006F1E94" w:rsidRPr="00FE5242">
              <w:rPr>
                <w:rStyle w:val="Hyperlink"/>
                <w:noProof/>
              </w:rPr>
              <w:t>Server Support and Multi-Functional Devices</w:t>
            </w:r>
            <w:r w:rsidR="006F1E94">
              <w:rPr>
                <w:noProof/>
                <w:webHidden/>
              </w:rPr>
              <w:tab/>
            </w:r>
            <w:r>
              <w:rPr>
                <w:noProof/>
                <w:webHidden/>
              </w:rPr>
              <w:fldChar w:fldCharType="begin"/>
            </w:r>
            <w:r w:rsidR="006F1E94">
              <w:rPr>
                <w:noProof/>
                <w:webHidden/>
              </w:rPr>
              <w:instrText xml:space="preserve"> PAGEREF _Toc370288316 \h </w:instrText>
            </w:r>
            <w:r>
              <w:rPr>
                <w:noProof/>
                <w:webHidden/>
              </w:rPr>
            </w:r>
            <w:r>
              <w:rPr>
                <w:noProof/>
                <w:webHidden/>
              </w:rPr>
              <w:fldChar w:fldCharType="separate"/>
            </w:r>
            <w:r w:rsidR="006F1E94">
              <w:rPr>
                <w:noProof/>
                <w:webHidden/>
              </w:rPr>
              <w:t>72</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17" w:history="1">
            <w:r w:rsidR="006F1E94" w:rsidRPr="00FE5242">
              <w:rPr>
                <w:rStyle w:val="Hyperlink"/>
              </w:rPr>
              <w:t>5.1. Display Devices</w:t>
            </w:r>
            <w:r w:rsidR="006F1E94">
              <w:rPr>
                <w:webHidden/>
              </w:rPr>
              <w:tab/>
            </w:r>
            <w:r>
              <w:rPr>
                <w:webHidden/>
              </w:rPr>
              <w:fldChar w:fldCharType="begin"/>
            </w:r>
            <w:r w:rsidR="006F1E94">
              <w:rPr>
                <w:webHidden/>
              </w:rPr>
              <w:instrText xml:space="preserve"> PAGEREF _Toc370288317 \h </w:instrText>
            </w:r>
            <w:r>
              <w:rPr>
                <w:webHidden/>
              </w:rPr>
            </w:r>
            <w:r>
              <w:rPr>
                <w:webHidden/>
              </w:rPr>
              <w:fldChar w:fldCharType="separate"/>
            </w:r>
            <w:r w:rsidR="006F1E94">
              <w:rPr>
                <w:webHidden/>
              </w:rPr>
              <w:t>72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18" w:history="1">
            <w:r w:rsidR="006F1E94" w:rsidRPr="00FE5242">
              <w:rPr>
                <w:rStyle w:val="Hyperlink"/>
                <w:rFonts w:eastAsia="MS Mincho"/>
              </w:rPr>
              <w:t>5.1.1. LCD Display Monitor</w:t>
            </w:r>
            <w:r w:rsidR="006F1E94">
              <w:rPr>
                <w:webHidden/>
              </w:rPr>
              <w:tab/>
            </w:r>
            <w:r>
              <w:rPr>
                <w:webHidden/>
              </w:rPr>
              <w:fldChar w:fldCharType="begin"/>
            </w:r>
            <w:r w:rsidR="006F1E94">
              <w:rPr>
                <w:webHidden/>
              </w:rPr>
              <w:instrText xml:space="preserve"> PAGEREF _Toc370288318 \h </w:instrText>
            </w:r>
            <w:r>
              <w:rPr>
                <w:webHidden/>
              </w:rPr>
            </w:r>
            <w:r>
              <w:rPr>
                <w:webHidden/>
              </w:rPr>
              <w:fldChar w:fldCharType="separate"/>
            </w:r>
            <w:r w:rsidR="006F1E94">
              <w:rPr>
                <w:webHidden/>
              </w:rPr>
              <w:t>72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19" w:history="1">
            <w:r w:rsidR="006F1E94" w:rsidRPr="00FE5242">
              <w:rPr>
                <w:rStyle w:val="Hyperlink"/>
                <w:rFonts w:eastAsia="MS Mincho"/>
                <w:highlight w:val="yellow"/>
              </w:rPr>
              <w:t>5.1.2.</w:t>
            </w:r>
            <w:r w:rsidR="006F1E94" w:rsidRPr="00FE5242">
              <w:rPr>
                <w:rStyle w:val="Hyperlink"/>
                <w:rFonts w:eastAsia="MS Mincho"/>
              </w:rPr>
              <w:t xml:space="preserve"> Portable Projector</w:t>
            </w:r>
            <w:r w:rsidR="006F1E94">
              <w:rPr>
                <w:webHidden/>
              </w:rPr>
              <w:tab/>
            </w:r>
            <w:r>
              <w:rPr>
                <w:webHidden/>
              </w:rPr>
              <w:fldChar w:fldCharType="begin"/>
            </w:r>
            <w:r w:rsidR="006F1E94">
              <w:rPr>
                <w:webHidden/>
              </w:rPr>
              <w:instrText xml:space="preserve"> PAGEREF _Toc370288319 \h </w:instrText>
            </w:r>
            <w:r>
              <w:rPr>
                <w:webHidden/>
              </w:rPr>
            </w:r>
            <w:r>
              <w:rPr>
                <w:webHidden/>
              </w:rPr>
              <w:fldChar w:fldCharType="separate"/>
            </w:r>
            <w:r w:rsidR="006F1E94">
              <w:rPr>
                <w:webHidden/>
              </w:rPr>
              <w:t>72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20" w:history="1">
            <w:r w:rsidR="006F1E94" w:rsidRPr="00FE5242">
              <w:rPr>
                <w:rStyle w:val="Hyperlink"/>
              </w:rPr>
              <w:t>5.1.3. Manual screen</w:t>
            </w:r>
            <w:r w:rsidR="006F1E94">
              <w:rPr>
                <w:webHidden/>
              </w:rPr>
              <w:tab/>
            </w:r>
            <w:r>
              <w:rPr>
                <w:webHidden/>
              </w:rPr>
              <w:fldChar w:fldCharType="begin"/>
            </w:r>
            <w:r w:rsidR="006F1E94">
              <w:rPr>
                <w:webHidden/>
              </w:rPr>
              <w:instrText xml:space="preserve"> PAGEREF _Toc370288320 \h </w:instrText>
            </w:r>
            <w:r>
              <w:rPr>
                <w:webHidden/>
              </w:rPr>
            </w:r>
            <w:r>
              <w:rPr>
                <w:webHidden/>
              </w:rPr>
              <w:fldChar w:fldCharType="separate"/>
            </w:r>
            <w:r w:rsidR="006F1E94">
              <w:rPr>
                <w:webHidden/>
              </w:rPr>
              <w:t>72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21" w:history="1">
            <w:r w:rsidR="006F1E94" w:rsidRPr="00FE5242">
              <w:rPr>
                <w:rStyle w:val="Hyperlink"/>
              </w:rPr>
              <w:t>5.1.4. Interactive Whiteboard</w:t>
            </w:r>
            <w:r w:rsidR="006F1E94">
              <w:rPr>
                <w:webHidden/>
              </w:rPr>
              <w:tab/>
            </w:r>
            <w:r>
              <w:rPr>
                <w:webHidden/>
              </w:rPr>
              <w:fldChar w:fldCharType="begin"/>
            </w:r>
            <w:r w:rsidR="006F1E94">
              <w:rPr>
                <w:webHidden/>
              </w:rPr>
              <w:instrText xml:space="preserve"> PAGEREF _Toc370288321 \h </w:instrText>
            </w:r>
            <w:r>
              <w:rPr>
                <w:webHidden/>
              </w:rPr>
            </w:r>
            <w:r>
              <w:rPr>
                <w:webHidden/>
              </w:rPr>
              <w:fldChar w:fldCharType="separate"/>
            </w:r>
            <w:r w:rsidR="006F1E94">
              <w:rPr>
                <w:webHidden/>
              </w:rPr>
              <w:t>73</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22" w:history="1">
            <w:r w:rsidR="006F1E94" w:rsidRPr="00FE5242">
              <w:rPr>
                <w:rStyle w:val="Hyperlink"/>
              </w:rPr>
              <w:t>5.2. Printers</w:t>
            </w:r>
            <w:r w:rsidR="006F1E94">
              <w:rPr>
                <w:webHidden/>
              </w:rPr>
              <w:tab/>
            </w:r>
            <w:r>
              <w:rPr>
                <w:webHidden/>
              </w:rPr>
              <w:fldChar w:fldCharType="begin"/>
            </w:r>
            <w:r w:rsidR="006F1E94">
              <w:rPr>
                <w:webHidden/>
              </w:rPr>
              <w:instrText xml:space="preserve"> PAGEREF _Toc370288322 \h </w:instrText>
            </w:r>
            <w:r>
              <w:rPr>
                <w:webHidden/>
              </w:rPr>
            </w:r>
            <w:r>
              <w:rPr>
                <w:webHidden/>
              </w:rPr>
              <w:fldChar w:fldCharType="separate"/>
            </w:r>
            <w:r w:rsidR="006F1E94">
              <w:rPr>
                <w:webHidden/>
              </w:rPr>
              <w:t>73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23" w:history="1">
            <w:r w:rsidR="006F1E94" w:rsidRPr="00FE5242">
              <w:rPr>
                <w:rStyle w:val="Hyperlink"/>
                <w:rFonts w:eastAsia="MS Mincho"/>
              </w:rPr>
              <w:t>5.2.1. Core Printer Requirement</w:t>
            </w:r>
            <w:r w:rsidR="006F1E94">
              <w:rPr>
                <w:webHidden/>
              </w:rPr>
              <w:tab/>
            </w:r>
            <w:r>
              <w:rPr>
                <w:webHidden/>
              </w:rPr>
              <w:fldChar w:fldCharType="begin"/>
            </w:r>
            <w:r w:rsidR="006F1E94">
              <w:rPr>
                <w:webHidden/>
              </w:rPr>
              <w:instrText xml:space="preserve"> PAGEREF _Toc370288323 \h </w:instrText>
            </w:r>
            <w:r>
              <w:rPr>
                <w:webHidden/>
              </w:rPr>
            </w:r>
            <w:r>
              <w:rPr>
                <w:webHidden/>
              </w:rPr>
              <w:fldChar w:fldCharType="separate"/>
            </w:r>
            <w:r w:rsidR="006F1E94">
              <w:rPr>
                <w:webHidden/>
              </w:rPr>
              <w:t>73</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24" w:history="1">
            <w:r w:rsidR="006F1E94" w:rsidRPr="00FE5242">
              <w:rPr>
                <w:rStyle w:val="Hyperlink"/>
              </w:rPr>
              <w:t>5.3. Plotters</w:t>
            </w:r>
            <w:r w:rsidR="006F1E94">
              <w:rPr>
                <w:webHidden/>
              </w:rPr>
              <w:tab/>
            </w:r>
            <w:r>
              <w:rPr>
                <w:webHidden/>
              </w:rPr>
              <w:fldChar w:fldCharType="begin"/>
            </w:r>
            <w:r w:rsidR="006F1E94">
              <w:rPr>
                <w:webHidden/>
              </w:rPr>
              <w:instrText xml:space="preserve"> PAGEREF _Toc370288324 \h </w:instrText>
            </w:r>
            <w:r>
              <w:rPr>
                <w:webHidden/>
              </w:rPr>
            </w:r>
            <w:r>
              <w:rPr>
                <w:webHidden/>
              </w:rPr>
              <w:fldChar w:fldCharType="separate"/>
            </w:r>
            <w:r w:rsidR="006F1E94">
              <w:rPr>
                <w:webHidden/>
              </w:rPr>
              <w:t>74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25" w:history="1">
            <w:r w:rsidR="006F1E94" w:rsidRPr="00FE5242">
              <w:rPr>
                <w:rStyle w:val="Hyperlink"/>
                <w:rFonts w:eastAsia="MS Mincho"/>
              </w:rPr>
              <w:t>5.3.1. Color Large-Format Plotter</w:t>
            </w:r>
            <w:r w:rsidR="006F1E94">
              <w:rPr>
                <w:webHidden/>
              </w:rPr>
              <w:tab/>
            </w:r>
            <w:r>
              <w:rPr>
                <w:webHidden/>
              </w:rPr>
              <w:fldChar w:fldCharType="begin"/>
            </w:r>
            <w:r w:rsidR="006F1E94">
              <w:rPr>
                <w:webHidden/>
              </w:rPr>
              <w:instrText xml:space="preserve"> PAGEREF _Toc370288325 \h </w:instrText>
            </w:r>
            <w:r>
              <w:rPr>
                <w:webHidden/>
              </w:rPr>
            </w:r>
            <w:r>
              <w:rPr>
                <w:webHidden/>
              </w:rPr>
              <w:fldChar w:fldCharType="separate"/>
            </w:r>
            <w:r w:rsidR="006F1E94">
              <w:rPr>
                <w:webHidden/>
              </w:rPr>
              <w:t>74</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26" w:history="1">
            <w:r w:rsidR="006F1E94" w:rsidRPr="00FE5242">
              <w:rPr>
                <w:rStyle w:val="Hyperlink"/>
              </w:rPr>
              <w:t>5.4. Scanners</w:t>
            </w:r>
            <w:r w:rsidR="006F1E94">
              <w:rPr>
                <w:webHidden/>
              </w:rPr>
              <w:tab/>
            </w:r>
            <w:r>
              <w:rPr>
                <w:webHidden/>
              </w:rPr>
              <w:fldChar w:fldCharType="begin"/>
            </w:r>
            <w:r w:rsidR="006F1E94">
              <w:rPr>
                <w:webHidden/>
              </w:rPr>
              <w:instrText xml:space="preserve"> PAGEREF _Toc370288326 \h </w:instrText>
            </w:r>
            <w:r>
              <w:rPr>
                <w:webHidden/>
              </w:rPr>
            </w:r>
            <w:r>
              <w:rPr>
                <w:webHidden/>
              </w:rPr>
              <w:fldChar w:fldCharType="separate"/>
            </w:r>
            <w:r w:rsidR="006F1E94">
              <w:rPr>
                <w:webHidden/>
              </w:rPr>
              <w:t>75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27" w:history="1">
            <w:r w:rsidR="006F1E94" w:rsidRPr="00FE5242">
              <w:rPr>
                <w:rStyle w:val="Hyperlink"/>
                <w:rFonts w:eastAsia="MS Mincho"/>
                <w:highlight w:val="yellow"/>
              </w:rPr>
              <w:t>5.4.1. High Speed/High Performance Scanner</w:t>
            </w:r>
            <w:r w:rsidR="006F1E94">
              <w:rPr>
                <w:webHidden/>
              </w:rPr>
              <w:tab/>
            </w:r>
            <w:r>
              <w:rPr>
                <w:webHidden/>
              </w:rPr>
              <w:fldChar w:fldCharType="begin"/>
            </w:r>
            <w:r w:rsidR="006F1E94">
              <w:rPr>
                <w:webHidden/>
              </w:rPr>
              <w:instrText xml:space="preserve"> PAGEREF _Toc370288327 \h </w:instrText>
            </w:r>
            <w:r>
              <w:rPr>
                <w:webHidden/>
              </w:rPr>
            </w:r>
            <w:r>
              <w:rPr>
                <w:webHidden/>
              </w:rPr>
              <w:fldChar w:fldCharType="separate"/>
            </w:r>
            <w:r w:rsidR="006F1E94">
              <w:rPr>
                <w:webHidden/>
              </w:rPr>
              <w:t>75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28" w:history="1">
            <w:r w:rsidR="006F1E94" w:rsidRPr="00FE5242">
              <w:rPr>
                <w:rStyle w:val="Hyperlink"/>
                <w:rFonts w:eastAsia="MS Mincho"/>
              </w:rPr>
              <w:t>5.4.2. Large Format Scanner</w:t>
            </w:r>
            <w:r w:rsidR="006F1E94">
              <w:rPr>
                <w:webHidden/>
              </w:rPr>
              <w:tab/>
            </w:r>
            <w:r>
              <w:rPr>
                <w:webHidden/>
              </w:rPr>
              <w:fldChar w:fldCharType="begin"/>
            </w:r>
            <w:r w:rsidR="006F1E94">
              <w:rPr>
                <w:webHidden/>
              </w:rPr>
              <w:instrText xml:space="preserve"> PAGEREF _Toc370288328 \h </w:instrText>
            </w:r>
            <w:r>
              <w:rPr>
                <w:webHidden/>
              </w:rPr>
            </w:r>
            <w:r>
              <w:rPr>
                <w:webHidden/>
              </w:rPr>
              <w:fldChar w:fldCharType="separate"/>
            </w:r>
            <w:r w:rsidR="006F1E94">
              <w:rPr>
                <w:webHidden/>
              </w:rPr>
              <w:t>75</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29" w:history="1">
            <w:r w:rsidR="006F1E94" w:rsidRPr="00FE5242">
              <w:rPr>
                <w:rStyle w:val="Hyperlink"/>
              </w:rPr>
              <w:t>5.5. Tablet Computing</w:t>
            </w:r>
            <w:r w:rsidR="006F1E94">
              <w:rPr>
                <w:webHidden/>
              </w:rPr>
              <w:tab/>
            </w:r>
            <w:r>
              <w:rPr>
                <w:webHidden/>
              </w:rPr>
              <w:fldChar w:fldCharType="begin"/>
            </w:r>
            <w:r w:rsidR="006F1E94">
              <w:rPr>
                <w:webHidden/>
              </w:rPr>
              <w:instrText xml:space="preserve"> PAGEREF _Toc370288329 \h </w:instrText>
            </w:r>
            <w:r>
              <w:rPr>
                <w:webHidden/>
              </w:rPr>
            </w:r>
            <w:r>
              <w:rPr>
                <w:webHidden/>
              </w:rPr>
              <w:fldChar w:fldCharType="separate"/>
            </w:r>
            <w:r w:rsidR="006F1E94">
              <w:rPr>
                <w:webHidden/>
              </w:rPr>
              <w:t>75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30" w:history="1">
            <w:r w:rsidR="006F1E94" w:rsidRPr="00FE5242">
              <w:rPr>
                <w:rStyle w:val="Hyperlink"/>
                <w:rFonts w:eastAsia="MS Mincho"/>
              </w:rPr>
              <w:t>5.5.1. Small format Tablet</w:t>
            </w:r>
            <w:r w:rsidR="006F1E94">
              <w:rPr>
                <w:webHidden/>
              </w:rPr>
              <w:tab/>
            </w:r>
            <w:r>
              <w:rPr>
                <w:webHidden/>
              </w:rPr>
              <w:fldChar w:fldCharType="begin"/>
            </w:r>
            <w:r w:rsidR="006F1E94">
              <w:rPr>
                <w:webHidden/>
              </w:rPr>
              <w:instrText xml:space="preserve"> PAGEREF _Toc370288330 \h </w:instrText>
            </w:r>
            <w:r>
              <w:rPr>
                <w:webHidden/>
              </w:rPr>
            </w:r>
            <w:r>
              <w:rPr>
                <w:webHidden/>
              </w:rPr>
              <w:fldChar w:fldCharType="separate"/>
            </w:r>
            <w:r w:rsidR="006F1E94">
              <w:rPr>
                <w:webHidden/>
              </w:rPr>
              <w:t>75</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31" w:history="1">
            <w:r w:rsidR="006F1E94" w:rsidRPr="00FE5242">
              <w:rPr>
                <w:rStyle w:val="Hyperlink"/>
              </w:rPr>
              <w:t>5.6. Computer Peripherals</w:t>
            </w:r>
            <w:r w:rsidR="006F1E94">
              <w:rPr>
                <w:webHidden/>
              </w:rPr>
              <w:tab/>
            </w:r>
            <w:r>
              <w:rPr>
                <w:webHidden/>
              </w:rPr>
              <w:fldChar w:fldCharType="begin"/>
            </w:r>
            <w:r w:rsidR="006F1E94">
              <w:rPr>
                <w:webHidden/>
              </w:rPr>
              <w:instrText xml:space="preserve"> PAGEREF _Toc370288331 \h </w:instrText>
            </w:r>
            <w:r>
              <w:rPr>
                <w:webHidden/>
              </w:rPr>
            </w:r>
            <w:r>
              <w:rPr>
                <w:webHidden/>
              </w:rPr>
              <w:fldChar w:fldCharType="separate"/>
            </w:r>
            <w:r w:rsidR="006F1E94">
              <w:rPr>
                <w:webHidden/>
              </w:rPr>
              <w:t>76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32" w:history="1">
            <w:r w:rsidR="006F1E94" w:rsidRPr="00FE5242">
              <w:rPr>
                <w:rStyle w:val="Hyperlink"/>
                <w:highlight w:val="yellow"/>
              </w:rPr>
              <w:t>5.6.1. Mouse</w:t>
            </w:r>
            <w:r w:rsidR="006F1E94">
              <w:rPr>
                <w:webHidden/>
              </w:rPr>
              <w:tab/>
            </w:r>
            <w:r>
              <w:rPr>
                <w:webHidden/>
              </w:rPr>
              <w:fldChar w:fldCharType="begin"/>
            </w:r>
            <w:r w:rsidR="006F1E94">
              <w:rPr>
                <w:webHidden/>
              </w:rPr>
              <w:instrText xml:space="preserve"> PAGEREF _Toc370288332 \h </w:instrText>
            </w:r>
            <w:r>
              <w:rPr>
                <w:webHidden/>
              </w:rPr>
            </w:r>
            <w:r>
              <w:rPr>
                <w:webHidden/>
              </w:rPr>
              <w:fldChar w:fldCharType="separate"/>
            </w:r>
            <w:r w:rsidR="006F1E94">
              <w:rPr>
                <w:webHidden/>
              </w:rPr>
              <w:t>76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33" w:history="1">
            <w:r w:rsidR="006F1E94" w:rsidRPr="00FE5242">
              <w:rPr>
                <w:rStyle w:val="Hyperlink"/>
                <w:highlight w:val="yellow"/>
              </w:rPr>
              <w:t>5.6.2. Keyboards</w:t>
            </w:r>
            <w:r w:rsidR="006F1E94">
              <w:rPr>
                <w:webHidden/>
              </w:rPr>
              <w:tab/>
            </w:r>
            <w:r>
              <w:rPr>
                <w:webHidden/>
              </w:rPr>
              <w:fldChar w:fldCharType="begin"/>
            </w:r>
            <w:r w:rsidR="006F1E94">
              <w:rPr>
                <w:webHidden/>
              </w:rPr>
              <w:instrText xml:space="preserve"> PAGEREF _Toc370288333 \h </w:instrText>
            </w:r>
            <w:r>
              <w:rPr>
                <w:webHidden/>
              </w:rPr>
            </w:r>
            <w:r>
              <w:rPr>
                <w:webHidden/>
              </w:rPr>
              <w:fldChar w:fldCharType="separate"/>
            </w:r>
            <w:r w:rsidR="006F1E94">
              <w:rPr>
                <w:webHidden/>
              </w:rPr>
              <w:t>76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34" w:history="1">
            <w:r w:rsidR="006F1E94" w:rsidRPr="00FE5242">
              <w:rPr>
                <w:rStyle w:val="Hyperlink"/>
              </w:rPr>
              <w:t>5.6.3. Data Input Devices</w:t>
            </w:r>
            <w:r w:rsidR="006F1E94">
              <w:rPr>
                <w:webHidden/>
              </w:rPr>
              <w:tab/>
            </w:r>
            <w:r>
              <w:rPr>
                <w:webHidden/>
              </w:rPr>
              <w:fldChar w:fldCharType="begin"/>
            </w:r>
            <w:r w:rsidR="006F1E94">
              <w:rPr>
                <w:webHidden/>
              </w:rPr>
              <w:instrText xml:space="preserve"> PAGEREF _Toc370288334 \h </w:instrText>
            </w:r>
            <w:r>
              <w:rPr>
                <w:webHidden/>
              </w:rPr>
            </w:r>
            <w:r>
              <w:rPr>
                <w:webHidden/>
              </w:rPr>
              <w:fldChar w:fldCharType="separate"/>
            </w:r>
            <w:r w:rsidR="006F1E94">
              <w:rPr>
                <w:webHidden/>
              </w:rPr>
              <w:t>76</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35" w:history="1">
            <w:r w:rsidR="006F1E94" w:rsidRPr="00FE5242">
              <w:rPr>
                <w:rStyle w:val="Hyperlink"/>
              </w:rPr>
              <w:t>5.7. Office Video Conferencing</w:t>
            </w:r>
            <w:r w:rsidR="006F1E94">
              <w:rPr>
                <w:webHidden/>
              </w:rPr>
              <w:tab/>
            </w:r>
            <w:r>
              <w:rPr>
                <w:webHidden/>
              </w:rPr>
              <w:fldChar w:fldCharType="begin"/>
            </w:r>
            <w:r w:rsidR="006F1E94">
              <w:rPr>
                <w:webHidden/>
              </w:rPr>
              <w:instrText xml:space="preserve"> PAGEREF _Toc370288335 \h </w:instrText>
            </w:r>
            <w:r>
              <w:rPr>
                <w:webHidden/>
              </w:rPr>
            </w:r>
            <w:r>
              <w:rPr>
                <w:webHidden/>
              </w:rPr>
              <w:fldChar w:fldCharType="separate"/>
            </w:r>
            <w:r w:rsidR="006F1E94">
              <w:rPr>
                <w:webHidden/>
              </w:rPr>
              <w:t>76</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36" w:history="1">
            <w:r w:rsidR="006F1E94" w:rsidRPr="00FE5242">
              <w:rPr>
                <w:rStyle w:val="Hyperlink"/>
              </w:rPr>
              <w:t>5.8. Point of Sale All in One System</w:t>
            </w:r>
            <w:r w:rsidR="006F1E94">
              <w:rPr>
                <w:webHidden/>
              </w:rPr>
              <w:tab/>
            </w:r>
            <w:r>
              <w:rPr>
                <w:webHidden/>
              </w:rPr>
              <w:fldChar w:fldCharType="begin"/>
            </w:r>
            <w:r w:rsidR="006F1E94">
              <w:rPr>
                <w:webHidden/>
              </w:rPr>
              <w:instrText xml:space="preserve"> PAGEREF _Toc370288336 \h </w:instrText>
            </w:r>
            <w:r>
              <w:rPr>
                <w:webHidden/>
              </w:rPr>
            </w:r>
            <w:r>
              <w:rPr>
                <w:webHidden/>
              </w:rPr>
              <w:fldChar w:fldCharType="separate"/>
            </w:r>
            <w:r w:rsidR="006F1E94">
              <w:rPr>
                <w:webHidden/>
              </w:rPr>
              <w:t>77</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37" w:history="1">
            <w:r w:rsidR="006F1E94" w:rsidRPr="00FE5242">
              <w:rPr>
                <w:rStyle w:val="Hyperlink"/>
              </w:rPr>
              <w:t>5.9. Multi-functional Devices</w:t>
            </w:r>
            <w:r w:rsidR="006F1E94">
              <w:rPr>
                <w:webHidden/>
              </w:rPr>
              <w:tab/>
            </w:r>
            <w:r>
              <w:rPr>
                <w:webHidden/>
              </w:rPr>
              <w:fldChar w:fldCharType="begin"/>
            </w:r>
            <w:r w:rsidR="006F1E94">
              <w:rPr>
                <w:webHidden/>
              </w:rPr>
              <w:instrText xml:space="preserve"> PAGEREF _Toc370288337 \h </w:instrText>
            </w:r>
            <w:r>
              <w:rPr>
                <w:webHidden/>
              </w:rPr>
            </w:r>
            <w:r>
              <w:rPr>
                <w:webHidden/>
              </w:rPr>
              <w:fldChar w:fldCharType="separate"/>
            </w:r>
            <w:r w:rsidR="006F1E94">
              <w:rPr>
                <w:webHidden/>
              </w:rPr>
              <w:t>77</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38" w:history="1">
            <w:r w:rsidR="006F1E94" w:rsidRPr="00FE5242">
              <w:rPr>
                <w:rStyle w:val="Hyperlink"/>
              </w:rPr>
              <w:t>5.9.1. High Volume Monochrome MFD Requirements</w:t>
            </w:r>
            <w:r w:rsidR="006F1E94">
              <w:rPr>
                <w:webHidden/>
              </w:rPr>
              <w:tab/>
            </w:r>
            <w:r>
              <w:rPr>
                <w:webHidden/>
              </w:rPr>
              <w:fldChar w:fldCharType="begin"/>
            </w:r>
            <w:r w:rsidR="006F1E94">
              <w:rPr>
                <w:webHidden/>
              </w:rPr>
              <w:instrText xml:space="preserve"> PAGEREF _Toc370288338 \h </w:instrText>
            </w:r>
            <w:r>
              <w:rPr>
                <w:webHidden/>
              </w:rPr>
            </w:r>
            <w:r>
              <w:rPr>
                <w:webHidden/>
              </w:rPr>
              <w:fldChar w:fldCharType="separate"/>
            </w:r>
            <w:r w:rsidR="006F1E94">
              <w:rPr>
                <w:webHidden/>
              </w:rPr>
              <w:t>77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39" w:history="1">
            <w:r w:rsidR="006F1E94" w:rsidRPr="00FE5242">
              <w:rPr>
                <w:rStyle w:val="Hyperlink"/>
                <w:highlight w:val="yellow"/>
              </w:rPr>
              <w:t>5.9.1.1. MFD Monochrome Scanner Functionality</w:t>
            </w:r>
            <w:r w:rsidR="006F1E94">
              <w:rPr>
                <w:webHidden/>
              </w:rPr>
              <w:tab/>
            </w:r>
            <w:r>
              <w:rPr>
                <w:webHidden/>
              </w:rPr>
              <w:fldChar w:fldCharType="begin"/>
            </w:r>
            <w:r w:rsidR="006F1E94">
              <w:rPr>
                <w:webHidden/>
              </w:rPr>
              <w:instrText xml:space="preserve"> PAGEREF _Toc370288339 \h </w:instrText>
            </w:r>
            <w:r>
              <w:rPr>
                <w:webHidden/>
              </w:rPr>
            </w:r>
            <w:r>
              <w:rPr>
                <w:webHidden/>
              </w:rPr>
              <w:fldChar w:fldCharType="separate"/>
            </w:r>
            <w:r w:rsidR="006F1E94">
              <w:rPr>
                <w:webHidden/>
              </w:rPr>
              <w:t>77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40" w:history="1">
            <w:r w:rsidR="006F1E94" w:rsidRPr="00FE5242">
              <w:rPr>
                <w:rStyle w:val="Hyperlink"/>
              </w:rPr>
              <w:t>5.9.1.2. MFD Monochrome Fax Functionality</w:t>
            </w:r>
            <w:r w:rsidR="006F1E94">
              <w:rPr>
                <w:webHidden/>
              </w:rPr>
              <w:tab/>
            </w:r>
            <w:r>
              <w:rPr>
                <w:webHidden/>
              </w:rPr>
              <w:fldChar w:fldCharType="begin"/>
            </w:r>
            <w:r w:rsidR="006F1E94">
              <w:rPr>
                <w:webHidden/>
              </w:rPr>
              <w:instrText xml:space="preserve"> PAGEREF _Toc370288340 \h </w:instrText>
            </w:r>
            <w:r>
              <w:rPr>
                <w:webHidden/>
              </w:rPr>
            </w:r>
            <w:r>
              <w:rPr>
                <w:webHidden/>
              </w:rPr>
              <w:fldChar w:fldCharType="separate"/>
            </w:r>
            <w:r w:rsidR="006F1E94">
              <w:rPr>
                <w:webHidden/>
              </w:rPr>
              <w:t>78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41" w:history="1">
            <w:r w:rsidR="006F1E94" w:rsidRPr="00FE5242">
              <w:rPr>
                <w:rStyle w:val="Hyperlink"/>
              </w:rPr>
              <w:t>5.9.1.3. MFD Monochrome Print Functionality</w:t>
            </w:r>
            <w:r w:rsidR="006F1E94">
              <w:rPr>
                <w:webHidden/>
              </w:rPr>
              <w:tab/>
            </w:r>
            <w:r>
              <w:rPr>
                <w:webHidden/>
              </w:rPr>
              <w:fldChar w:fldCharType="begin"/>
            </w:r>
            <w:r w:rsidR="006F1E94">
              <w:rPr>
                <w:webHidden/>
              </w:rPr>
              <w:instrText xml:space="preserve"> PAGEREF _Toc370288341 \h </w:instrText>
            </w:r>
            <w:r>
              <w:rPr>
                <w:webHidden/>
              </w:rPr>
            </w:r>
            <w:r>
              <w:rPr>
                <w:webHidden/>
              </w:rPr>
              <w:fldChar w:fldCharType="separate"/>
            </w:r>
            <w:r w:rsidR="006F1E94">
              <w:rPr>
                <w:webHidden/>
              </w:rPr>
              <w:t>78</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42" w:history="1">
            <w:r w:rsidR="006F1E94" w:rsidRPr="00FE5242">
              <w:rPr>
                <w:rStyle w:val="Hyperlink"/>
              </w:rPr>
              <w:t>5.9.2. Medium Volume Color MFD Requirements</w:t>
            </w:r>
            <w:r w:rsidR="006F1E94">
              <w:rPr>
                <w:webHidden/>
              </w:rPr>
              <w:tab/>
            </w:r>
            <w:r>
              <w:rPr>
                <w:webHidden/>
              </w:rPr>
              <w:fldChar w:fldCharType="begin"/>
            </w:r>
            <w:r w:rsidR="006F1E94">
              <w:rPr>
                <w:webHidden/>
              </w:rPr>
              <w:instrText xml:space="preserve"> PAGEREF _Toc370288342 \h </w:instrText>
            </w:r>
            <w:r>
              <w:rPr>
                <w:webHidden/>
              </w:rPr>
            </w:r>
            <w:r>
              <w:rPr>
                <w:webHidden/>
              </w:rPr>
              <w:fldChar w:fldCharType="separate"/>
            </w:r>
            <w:r w:rsidR="006F1E94">
              <w:rPr>
                <w:webHidden/>
              </w:rPr>
              <w:t>78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43" w:history="1">
            <w:r w:rsidR="006F1E94" w:rsidRPr="00FE5242">
              <w:rPr>
                <w:rStyle w:val="Hyperlink"/>
              </w:rPr>
              <w:t>5.9.2.1. MFD Color Scanner Functionality</w:t>
            </w:r>
            <w:r w:rsidR="006F1E94">
              <w:rPr>
                <w:webHidden/>
              </w:rPr>
              <w:tab/>
            </w:r>
            <w:r>
              <w:rPr>
                <w:webHidden/>
              </w:rPr>
              <w:fldChar w:fldCharType="begin"/>
            </w:r>
            <w:r w:rsidR="006F1E94">
              <w:rPr>
                <w:webHidden/>
              </w:rPr>
              <w:instrText xml:space="preserve"> PAGEREF _Toc370288343 \h </w:instrText>
            </w:r>
            <w:r>
              <w:rPr>
                <w:webHidden/>
              </w:rPr>
            </w:r>
            <w:r>
              <w:rPr>
                <w:webHidden/>
              </w:rPr>
              <w:fldChar w:fldCharType="separate"/>
            </w:r>
            <w:r w:rsidR="006F1E94">
              <w:rPr>
                <w:webHidden/>
              </w:rPr>
              <w:t>78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44" w:history="1">
            <w:r w:rsidR="006F1E94" w:rsidRPr="00FE5242">
              <w:rPr>
                <w:rStyle w:val="Hyperlink"/>
              </w:rPr>
              <w:t>5.9.2.2. MFD Color Fax Functionality</w:t>
            </w:r>
            <w:r w:rsidR="006F1E94">
              <w:rPr>
                <w:webHidden/>
              </w:rPr>
              <w:tab/>
            </w:r>
            <w:r>
              <w:rPr>
                <w:webHidden/>
              </w:rPr>
              <w:fldChar w:fldCharType="begin"/>
            </w:r>
            <w:r w:rsidR="006F1E94">
              <w:rPr>
                <w:webHidden/>
              </w:rPr>
              <w:instrText xml:space="preserve"> PAGEREF _Toc370288344 \h </w:instrText>
            </w:r>
            <w:r>
              <w:rPr>
                <w:webHidden/>
              </w:rPr>
            </w:r>
            <w:r>
              <w:rPr>
                <w:webHidden/>
              </w:rPr>
              <w:fldChar w:fldCharType="separate"/>
            </w:r>
            <w:r w:rsidR="006F1E94">
              <w:rPr>
                <w:webHidden/>
              </w:rPr>
              <w:t>79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45" w:history="1">
            <w:r w:rsidR="006F1E94" w:rsidRPr="00FE5242">
              <w:rPr>
                <w:rStyle w:val="Hyperlink"/>
              </w:rPr>
              <w:t>5.9.2.3. MFD Color Print Functionality</w:t>
            </w:r>
            <w:r w:rsidR="006F1E94">
              <w:rPr>
                <w:webHidden/>
              </w:rPr>
              <w:tab/>
            </w:r>
            <w:r>
              <w:rPr>
                <w:webHidden/>
              </w:rPr>
              <w:fldChar w:fldCharType="begin"/>
            </w:r>
            <w:r w:rsidR="006F1E94">
              <w:rPr>
                <w:webHidden/>
              </w:rPr>
              <w:instrText xml:space="preserve"> PAGEREF _Toc370288345 \h </w:instrText>
            </w:r>
            <w:r>
              <w:rPr>
                <w:webHidden/>
              </w:rPr>
            </w:r>
            <w:r>
              <w:rPr>
                <w:webHidden/>
              </w:rPr>
              <w:fldChar w:fldCharType="separate"/>
            </w:r>
            <w:r w:rsidR="006F1E94">
              <w:rPr>
                <w:webHidden/>
              </w:rPr>
              <w:t>79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46" w:history="1">
            <w:r w:rsidR="006F1E94" w:rsidRPr="00FE5242">
              <w:rPr>
                <w:rStyle w:val="Hyperlink"/>
              </w:rPr>
              <w:t xml:space="preserve">5.9.3. </w:t>
            </w:r>
            <w:r w:rsidR="006F1E94" w:rsidRPr="00FE5242">
              <w:rPr>
                <w:rStyle w:val="Hyperlink"/>
                <w:highlight w:val="yellow"/>
              </w:rPr>
              <w:t>MFD Consumables</w:t>
            </w:r>
            <w:r w:rsidR="006F1E94">
              <w:rPr>
                <w:webHidden/>
              </w:rPr>
              <w:tab/>
            </w:r>
            <w:r>
              <w:rPr>
                <w:webHidden/>
              </w:rPr>
              <w:fldChar w:fldCharType="begin"/>
            </w:r>
            <w:r w:rsidR="006F1E94">
              <w:rPr>
                <w:webHidden/>
              </w:rPr>
              <w:instrText xml:space="preserve"> PAGEREF _Toc370288346 \h </w:instrText>
            </w:r>
            <w:r>
              <w:rPr>
                <w:webHidden/>
              </w:rPr>
            </w:r>
            <w:r>
              <w:rPr>
                <w:webHidden/>
              </w:rPr>
              <w:fldChar w:fldCharType="separate"/>
            </w:r>
            <w:r w:rsidR="006F1E94">
              <w:rPr>
                <w:webHidden/>
              </w:rPr>
              <w:t>79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47" w:history="1">
            <w:r w:rsidR="006F1E94" w:rsidRPr="00FE5242">
              <w:rPr>
                <w:rStyle w:val="Hyperlink"/>
              </w:rPr>
              <w:t>5.10. Additional Support Devices Technology</w:t>
            </w:r>
            <w:r w:rsidR="006F1E94">
              <w:rPr>
                <w:webHidden/>
              </w:rPr>
              <w:tab/>
            </w:r>
            <w:r>
              <w:rPr>
                <w:webHidden/>
              </w:rPr>
              <w:fldChar w:fldCharType="begin"/>
            </w:r>
            <w:r w:rsidR="006F1E94">
              <w:rPr>
                <w:webHidden/>
              </w:rPr>
              <w:instrText xml:space="preserve"> PAGEREF _Toc370288347 \h </w:instrText>
            </w:r>
            <w:r>
              <w:rPr>
                <w:webHidden/>
              </w:rPr>
            </w:r>
            <w:r>
              <w:rPr>
                <w:webHidden/>
              </w:rPr>
              <w:fldChar w:fldCharType="separate"/>
            </w:r>
            <w:r w:rsidR="006F1E94">
              <w:rPr>
                <w:webHidden/>
              </w:rPr>
              <w:t>79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48" w:history="1">
            <w:r w:rsidR="006F1E94" w:rsidRPr="00FE5242">
              <w:rPr>
                <w:rStyle w:val="Hyperlink"/>
              </w:rPr>
              <w:t>5.11. Support Devices Specialists</w:t>
            </w:r>
            <w:r w:rsidR="006F1E94">
              <w:rPr>
                <w:webHidden/>
              </w:rPr>
              <w:tab/>
            </w:r>
            <w:r>
              <w:rPr>
                <w:webHidden/>
              </w:rPr>
              <w:fldChar w:fldCharType="begin"/>
            </w:r>
            <w:r w:rsidR="006F1E94">
              <w:rPr>
                <w:webHidden/>
              </w:rPr>
              <w:instrText xml:space="preserve"> PAGEREF _Toc370288348 \h </w:instrText>
            </w:r>
            <w:r>
              <w:rPr>
                <w:webHidden/>
              </w:rPr>
            </w:r>
            <w:r>
              <w:rPr>
                <w:webHidden/>
              </w:rPr>
              <w:fldChar w:fldCharType="separate"/>
            </w:r>
            <w:r w:rsidR="006F1E94">
              <w:rPr>
                <w:webHidden/>
              </w:rPr>
              <w:t>79</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349" w:history="1">
            <w:r w:rsidR="006F1E94" w:rsidRPr="00FE5242">
              <w:rPr>
                <w:rStyle w:val="Hyperlink"/>
                <w:noProof/>
              </w:rPr>
              <w:t>6. Category B: Group D: Network Devices, Computer Security Tools and Advanced Video and Conference Tools</w:t>
            </w:r>
            <w:r w:rsidR="006F1E94">
              <w:rPr>
                <w:noProof/>
                <w:webHidden/>
              </w:rPr>
              <w:tab/>
            </w:r>
            <w:r>
              <w:rPr>
                <w:noProof/>
                <w:webHidden/>
              </w:rPr>
              <w:fldChar w:fldCharType="begin"/>
            </w:r>
            <w:r w:rsidR="006F1E94">
              <w:rPr>
                <w:noProof/>
                <w:webHidden/>
              </w:rPr>
              <w:instrText xml:space="preserve"> PAGEREF _Toc370288349 \h </w:instrText>
            </w:r>
            <w:r>
              <w:rPr>
                <w:noProof/>
                <w:webHidden/>
              </w:rPr>
            </w:r>
            <w:r>
              <w:rPr>
                <w:noProof/>
                <w:webHidden/>
              </w:rPr>
              <w:fldChar w:fldCharType="separate"/>
            </w:r>
            <w:r w:rsidR="006F1E94">
              <w:rPr>
                <w:noProof/>
                <w:webHidden/>
              </w:rPr>
              <w:t>81</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50" w:history="1">
            <w:r w:rsidR="006F1E94" w:rsidRPr="00FE5242">
              <w:rPr>
                <w:rStyle w:val="Hyperlink"/>
              </w:rPr>
              <w:t>6.1. Network and Communication Devices</w:t>
            </w:r>
            <w:r w:rsidR="006F1E94">
              <w:rPr>
                <w:webHidden/>
              </w:rPr>
              <w:tab/>
            </w:r>
            <w:r>
              <w:rPr>
                <w:webHidden/>
              </w:rPr>
              <w:fldChar w:fldCharType="begin"/>
            </w:r>
            <w:r w:rsidR="006F1E94">
              <w:rPr>
                <w:webHidden/>
              </w:rPr>
              <w:instrText xml:space="preserve"> PAGEREF _Toc370288350 \h </w:instrText>
            </w:r>
            <w:r>
              <w:rPr>
                <w:webHidden/>
              </w:rPr>
            </w:r>
            <w:r>
              <w:rPr>
                <w:webHidden/>
              </w:rPr>
              <w:fldChar w:fldCharType="separate"/>
            </w:r>
            <w:r w:rsidR="006F1E94">
              <w:rPr>
                <w:webHidden/>
              </w:rPr>
              <w:t>81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51" w:history="1">
            <w:r w:rsidR="006F1E94" w:rsidRPr="00FE5242">
              <w:rPr>
                <w:rStyle w:val="Hyperlink"/>
              </w:rPr>
              <w:t>6.1.1. Network Technology Core Specification</w:t>
            </w:r>
            <w:r w:rsidR="006F1E94">
              <w:rPr>
                <w:webHidden/>
              </w:rPr>
              <w:tab/>
            </w:r>
            <w:r>
              <w:rPr>
                <w:webHidden/>
              </w:rPr>
              <w:fldChar w:fldCharType="begin"/>
            </w:r>
            <w:r w:rsidR="006F1E94">
              <w:rPr>
                <w:webHidden/>
              </w:rPr>
              <w:instrText xml:space="preserve"> PAGEREF _Toc370288351 \h </w:instrText>
            </w:r>
            <w:r>
              <w:rPr>
                <w:webHidden/>
              </w:rPr>
            </w:r>
            <w:r>
              <w:rPr>
                <w:webHidden/>
              </w:rPr>
              <w:fldChar w:fldCharType="separate"/>
            </w:r>
            <w:r w:rsidR="006F1E94">
              <w:rPr>
                <w:webHidden/>
              </w:rPr>
              <w:t>81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52" w:history="1">
            <w:r w:rsidR="006F1E94" w:rsidRPr="00FE5242">
              <w:rPr>
                <w:rStyle w:val="Hyperlink"/>
              </w:rPr>
              <w:t>6.1.2. Wireless Networking Equipment</w:t>
            </w:r>
            <w:r w:rsidR="006F1E94">
              <w:rPr>
                <w:webHidden/>
              </w:rPr>
              <w:tab/>
            </w:r>
            <w:r>
              <w:rPr>
                <w:webHidden/>
              </w:rPr>
              <w:fldChar w:fldCharType="begin"/>
            </w:r>
            <w:r w:rsidR="006F1E94">
              <w:rPr>
                <w:webHidden/>
              </w:rPr>
              <w:instrText xml:space="preserve"> PAGEREF _Toc370288352 \h </w:instrText>
            </w:r>
            <w:r>
              <w:rPr>
                <w:webHidden/>
              </w:rPr>
            </w:r>
            <w:r>
              <w:rPr>
                <w:webHidden/>
              </w:rPr>
              <w:fldChar w:fldCharType="separate"/>
            </w:r>
            <w:r w:rsidR="006F1E94">
              <w:rPr>
                <w:webHidden/>
              </w:rPr>
              <w:t>84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53" w:history="1">
            <w:r w:rsidR="006F1E94" w:rsidRPr="00FE5242">
              <w:rPr>
                <w:rStyle w:val="Hyperlink"/>
              </w:rPr>
              <w:t>6.1.3. LAN Switches</w:t>
            </w:r>
            <w:r w:rsidR="006F1E94">
              <w:rPr>
                <w:webHidden/>
              </w:rPr>
              <w:tab/>
            </w:r>
            <w:r>
              <w:rPr>
                <w:webHidden/>
              </w:rPr>
              <w:fldChar w:fldCharType="begin"/>
            </w:r>
            <w:r w:rsidR="006F1E94">
              <w:rPr>
                <w:webHidden/>
              </w:rPr>
              <w:instrText xml:space="preserve"> PAGEREF _Toc370288353 \h </w:instrText>
            </w:r>
            <w:r>
              <w:rPr>
                <w:webHidden/>
              </w:rPr>
            </w:r>
            <w:r>
              <w:rPr>
                <w:webHidden/>
              </w:rPr>
              <w:fldChar w:fldCharType="separate"/>
            </w:r>
            <w:r w:rsidR="006F1E94">
              <w:rPr>
                <w:webHidden/>
              </w:rPr>
              <w:t>84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54" w:history="1">
            <w:r w:rsidR="006F1E94" w:rsidRPr="00FE5242">
              <w:rPr>
                <w:rStyle w:val="Hyperlink"/>
              </w:rPr>
              <w:t>6.1.4. Network Router</w:t>
            </w:r>
            <w:r w:rsidR="006F1E94">
              <w:rPr>
                <w:webHidden/>
              </w:rPr>
              <w:tab/>
            </w:r>
            <w:r>
              <w:rPr>
                <w:webHidden/>
              </w:rPr>
              <w:fldChar w:fldCharType="begin"/>
            </w:r>
            <w:r w:rsidR="006F1E94">
              <w:rPr>
                <w:webHidden/>
              </w:rPr>
              <w:instrText xml:space="preserve"> PAGEREF _Toc370288354 \h </w:instrText>
            </w:r>
            <w:r>
              <w:rPr>
                <w:webHidden/>
              </w:rPr>
            </w:r>
            <w:r>
              <w:rPr>
                <w:webHidden/>
              </w:rPr>
              <w:fldChar w:fldCharType="separate"/>
            </w:r>
            <w:r w:rsidR="006F1E94">
              <w:rPr>
                <w:webHidden/>
              </w:rPr>
              <w:t>84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55" w:history="1">
            <w:r w:rsidR="006F1E94" w:rsidRPr="00FE5242">
              <w:rPr>
                <w:rStyle w:val="Hyperlink"/>
              </w:rPr>
              <w:t>6.1.5. Radio Equipment</w:t>
            </w:r>
            <w:r w:rsidR="006F1E94">
              <w:rPr>
                <w:webHidden/>
              </w:rPr>
              <w:tab/>
            </w:r>
            <w:r>
              <w:rPr>
                <w:webHidden/>
              </w:rPr>
              <w:fldChar w:fldCharType="begin"/>
            </w:r>
            <w:r w:rsidR="006F1E94">
              <w:rPr>
                <w:webHidden/>
              </w:rPr>
              <w:instrText xml:space="preserve"> PAGEREF _Toc370288355 \h </w:instrText>
            </w:r>
            <w:r>
              <w:rPr>
                <w:webHidden/>
              </w:rPr>
            </w:r>
            <w:r>
              <w:rPr>
                <w:webHidden/>
              </w:rPr>
              <w:fldChar w:fldCharType="separate"/>
            </w:r>
            <w:r w:rsidR="006F1E94">
              <w:rPr>
                <w:webHidden/>
              </w:rPr>
              <w:t>86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56" w:history="1">
            <w:r w:rsidR="006F1E94" w:rsidRPr="00FE5242">
              <w:rPr>
                <w:rStyle w:val="Hyperlink"/>
              </w:rPr>
              <w:t>6.1.6. Internet Protocol (IP) Telephony System</w:t>
            </w:r>
            <w:r w:rsidR="006F1E94">
              <w:rPr>
                <w:webHidden/>
              </w:rPr>
              <w:tab/>
            </w:r>
            <w:r>
              <w:rPr>
                <w:webHidden/>
              </w:rPr>
              <w:fldChar w:fldCharType="begin"/>
            </w:r>
            <w:r w:rsidR="006F1E94">
              <w:rPr>
                <w:webHidden/>
              </w:rPr>
              <w:instrText xml:space="preserve"> PAGEREF _Toc370288356 \h </w:instrText>
            </w:r>
            <w:r>
              <w:rPr>
                <w:webHidden/>
              </w:rPr>
            </w:r>
            <w:r>
              <w:rPr>
                <w:webHidden/>
              </w:rPr>
              <w:fldChar w:fldCharType="separate"/>
            </w:r>
            <w:r w:rsidR="006F1E94">
              <w:rPr>
                <w:webHidden/>
              </w:rPr>
              <w:t>86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57" w:history="1">
            <w:r w:rsidR="006F1E94" w:rsidRPr="00FE5242">
              <w:rPr>
                <w:rStyle w:val="Hyperlink"/>
              </w:rPr>
              <w:t>6.1.7. Cell Phone</w:t>
            </w:r>
            <w:r w:rsidR="006F1E94">
              <w:rPr>
                <w:webHidden/>
              </w:rPr>
              <w:tab/>
            </w:r>
            <w:r>
              <w:rPr>
                <w:webHidden/>
              </w:rPr>
              <w:fldChar w:fldCharType="begin"/>
            </w:r>
            <w:r w:rsidR="006F1E94">
              <w:rPr>
                <w:webHidden/>
              </w:rPr>
              <w:instrText xml:space="preserve"> PAGEREF _Toc370288357 \h </w:instrText>
            </w:r>
            <w:r>
              <w:rPr>
                <w:webHidden/>
              </w:rPr>
            </w:r>
            <w:r>
              <w:rPr>
                <w:webHidden/>
              </w:rPr>
              <w:fldChar w:fldCharType="separate"/>
            </w:r>
            <w:r w:rsidR="006F1E94">
              <w:rPr>
                <w:webHidden/>
              </w:rPr>
              <w:t>87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58" w:history="1">
            <w:r w:rsidR="006F1E94" w:rsidRPr="00FE5242">
              <w:rPr>
                <w:rStyle w:val="Hyperlink"/>
              </w:rPr>
              <w:t>6.1.8. Network Diagnostic Tools</w:t>
            </w:r>
            <w:r w:rsidR="006F1E94">
              <w:rPr>
                <w:webHidden/>
              </w:rPr>
              <w:tab/>
            </w:r>
            <w:r>
              <w:rPr>
                <w:webHidden/>
              </w:rPr>
              <w:fldChar w:fldCharType="begin"/>
            </w:r>
            <w:r w:rsidR="006F1E94">
              <w:rPr>
                <w:webHidden/>
              </w:rPr>
              <w:instrText xml:space="preserve"> PAGEREF _Toc370288358 \h </w:instrText>
            </w:r>
            <w:r>
              <w:rPr>
                <w:webHidden/>
              </w:rPr>
            </w:r>
            <w:r>
              <w:rPr>
                <w:webHidden/>
              </w:rPr>
              <w:fldChar w:fldCharType="separate"/>
            </w:r>
            <w:r w:rsidR="006F1E94">
              <w:rPr>
                <w:webHidden/>
              </w:rPr>
              <w:t>87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59" w:history="1">
            <w:r w:rsidR="006F1E94" w:rsidRPr="00FE5242">
              <w:rPr>
                <w:rStyle w:val="Hyperlink"/>
              </w:rPr>
              <w:t>6.1.9. Network Optimization Support for Core Routing &amp; Switching</w:t>
            </w:r>
            <w:r w:rsidR="006F1E94">
              <w:rPr>
                <w:webHidden/>
              </w:rPr>
              <w:tab/>
            </w:r>
            <w:r>
              <w:rPr>
                <w:webHidden/>
              </w:rPr>
              <w:fldChar w:fldCharType="begin"/>
            </w:r>
            <w:r w:rsidR="006F1E94">
              <w:rPr>
                <w:webHidden/>
              </w:rPr>
              <w:instrText xml:space="preserve"> PAGEREF _Toc370288359 \h </w:instrText>
            </w:r>
            <w:r>
              <w:rPr>
                <w:webHidden/>
              </w:rPr>
            </w:r>
            <w:r>
              <w:rPr>
                <w:webHidden/>
              </w:rPr>
              <w:fldChar w:fldCharType="separate"/>
            </w:r>
            <w:r w:rsidR="006F1E94">
              <w:rPr>
                <w:webHidden/>
              </w:rPr>
              <w:t>87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60" w:history="1">
            <w:r w:rsidR="006F1E94" w:rsidRPr="00FE5242">
              <w:rPr>
                <w:rStyle w:val="Hyperlink"/>
              </w:rPr>
              <w:t>6.1.10. Advanced Network Technology</w:t>
            </w:r>
            <w:r w:rsidR="006F1E94">
              <w:rPr>
                <w:webHidden/>
              </w:rPr>
              <w:tab/>
            </w:r>
            <w:r>
              <w:rPr>
                <w:webHidden/>
              </w:rPr>
              <w:fldChar w:fldCharType="begin"/>
            </w:r>
            <w:r w:rsidR="006F1E94">
              <w:rPr>
                <w:webHidden/>
              </w:rPr>
              <w:instrText xml:space="preserve"> PAGEREF _Toc370288360 \h </w:instrText>
            </w:r>
            <w:r>
              <w:rPr>
                <w:webHidden/>
              </w:rPr>
            </w:r>
            <w:r>
              <w:rPr>
                <w:webHidden/>
              </w:rPr>
              <w:fldChar w:fldCharType="separate"/>
            </w:r>
            <w:r w:rsidR="006F1E94">
              <w:rPr>
                <w:webHidden/>
              </w:rPr>
              <w:t>88</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61" w:history="1">
            <w:r w:rsidR="006F1E94" w:rsidRPr="00FE5242">
              <w:rPr>
                <w:rStyle w:val="Hyperlink"/>
              </w:rPr>
              <w:t>6.2. Computer Security Tools</w:t>
            </w:r>
            <w:r w:rsidR="006F1E94">
              <w:rPr>
                <w:webHidden/>
              </w:rPr>
              <w:tab/>
            </w:r>
            <w:r>
              <w:rPr>
                <w:webHidden/>
              </w:rPr>
              <w:fldChar w:fldCharType="begin"/>
            </w:r>
            <w:r w:rsidR="006F1E94">
              <w:rPr>
                <w:webHidden/>
              </w:rPr>
              <w:instrText xml:space="preserve"> PAGEREF _Toc370288361 \h </w:instrText>
            </w:r>
            <w:r>
              <w:rPr>
                <w:webHidden/>
              </w:rPr>
            </w:r>
            <w:r>
              <w:rPr>
                <w:webHidden/>
              </w:rPr>
              <w:fldChar w:fldCharType="separate"/>
            </w:r>
            <w:r w:rsidR="006F1E94">
              <w:rPr>
                <w:webHidden/>
              </w:rPr>
              <w:t>88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62" w:history="1">
            <w:r w:rsidR="006F1E94" w:rsidRPr="00FE5242">
              <w:rPr>
                <w:rStyle w:val="Hyperlink"/>
              </w:rPr>
              <w:t>6.2.1. Security Tools Core Specification</w:t>
            </w:r>
            <w:r w:rsidR="006F1E94">
              <w:rPr>
                <w:webHidden/>
              </w:rPr>
              <w:tab/>
            </w:r>
            <w:r>
              <w:rPr>
                <w:webHidden/>
              </w:rPr>
              <w:fldChar w:fldCharType="begin"/>
            </w:r>
            <w:r w:rsidR="006F1E94">
              <w:rPr>
                <w:webHidden/>
              </w:rPr>
              <w:instrText xml:space="preserve"> PAGEREF _Toc370288362 \h </w:instrText>
            </w:r>
            <w:r>
              <w:rPr>
                <w:webHidden/>
              </w:rPr>
            </w:r>
            <w:r>
              <w:rPr>
                <w:webHidden/>
              </w:rPr>
              <w:fldChar w:fldCharType="separate"/>
            </w:r>
            <w:r w:rsidR="006F1E94">
              <w:rPr>
                <w:webHidden/>
              </w:rPr>
              <w:t>88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63" w:history="1">
            <w:r w:rsidR="006F1E94" w:rsidRPr="00FE5242">
              <w:rPr>
                <w:rStyle w:val="Hyperlink"/>
              </w:rPr>
              <w:t>6.2.2. Anti-spam Appliance</w:t>
            </w:r>
            <w:r w:rsidR="006F1E94">
              <w:rPr>
                <w:webHidden/>
              </w:rPr>
              <w:tab/>
            </w:r>
            <w:r>
              <w:rPr>
                <w:webHidden/>
              </w:rPr>
              <w:fldChar w:fldCharType="begin"/>
            </w:r>
            <w:r w:rsidR="006F1E94">
              <w:rPr>
                <w:webHidden/>
              </w:rPr>
              <w:instrText xml:space="preserve"> PAGEREF _Toc370288363 \h </w:instrText>
            </w:r>
            <w:r>
              <w:rPr>
                <w:webHidden/>
              </w:rPr>
            </w:r>
            <w:r>
              <w:rPr>
                <w:webHidden/>
              </w:rPr>
              <w:fldChar w:fldCharType="separate"/>
            </w:r>
            <w:r w:rsidR="006F1E94">
              <w:rPr>
                <w:webHidden/>
              </w:rPr>
              <w:t>88</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64" w:history="1">
            <w:r w:rsidR="006F1E94" w:rsidRPr="00FE5242">
              <w:rPr>
                <w:rStyle w:val="Hyperlink"/>
              </w:rPr>
              <w:t>6.2.3. Anti-spyware Software</w:t>
            </w:r>
            <w:r w:rsidR="006F1E94">
              <w:rPr>
                <w:webHidden/>
              </w:rPr>
              <w:tab/>
            </w:r>
            <w:r>
              <w:rPr>
                <w:webHidden/>
              </w:rPr>
              <w:fldChar w:fldCharType="begin"/>
            </w:r>
            <w:r w:rsidR="006F1E94">
              <w:rPr>
                <w:webHidden/>
              </w:rPr>
              <w:instrText xml:space="preserve"> PAGEREF _Toc370288364 \h </w:instrText>
            </w:r>
            <w:r>
              <w:rPr>
                <w:webHidden/>
              </w:rPr>
            </w:r>
            <w:r>
              <w:rPr>
                <w:webHidden/>
              </w:rPr>
              <w:fldChar w:fldCharType="separate"/>
            </w:r>
            <w:r w:rsidR="006F1E94">
              <w:rPr>
                <w:webHidden/>
              </w:rPr>
              <w:t>89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65" w:history="1">
            <w:r w:rsidR="006F1E94" w:rsidRPr="00FE5242">
              <w:rPr>
                <w:rStyle w:val="Hyperlink"/>
              </w:rPr>
              <w:t>6.2.4. Server Level Intrusion Protection and Detection Software</w:t>
            </w:r>
            <w:r w:rsidR="006F1E94">
              <w:rPr>
                <w:webHidden/>
              </w:rPr>
              <w:tab/>
            </w:r>
            <w:r>
              <w:rPr>
                <w:webHidden/>
              </w:rPr>
              <w:fldChar w:fldCharType="begin"/>
            </w:r>
            <w:r w:rsidR="006F1E94">
              <w:rPr>
                <w:webHidden/>
              </w:rPr>
              <w:instrText xml:space="preserve"> PAGEREF _Toc370288365 \h </w:instrText>
            </w:r>
            <w:r>
              <w:rPr>
                <w:webHidden/>
              </w:rPr>
            </w:r>
            <w:r>
              <w:rPr>
                <w:webHidden/>
              </w:rPr>
              <w:fldChar w:fldCharType="separate"/>
            </w:r>
            <w:r w:rsidR="006F1E94">
              <w:rPr>
                <w:webHidden/>
              </w:rPr>
              <w:t>89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66" w:history="1">
            <w:r w:rsidR="006F1E94" w:rsidRPr="00FE5242">
              <w:rPr>
                <w:rStyle w:val="Hyperlink"/>
              </w:rPr>
              <w:t>6.2.5. Vulnerability Assessment Software</w:t>
            </w:r>
            <w:r w:rsidR="006F1E94">
              <w:rPr>
                <w:webHidden/>
              </w:rPr>
              <w:tab/>
            </w:r>
            <w:r>
              <w:rPr>
                <w:webHidden/>
              </w:rPr>
              <w:fldChar w:fldCharType="begin"/>
            </w:r>
            <w:r w:rsidR="006F1E94">
              <w:rPr>
                <w:webHidden/>
              </w:rPr>
              <w:instrText xml:space="preserve"> PAGEREF _Toc370288366 \h </w:instrText>
            </w:r>
            <w:r>
              <w:rPr>
                <w:webHidden/>
              </w:rPr>
            </w:r>
            <w:r>
              <w:rPr>
                <w:webHidden/>
              </w:rPr>
              <w:fldChar w:fldCharType="separate"/>
            </w:r>
            <w:r w:rsidR="006F1E94">
              <w:rPr>
                <w:webHidden/>
              </w:rPr>
              <w:t>90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67" w:history="1">
            <w:r w:rsidR="006F1E94" w:rsidRPr="00FE5242">
              <w:rPr>
                <w:rStyle w:val="Hyperlink"/>
              </w:rPr>
              <w:t>6.2.6. Virtual Private Networking Appliance</w:t>
            </w:r>
            <w:r w:rsidR="006F1E94">
              <w:rPr>
                <w:webHidden/>
              </w:rPr>
              <w:tab/>
            </w:r>
            <w:r>
              <w:rPr>
                <w:webHidden/>
              </w:rPr>
              <w:fldChar w:fldCharType="begin"/>
            </w:r>
            <w:r w:rsidR="006F1E94">
              <w:rPr>
                <w:webHidden/>
              </w:rPr>
              <w:instrText xml:space="preserve"> PAGEREF _Toc370288367 \h </w:instrText>
            </w:r>
            <w:r>
              <w:rPr>
                <w:webHidden/>
              </w:rPr>
            </w:r>
            <w:r>
              <w:rPr>
                <w:webHidden/>
              </w:rPr>
              <w:fldChar w:fldCharType="separate"/>
            </w:r>
            <w:r w:rsidR="006F1E94">
              <w:rPr>
                <w:webHidden/>
              </w:rPr>
              <w:t>90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68" w:history="1">
            <w:r w:rsidR="006F1E94" w:rsidRPr="00FE5242">
              <w:rPr>
                <w:rStyle w:val="Hyperlink"/>
              </w:rPr>
              <w:t>6.2.8. Biometric Scanning Devices</w:t>
            </w:r>
            <w:r w:rsidR="006F1E94">
              <w:rPr>
                <w:webHidden/>
              </w:rPr>
              <w:tab/>
            </w:r>
            <w:r>
              <w:rPr>
                <w:webHidden/>
              </w:rPr>
              <w:fldChar w:fldCharType="begin"/>
            </w:r>
            <w:r w:rsidR="006F1E94">
              <w:rPr>
                <w:webHidden/>
              </w:rPr>
              <w:instrText xml:space="preserve"> PAGEREF _Toc370288368 \h </w:instrText>
            </w:r>
            <w:r>
              <w:rPr>
                <w:webHidden/>
              </w:rPr>
            </w:r>
            <w:r>
              <w:rPr>
                <w:webHidden/>
              </w:rPr>
              <w:fldChar w:fldCharType="separate"/>
            </w:r>
            <w:r w:rsidR="006F1E94">
              <w:rPr>
                <w:webHidden/>
              </w:rPr>
              <w:t>90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69" w:history="1">
            <w:r w:rsidR="006F1E94" w:rsidRPr="00FE5242">
              <w:rPr>
                <w:rStyle w:val="Hyperlink"/>
              </w:rPr>
              <w:t>6.2.9. Smart Card Readers</w:t>
            </w:r>
            <w:r w:rsidR="006F1E94">
              <w:rPr>
                <w:webHidden/>
              </w:rPr>
              <w:tab/>
            </w:r>
            <w:r>
              <w:rPr>
                <w:webHidden/>
              </w:rPr>
              <w:fldChar w:fldCharType="begin"/>
            </w:r>
            <w:r w:rsidR="006F1E94">
              <w:rPr>
                <w:webHidden/>
              </w:rPr>
              <w:instrText xml:space="preserve"> PAGEREF _Toc370288369 \h </w:instrText>
            </w:r>
            <w:r>
              <w:rPr>
                <w:webHidden/>
              </w:rPr>
            </w:r>
            <w:r>
              <w:rPr>
                <w:webHidden/>
              </w:rPr>
              <w:fldChar w:fldCharType="separate"/>
            </w:r>
            <w:r w:rsidR="006F1E94">
              <w:rPr>
                <w:webHidden/>
              </w:rPr>
              <w:t>91</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70" w:history="1">
            <w:r w:rsidR="006F1E94" w:rsidRPr="00FE5242">
              <w:rPr>
                <w:rStyle w:val="Hyperlink"/>
              </w:rPr>
              <w:t>6.3. Advanced Video and Conference Tools</w:t>
            </w:r>
            <w:r w:rsidR="006F1E94">
              <w:rPr>
                <w:webHidden/>
              </w:rPr>
              <w:tab/>
            </w:r>
            <w:r>
              <w:rPr>
                <w:webHidden/>
              </w:rPr>
              <w:fldChar w:fldCharType="begin"/>
            </w:r>
            <w:r w:rsidR="006F1E94">
              <w:rPr>
                <w:webHidden/>
              </w:rPr>
              <w:instrText xml:space="preserve"> PAGEREF _Toc370288370 \h </w:instrText>
            </w:r>
            <w:r>
              <w:rPr>
                <w:webHidden/>
              </w:rPr>
            </w:r>
            <w:r>
              <w:rPr>
                <w:webHidden/>
              </w:rPr>
              <w:fldChar w:fldCharType="separate"/>
            </w:r>
            <w:r w:rsidR="006F1E94">
              <w:rPr>
                <w:webHidden/>
              </w:rPr>
              <w:t>91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71" w:history="1">
            <w:r w:rsidR="006F1E94" w:rsidRPr="00FE5242">
              <w:rPr>
                <w:rStyle w:val="Hyperlink"/>
              </w:rPr>
              <w:t>6.3.1. Video Acquisition Devices</w:t>
            </w:r>
            <w:r w:rsidR="006F1E94">
              <w:rPr>
                <w:webHidden/>
              </w:rPr>
              <w:tab/>
            </w:r>
            <w:r>
              <w:rPr>
                <w:webHidden/>
              </w:rPr>
              <w:fldChar w:fldCharType="begin"/>
            </w:r>
            <w:r w:rsidR="006F1E94">
              <w:rPr>
                <w:webHidden/>
              </w:rPr>
              <w:instrText xml:space="preserve"> PAGEREF _Toc370288371 \h </w:instrText>
            </w:r>
            <w:r>
              <w:rPr>
                <w:webHidden/>
              </w:rPr>
            </w:r>
            <w:r>
              <w:rPr>
                <w:webHidden/>
              </w:rPr>
              <w:fldChar w:fldCharType="separate"/>
            </w:r>
            <w:r w:rsidR="006F1E94">
              <w:rPr>
                <w:webHidden/>
              </w:rPr>
              <w:t>91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72" w:history="1">
            <w:r w:rsidR="006F1E94" w:rsidRPr="00FE5242">
              <w:rPr>
                <w:rStyle w:val="Hyperlink"/>
                <w:highlight w:val="yellow"/>
              </w:rPr>
              <w:t>6.3.2. Audio Video Monitor and Display Devices</w:t>
            </w:r>
            <w:r w:rsidR="006F1E94">
              <w:rPr>
                <w:webHidden/>
              </w:rPr>
              <w:tab/>
            </w:r>
            <w:r>
              <w:rPr>
                <w:webHidden/>
              </w:rPr>
              <w:fldChar w:fldCharType="begin"/>
            </w:r>
            <w:r w:rsidR="006F1E94">
              <w:rPr>
                <w:webHidden/>
              </w:rPr>
              <w:instrText xml:space="preserve"> PAGEREF _Toc370288372 \h </w:instrText>
            </w:r>
            <w:r>
              <w:rPr>
                <w:webHidden/>
              </w:rPr>
            </w:r>
            <w:r>
              <w:rPr>
                <w:webHidden/>
              </w:rPr>
              <w:fldChar w:fldCharType="separate"/>
            </w:r>
            <w:r w:rsidR="006F1E94">
              <w:rPr>
                <w:webHidden/>
              </w:rPr>
              <w:t>92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73" w:history="1">
            <w:r w:rsidR="006F1E94" w:rsidRPr="00FE5242">
              <w:rPr>
                <w:rStyle w:val="Hyperlink"/>
              </w:rPr>
              <w:t>6.3.3 Virtual Environment Devices</w:t>
            </w:r>
            <w:r w:rsidR="006F1E94">
              <w:rPr>
                <w:webHidden/>
              </w:rPr>
              <w:tab/>
            </w:r>
            <w:r>
              <w:rPr>
                <w:webHidden/>
              </w:rPr>
              <w:fldChar w:fldCharType="begin"/>
            </w:r>
            <w:r w:rsidR="006F1E94">
              <w:rPr>
                <w:webHidden/>
              </w:rPr>
              <w:instrText xml:space="preserve"> PAGEREF _Toc370288373 \h </w:instrText>
            </w:r>
            <w:r>
              <w:rPr>
                <w:webHidden/>
              </w:rPr>
            </w:r>
            <w:r>
              <w:rPr>
                <w:webHidden/>
              </w:rPr>
              <w:fldChar w:fldCharType="separate"/>
            </w:r>
            <w:r w:rsidR="006F1E94">
              <w:rPr>
                <w:webHidden/>
              </w:rPr>
              <w:t>93</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74" w:history="1">
            <w:r w:rsidR="006F1E94" w:rsidRPr="00FE5242">
              <w:rPr>
                <w:rStyle w:val="Hyperlink"/>
              </w:rPr>
              <w:t>6.4. Racks / Enclosures / Carts</w:t>
            </w:r>
            <w:r w:rsidR="006F1E94">
              <w:rPr>
                <w:webHidden/>
              </w:rPr>
              <w:tab/>
            </w:r>
            <w:r>
              <w:rPr>
                <w:webHidden/>
              </w:rPr>
              <w:fldChar w:fldCharType="begin"/>
            </w:r>
            <w:r w:rsidR="006F1E94">
              <w:rPr>
                <w:webHidden/>
              </w:rPr>
              <w:instrText xml:space="preserve"> PAGEREF _Toc370288374 \h </w:instrText>
            </w:r>
            <w:r>
              <w:rPr>
                <w:webHidden/>
              </w:rPr>
            </w:r>
            <w:r>
              <w:rPr>
                <w:webHidden/>
              </w:rPr>
              <w:fldChar w:fldCharType="separate"/>
            </w:r>
            <w:r w:rsidR="006F1E94">
              <w:rPr>
                <w:webHidden/>
              </w:rPr>
              <w:t>93</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75" w:history="1">
            <w:r w:rsidR="006F1E94" w:rsidRPr="00FE5242">
              <w:rPr>
                <w:rStyle w:val="Hyperlink"/>
              </w:rPr>
              <w:t>6.5. Additional Technology</w:t>
            </w:r>
            <w:r w:rsidR="006F1E94">
              <w:rPr>
                <w:webHidden/>
              </w:rPr>
              <w:tab/>
            </w:r>
            <w:r>
              <w:rPr>
                <w:webHidden/>
              </w:rPr>
              <w:fldChar w:fldCharType="begin"/>
            </w:r>
            <w:r w:rsidR="006F1E94">
              <w:rPr>
                <w:webHidden/>
              </w:rPr>
              <w:instrText xml:space="preserve"> PAGEREF _Toc370288375 \h </w:instrText>
            </w:r>
            <w:r>
              <w:rPr>
                <w:webHidden/>
              </w:rPr>
            </w:r>
            <w:r>
              <w:rPr>
                <w:webHidden/>
              </w:rPr>
              <w:fldChar w:fldCharType="separate"/>
            </w:r>
            <w:r w:rsidR="006F1E94">
              <w:rPr>
                <w:webHidden/>
              </w:rPr>
              <w:t>94</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76" w:history="1">
            <w:r w:rsidR="006F1E94" w:rsidRPr="00FE5242">
              <w:rPr>
                <w:rStyle w:val="Hyperlink"/>
              </w:rPr>
              <w:t>6.6. Specialists</w:t>
            </w:r>
            <w:r w:rsidR="006F1E94">
              <w:rPr>
                <w:webHidden/>
              </w:rPr>
              <w:tab/>
            </w:r>
            <w:r>
              <w:rPr>
                <w:webHidden/>
              </w:rPr>
              <w:fldChar w:fldCharType="begin"/>
            </w:r>
            <w:r w:rsidR="006F1E94">
              <w:rPr>
                <w:webHidden/>
              </w:rPr>
              <w:instrText xml:space="preserve"> PAGEREF _Toc370288376 \h </w:instrText>
            </w:r>
            <w:r>
              <w:rPr>
                <w:webHidden/>
              </w:rPr>
            </w:r>
            <w:r>
              <w:rPr>
                <w:webHidden/>
              </w:rPr>
              <w:fldChar w:fldCharType="separate"/>
            </w:r>
            <w:r w:rsidR="006F1E94">
              <w:rPr>
                <w:webHidden/>
              </w:rPr>
              <w:t>94</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377" w:history="1">
            <w:r w:rsidR="006F1E94" w:rsidRPr="00FE5242">
              <w:rPr>
                <w:rStyle w:val="Hyperlink"/>
                <w:rFonts w:eastAsia="MS Mincho"/>
                <w:noProof/>
              </w:rPr>
              <w:t>7. References</w:t>
            </w:r>
            <w:r w:rsidR="006F1E94">
              <w:rPr>
                <w:noProof/>
                <w:webHidden/>
              </w:rPr>
              <w:tab/>
            </w:r>
            <w:r>
              <w:rPr>
                <w:noProof/>
                <w:webHidden/>
              </w:rPr>
              <w:fldChar w:fldCharType="begin"/>
            </w:r>
            <w:r w:rsidR="006F1E94">
              <w:rPr>
                <w:noProof/>
                <w:webHidden/>
              </w:rPr>
              <w:instrText xml:space="preserve"> PAGEREF _Toc370288377 \h </w:instrText>
            </w:r>
            <w:r>
              <w:rPr>
                <w:noProof/>
                <w:webHidden/>
              </w:rPr>
            </w:r>
            <w:r>
              <w:rPr>
                <w:noProof/>
                <w:webHidden/>
              </w:rPr>
              <w:fldChar w:fldCharType="separate"/>
            </w:r>
            <w:r w:rsidR="006F1E94">
              <w:rPr>
                <w:noProof/>
                <w:webHidden/>
              </w:rPr>
              <w:t>96</w:t>
            </w:r>
            <w:r>
              <w:rPr>
                <w:noProof/>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378" w:history="1">
            <w:r w:rsidR="006F1E94" w:rsidRPr="00FE5242">
              <w:rPr>
                <w:rStyle w:val="Hyperlink"/>
                <w:noProof/>
              </w:rPr>
              <w:t>Attachment B Mandatory Deliverables</w:t>
            </w:r>
            <w:r w:rsidR="006F1E94">
              <w:rPr>
                <w:noProof/>
                <w:webHidden/>
              </w:rPr>
              <w:tab/>
            </w:r>
            <w:r>
              <w:rPr>
                <w:noProof/>
                <w:webHidden/>
              </w:rPr>
              <w:fldChar w:fldCharType="begin"/>
            </w:r>
            <w:r w:rsidR="006F1E94">
              <w:rPr>
                <w:noProof/>
                <w:webHidden/>
              </w:rPr>
              <w:instrText xml:space="preserve"> PAGEREF _Toc370288378 \h </w:instrText>
            </w:r>
            <w:r>
              <w:rPr>
                <w:noProof/>
                <w:webHidden/>
              </w:rPr>
            </w:r>
            <w:r>
              <w:rPr>
                <w:noProof/>
                <w:webHidden/>
              </w:rPr>
              <w:fldChar w:fldCharType="separate"/>
            </w:r>
            <w:r w:rsidR="006F1E94">
              <w:rPr>
                <w:noProof/>
                <w:webHidden/>
              </w:rPr>
              <w:t>98</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79" w:history="1">
            <w:r w:rsidR="006F1E94" w:rsidRPr="00FE5242">
              <w:rPr>
                <w:rStyle w:val="Hyperlink"/>
              </w:rPr>
              <w:t>Group A (Computer Servers) deliverable items</w:t>
            </w:r>
            <w:r w:rsidR="006F1E94">
              <w:rPr>
                <w:webHidden/>
              </w:rPr>
              <w:tab/>
            </w:r>
            <w:r>
              <w:rPr>
                <w:webHidden/>
              </w:rPr>
              <w:fldChar w:fldCharType="begin"/>
            </w:r>
            <w:r w:rsidR="006F1E94">
              <w:rPr>
                <w:webHidden/>
              </w:rPr>
              <w:instrText xml:space="preserve"> PAGEREF _Toc370288379 \h </w:instrText>
            </w:r>
            <w:r>
              <w:rPr>
                <w:webHidden/>
              </w:rPr>
            </w:r>
            <w:r>
              <w:rPr>
                <w:webHidden/>
              </w:rPr>
              <w:fldChar w:fldCharType="separate"/>
            </w:r>
            <w:r w:rsidR="006F1E94">
              <w:rPr>
                <w:webHidden/>
              </w:rPr>
              <w:t>99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80" w:history="1">
            <w:r w:rsidR="006F1E94" w:rsidRPr="00FE5242">
              <w:rPr>
                <w:rStyle w:val="Hyperlink"/>
              </w:rPr>
              <w:t>Group B (Mass Storage Devices) deliverable items</w:t>
            </w:r>
            <w:r w:rsidR="006F1E94">
              <w:rPr>
                <w:webHidden/>
              </w:rPr>
              <w:tab/>
            </w:r>
            <w:r>
              <w:rPr>
                <w:webHidden/>
              </w:rPr>
              <w:fldChar w:fldCharType="begin"/>
            </w:r>
            <w:r w:rsidR="006F1E94">
              <w:rPr>
                <w:webHidden/>
              </w:rPr>
              <w:instrText xml:space="preserve"> PAGEREF _Toc370288380 \h </w:instrText>
            </w:r>
            <w:r>
              <w:rPr>
                <w:webHidden/>
              </w:rPr>
            </w:r>
            <w:r>
              <w:rPr>
                <w:webHidden/>
              </w:rPr>
              <w:fldChar w:fldCharType="separate"/>
            </w:r>
            <w:r w:rsidR="006F1E94">
              <w:rPr>
                <w:webHidden/>
              </w:rPr>
              <w:t>100</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81" w:history="1">
            <w:r w:rsidR="006F1E94" w:rsidRPr="00FE5242">
              <w:rPr>
                <w:rStyle w:val="Hyperlink"/>
              </w:rPr>
              <w:t>Group C (Server Support and Multi-Functional Devices) deliverable items</w:t>
            </w:r>
            <w:r w:rsidR="006F1E94">
              <w:rPr>
                <w:webHidden/>
              </w:rPr>
              <w:tab/>
            </w:r>
            <w:r>
              <w:rPr>
                <w:webHidden/>
              </w:rPr>
              <w:fldChar w:fldCharType="begin"/>
            </w:r>
            <w:r w:rsidR="006F1E94">
              <w:rPr>
                <w:webHidden/>
              </w:rPr>
              <w:instrText xml:space="preserve"> PAGEREF _Toc370288381 \h </w:instrText>
            </w:r>
            <w:r>
              <w:rPr>
                <w:webHidden/>
              </w:rPr>
            </w:r>
            <w:r>
              <w:rPr>
                <w:webHidden/>
              </w:rPr>
              <w:fldChar w:fldCharType="separate"/>
            </w:r>
            <w:r w:rsidR="006F1E94">
              <w:rPr>
                <w:webHidden/>
              </w:rPr>
              <w:t>101</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82" w:history="1">
            <w:r w:rsidR="006F1E94" w:rsidRPr="00FE5242">
              <w:rPr>
                <w:rStyle w:val="Hyperlink"/>
              </w:rPr>
              <w:t>Group D (Network Devices, Computer Security Tools and Advanced Video and Conference Tools) deliverable items</w:t>
            </w:r>
            <w:r w:rsidR="006F1E94">
              <w:rPr>
                <w:webHidden/>
              </w:rPr>
              <w:tab/>
            </w:r>
            <w:r>
              <w:rPr>
                <w:webHidden/>
              </w:rPr>
              <w:fldChar w:fldCharType="begin"/>
            </w:r>
            <w:r w:rsidR="006F1E94">
              <w:rPr>
                <w:webHidden/>
              </w:rPr>
              <w:instrText xml:space="preserve"> PAGEREF _Toc370288382 \h </w:instrText>
            </w:r>
            <w:r>
              <w:rPr>
                <w:webHidden/>
              </w:rPr>
            </w:r>
            <w:r>
              <w:rPr>
                <w:webHidden/>
              </w:rPr>
              <w:fldChar w:fldCharType="separate"/>
            </w:r>
            <w:r w:rsidR="006F1E94">
              <w:rPr>
                <w:webHidden/>
              </w:rPr>
              <w:t>102</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383" w:history="1">
            <w:r w:rsidR="006F1E94" w:rsidRPr="00FE5242">
              <w:rPr>
                <w:rStyle w:val="Hyperlink"/>
                <w:noProof/>
              </w:rPr>
              <w:t>ATTACHMENT C STATEMENT OF WORK</w:t>
            </w:r>
            <w:r w:rsidR="006F1E94">
              <w:rPr>
                <w:noProof/>
                <w:webHidden/>
              </w:rPr>
              <w:tab/>
            </w:r>
            <w:r>
              <w:rPr>
                <w:noProof/>
                <w:webHidden/>
              </w:rPr>
              <w:fldChar w:fldCharType="begin"/>
            </w:r>
            <w:r w:rsidR="006F1E94">
              <w:rPr>
                <w:noProof/>
                <w:webHidden/>
              </w:rPr>
              <w:instrText xml:space="preserve"> PAGEREF _Toc370288383 \h </w:instrText>
            </w:r>
            <w:r>
              <w:rPr>
                <w:noProof/>
                <w:webHidden/>
              </w:rPr>
            </w:r>
            <w:r>
              <w:rPr>
                <w:noProof/>
                <w:webHidden/>
              </w:rPr>
              <w:fldChar w:fldCharType="separate"/>
            </w:r>
            <w:r w:rsidR="006F1E94">
              <w:rPr>
                <w:noProof/>
                <w:webHidden/>
              </w:rPr>
              <w:t>103</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84" w:history="1">
            <w:r w:rsidR="006F1E94" w:rsidRPr="00FE5242">
              <w:rPr>
                <w:rStyle w:val="Hyperlink"/>
              </w:rPr>
              <w:t>C.1. STATEMENT OF WORK</w:t>
            </w:r>
            <w:r w:rsidR="006F1E94">
              <w:rPr>
                <w:webHidden/>
              </w:rPr>
              <w:tab/>
            </w:r>
            <w:r>
              <w:rPr>
                <w:webHidden/>
              </w:rPr>
              <w:fldChar w:fldCharType="begin"/>
            </w:r>
            <w:r w:rsidR="006F1E94">
              <w:rPr>
                <w:webHidden/>
              </w:rPr>
              <w:instrText xml:space="preserve"> PAGEREF _Toc370288384 \h </w:instrText>
            </w:r>
            <w:r>
              <w:rPr>
                <w:webHidden/>
              </w:rPr>
            </w:r>
            <w:r>
              <w:rPr>
                <w:webHidden/>
              </w:rPr>
              <w:fldChar w:fldCharType="separate"/>
            </w:r>
            <w:r w:rsidR="006F1E94">
              <w:rPr>
                <w:webHidden/>
              </w:rPr>
              <w:t>103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85" w:history="1">
            <w:r w:rsidR="006F1E94" w:rsidRPr="00FE5242">
              <w:rPr>
                <w:rStyle w:val="Hyperlink"/>
              </w:rPr>
              <w:t>C.1.1. OBJECTIVES</w:t>
            </w:r>
            <w:r w:rsidR="006F1E94">
              <w:rPr>
                <w:webHidden/>
              </w:rPr>
              <w:tab/>
            </w:r>
            <w:r>
              <w:rPr>
                <w:webHidden/>
              </w:rPr>
              <w:fldChar w:fldCharType="begin"/>
            </w:r>
            <w:r w:rsidR="006F1E94">
              <w:rPr>
                <w:webHidden/>
              </w:rPr>
              <w:instrText xml:space="preserve"> PAGEREF _Toc370288385 \h </w:instrText>
            </w:r>
            <w:r>
              <w:rPr>
                <w:webHidden/>
              </w:rPr>
            </w:r>
            <w:r>
              <w:rPr>
                <w:webHidden/>
              </w:rPr>
              <w:fldChar w:fldCharType="separate"/>
            </w:r>
            <w:r w:rsidR="006F1E94">
              <w:rPr>
                <w:webHidden/>
              </w:rPr>
              <w:t>103</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86" w:history="1">
            <w:r w:rsidR="006F1E94" w:rsidRPr="00FE5242">
              <w:rPr>
                <w:rStyle w:val="Hyperlink"/>
              </w:rPr>
              <w:t>C.1.2. GOVERNMENT'S OPERATING PLAN</w:t>
            </w:r>
            <w:r w:rsidR="006F1E94">
              <w:rPr>
                <w:webHidden/>
              </w:rPr>
              <w:tab/>
            </w:r>
            <w:r>
              <w:rPr>
                <w:webHidden/>
              </w:rPr>
              <w:fldChar w:fldCharType="begin"/>
            </w:r>
            <w:r w:rsidR="006F1E94">
              <w:rPr>
                <w:webHidden/>
              </w:rPr>
              <w:instrText xml:space="preserve"> PAGEREF _Toc370288386 \h </w:instrText>
            </w:r>
            <w:r>
              <w:rPr>
                <w:webHidden/>
              </w:rPr>
            </w:r>
            <w:r>
              <w:rPr>
                <w:webHidden/>
              </w:rPr>
              <w:fldChar w:fldCharType="separate"/>
            </w:r>
            <w:r w:rsidR="006F1E94">
              <w:rPr>
                <w:webHidden/>
              </w:rPr>
              <w:t>106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87" w:history="1">
            <w:r w:rsidR="006F1E94" w:rsidRPr="00FE5242">
              <w:rPr>
                <w:rStyle w:val="Hyperlink"/>
              </w:rPr>
              <w:t>C.1.3. CONTRACTOR RESPONSIBILITIES</w:t>
            </w:r>
            <w:r w:rsidR="006F1E94">
              <w:rPr>
                <w:webHidden/>
              </w:rPr>
              <w:tab/>
            </w:r>
            <w:r>
              <w:rPr>
                <w:webHidden/>
              </w:rPr>
              <w:fldChar w:fldCharType="begin"/>
            </w:r>
            <w:r w:rsidR="006F1E94">
              <w:rPr>
                <w:webHidden/>
              </w:rPr>
              <w:instrText xml:space="preserve"> PAGEREF _Toc370288387 \h </w:instrText>
            </w:r>
            <w:r>
              <w:rPr>
                <w:webHidden/>
              </w:rPr>
            </w:r>
            <w:r>
              <w:rPr>
                <w:webHidden/>
              </w:rPr>
              <w:fldChar w:fldCharType="separate"/>
            </w:r>
            <w:r w:rsidR="006F1E94">
              <w:rPr>
                <w:webHidden/>
              </w:rPr>
              <w:t>107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88" w:history="1">
            <w:r w:rsidR="006F1E94" w:rsidRPr="00FE5242">
              <w:rPr>
                <w:rStyle w:val="Hyperlink"/>
              </w:rPr>
              <w:t>C.1.4. GENERAL CONTRACT REQUIREMENTS</w:t>
            </w:r>
            <w:r w:rsidR="006F1E94">
              <w:rPr>
                <w:webHidden/>
              </w:rPr>
              <w:tab/>
            </w:r>
            <w:r>
              <w:rPr>
                <w:webHidden/>
              </w:rPr>
              <w:fldChar w:fldCharType="begin"/>
            </w:r>
            <w:r w:rsidR="006F1E94">
              <w:rPr>
                <w:webHidden/>
              </w:rPr>
              <w:instrText xml:space="preserve"> PAGEREF _Toc370288388 \h </w:instrText>
            </w:r>
            <w:r>
              <w:rPr>
                <w:webHidden/>
              </w:rPr>
            </w:r>
            <w:r>
              <w:rPr>
                <w:webHidden/>
              </w:rPr>
              <w:fldChar w:fldCharType="separate"/>
            </w:r>
            <w:r w:rsidR="006F1E94">
              <w:rPr>
                <w:webHidden/>
              </w:rPr>
              <w:t>111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89" w:history="1">
            <w:r w:rsidR="006F1E94" w:rsidRPr="00FE5242">
              <w:rPr>
                <w:rStyle w:val="Hyperlink"/>
              </w:rPr>
              <w:t>C.1.5. WARRANTY</w:t>
            </w:r>
            <w:r w:rsidR="006F1E94">
              <w:rPr>
                <w:webHidden/>
              </w:rPr>
              <w:tab/>
            </w:r>
            <w:r>
              <w:rPr>
                <w:webHidden/>
              </w:rPr>
              <w:fldChar w:fldCharType="begin"/>
            </w:r>
            <w:r w:rsidR="006F1E94">
              <w:rPr>
                <w:webHidden/>
              </w:rPr>
              <w:instrText xml:space="preserve"> PAGEREF _Toc370288389 \h </w:instrText>
            </w:r>
            <w:r>
              <w:rPr>
                <w:webHidden/>
              </w:rPr>
            </w:r>
            <w:r>
              <w:rPr>
                <w:webHidden/>
              </w:rPr>
              <w:fldChar w:fldCharType="separate"/>
            </w:r>
            <w:r w:rsidR="006F1E94">
              <w:rPr>
                <w:webHidden/>
              </w:rPr>
              <w:t>112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90" w:history="1">
            <w:r w:rsidR="006F1E94" w:rsidRPr="00FE5242">
              <w:rPr>
                <w:rStyle w:val="Hyperlink"/>
              </w:rPr>
              <w:t>C.1.6. USED EQUIPMENT AND MATERIALS</w:t>
            </w:r>
            <w:r w:rsidR="006F1E94">
              <w:rPr>
                <w:webHidden/>
              </w:rPr>
              <w:tab/>
            </w:r>
            <w:r>
              <w:rPr>
                <w:webHidden/>
              </w:rPr>
              <w:fldChar w:fldCharType="begin"/>
            </w:r>
            <w:r w:rsidR="006F1E94">
              <w:rPr>
                <w:webHidden/>
              </w:rPr>
              <w:instrText xml:space="preserve"> PAGEREF _Toc370288390 \h </w:instrText>
            </w:r>
            <w:r>
              <w:rPr>
                <w:webHidden/>
              </w:rPr>
            </w:r>
            <w:r>
              <w:rPr>
                <w:webHidden/>
              </w:rPr>
              <w:fldChar w:fldCharType="separate"/>
            </w:r>
            <w:r w:rsidR="006F1E94">
              <w:rPr>
                <w:webHidden/>
              </w:rPr>
              <w:t>114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91" w:history="1">
            <w:r w:rsidR="006F1E94" w:rsidRPr="00FE5242">
              <w:rPr>
                <w:rStyle w:val="Hyperlink"/>
              </w:rPr>
              <w:t>C.1.7. INSTALLATION</w:t>
            </w:r>
            <w:r w:rsidR="006F1E94">
              <w:rPr>
                <w:webHidden/>
              </w:rPr>
              <w:tab/>
            </w:r>
            <w:r>
              <w:rPr>
                <w:webHidden/>
              </w:rPr>
              <w:fldChar w:fldCharType="begin"/>
            </w:r>
            <w:r w:rsidR="006F1E94">
              <w:rPr>
                <w:webHidden/>
              </w:rPr>
              <w:instrText xml:space="preserve"> PAGEREF _Toc370288391 \h </w:instrText>
            </w:r>
            <w:r>
              <w:rPr>
                <w:webHidden/>
              </w:rPr>
            </w:r>
            <w:r>
              <w:rPr>
                <w:webHidden/>
              </w:rPr>
              <w:fldChar w:fldCharType="separate"/>
            </w:r>
            <w:r w:rsidR="006F1E94">
              <w:rPr>
                <w:webHidden/>
              </w:rPr>
              <w:t>114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92" w:history="1">
            <w:r w:rsidR="006F1E94" w:rsidRPr="00FE5242">
              <w:rPr>
                <w:rStyle w:val="Hyperlink"/>
              </w:rPr>
              <w:t>C.1.8. R</w:t>
            </w:r>
            <w:r w:rsidR="006F1E94" w:rsidRPr="00FE5242">
              <w:rPr>
                <w:rStyle w:val="Hyperlink"/>
                <w:caps/>
              </w:rPr>
              <w:t>ehabilitation Act Amendments of 1998 – Section 508 Applicability</w:t>
            </w:r>
            <w:r w:rsidR="006F1E94">
              <w:rPr>
                <w:webHidden/>
              </w:rPr>
              <w:tab/>
            </w:r>
            <w:r>
              <w:rPr>
                <w:webHidden/>
              </w:rPr>
              <w:fldChar w:fldCharType="begin"/>
            </w:r>
            <w:r w:rsidR="006F1E94">
              <w:rPr>
                <w:webHidden/>
              </w:rPr>
              <w:instrText xml:space="preserve"> PAGEREF _Toc370288392 \h </w:instrText>
            </w:r>
            <w:r>
              <w:rPr>
                <w:webHidden/>
              </w:rPr>
            </w:r>
            <w:r>
              <w:rPr>
                <w:webHidden/>
              </w:rPr>
              <w:fldChar w:fldCharType="separate"/>
            </w:r>
            <w:r w:rsidR="006F1E94">
              <w:rPr>
                <w:webHidden/>
              </w:rPr>
              <w:t>114</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93" w:history="1">
            <w:r w:rsidR="006F1E94" w:rsidRPr="00FE5242">
              <w:rPr>
                <w:rStyle w:val="Hyperlink"/>
              </w:rPr>
              <w:t>C.2. STATEMENT OF WORK FOR CONTRACTOR SUPPLIED PRODUCTS</w:t>
            </w:r>
            <w:r w:rsidR="006F1E94">
              <w:rPr>
                <w:webHidden/>
              </w:rPr>
              <w:tab/>
            </w:r>
            <w:r>
              <w:rPr>
                <w:webHidden/>
              </w:rPr>
              <w:fldChar w:fldCharType="begin"/>
            </w:r>
            <w:r w:rsidR="006F1E94">
              <w:rPr>
                <w:webHidden/>
              </w:rPr>
              <w:instrText xml:space="preserve"> PAGEREF _Toc370288393 \h </w:instrText>
            </w:r>
            <w:r>
              <w:rPr>
                <w:webHidden/>
              </w:rPr>
            </w:r>
            <w:r>
              <w:rPr>
                <w:webHidden/>
              </w:rPr>
              <w:fldChar w:fldCharType="separate"/>
            </w:r>
            <w:r w:rsidR="006F1E94">
              <w:rPr>
                <w:webHidden/>
              </w:rPr>
              <w:t>115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94" w:history="1">
            <w:r w:rsidR="006F1E94" w:rsidRPr="00FE5242">
              <w:rPr>
                <w:rStyle w:val="Hyperlink"/>
              </w:rPr>
              <w:t>C.2.1. Supplies for On-Site Contractor-supplied Products</w:t>
            </w:r>
            <w:r w:rsidR="006F1E94">
              <w:rPr>
                <w:webHidden/>
              </w:rPr>
              <w:tab/>
            </w:r>
            <w:r>
              <w:rPr>
                <w:webHidden/>
              </w:rPr>
              <w:fldChar w:fldCharType="begin"/>
            </w:r>
            <w:r w:rsidR="006F1E94">
              <w:rPr>
                <w:webHidden/>
              </w:rPr>
              <w:instrText xml:space="preserve"> PAGEREF _Toc370288394 \h </w:instrText>
            </w:r>
            <w:r>
              <w:rPr>
                <w:webHidden/>
              </w:rPr>
            </w:r>
            <w:r>
              <w:rPr>
                <w:webHidden/>
              </w:rPr>
              <w:fldChar w:fldCharType="separate"/>
            </w:r>
            <w:r w:rsidR="006F1E94">
              <w:rPr>
                <w:webHidden/>
              </w:rPr>
              <w:t>115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95" w:history="1">
            <w:r w:rsidR="006F1E94" w:rsidRPr="00FE5242">
              <w:rPr>
                <w:rStyle w:val="Hyperlink"/>
              </w:rPr>
              <w:t>C.2.2. Payment for Contractor-supplied Products</w:t>
            </w:r>
            <w:r w:rsidR="006F1E94">
              <w:rPr>
                <w:webHidden/>
              </w:rPr>
              <w:tab/>
            </w:r>
            <w:r>
              <w:rPr>
                <w:webHidden/>
              </w:rPr>
              <w:fldChar w:fldCharType="begin"/>
            </w:r>
            <w:r w:rsidR="006F1E94">
              <w:rPr>
                <w:webHidden/>
              </w:rPr>
              <w:instrText xml:space="preserve"> PAGEREF _Toc370288395 \h </w:instrText>
            </w:r>
            <w:r>
              <w:rPr>
                <w:webHidden/>
              </w:rPr>
            </w:r>
            <w:r>
              <w:rPr>
                <w:webHidden/>
              </w:rPr>
              <w:fldChar w:fldCharType="separate"/>
            </w:r>
            <w:r w:rsidR="006F1E94">
              <w:rPr>
                <w:webHidden/>
              </w:rPr>
              <w:t>116</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396" w:history="1">
            <w:r w:rsidR="006F1E94" w:rsidRPr="00FE5242">
              <w:rPr>
                <w:rStyle w:val="Hyperlink"/>
                <w:noProof/>
              </w:rPr>
              <w:t>Attachment D Contractor / Government Communication Requirements</w:t>
            </w:r>
            <w:r w:rsidR="006F1E94">
              <w:rPr>
                <w:noProof/>
                <w:webHidden/>
              </w:rPr>
              <w:tab/>
            </w:r>
            <w:r>
              <w:rPr>
                <w:noProof/>
                <w:webHidden/>
              </w:rPr>
              <w:fldChar w:fldCharType="begin"/>
            </w:r>
            <w:r w:rsidR="006F1E94">
              <w:rPr>
                <w:noProof/>
                <w:webHidden/>
              </w:rPr>
              <w:instrText xml:space="preserve"> PAGEREF _Toc370288396 \h </w:instrText>
            </w:r>
            <w:r>
              <w:rPr>
                <w:noProof/>
                <w:webHidden/>
              </w:rPr>
            </w:r>
            <w:r>
              <w:rPr>
                <w:noProof/>
                <w:webHidden/>
              </w:rPr>
              <w:fldChar w:fldCharType="separate"/>
            </w:r>
            <w:r w:rsidR="006F1E94">
              <w:rPr>
                <w:noProof/>
                <w:webHidden/>
              </w:rPr>
              <w:t>117</w:t>
            </w:r>
            <w:r>
              <w:rPr>
                <w:noProof/>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97" w:history="1">
            <w:r w:rsidR="006F1E94" w:rsidRPr="00FE5242">
              <w:rPr>
                <w:rStyle w:val="Hyperlink"/>
              </w:rPr>
              <w:t>D.1. On-Line Quoting</w:t>
            </w:r>
            <w:r w:rsidR="006F1E94">
              <w:rPr>
                <w:webHidden/>
              </w:rPr>
              <w:tab/>
            </w:r>
            <w:r>
              <w:rPr>
                <w:webHidden/>
              </w:rPr>
              <w:fldChar w:fldCharType="begin"/>
            </w:r>
            <w:r w:rsidR="006F1E94">
              <w:rPr>
                <w:webHidden/>
              </w:rPr>
              <w:instrText xml:space="preserve"> PAGEREF _Toc370288397 \h </w:instrText>
            </w:r>
            <w:r>
              <w:rPr>
                <w:webHidden/>
              </w:rPr>
            </w:r>
            <w:r>
              <w:rPr>
                <w:webHidden/>
              </w:rPr>
              <w:fldChar w:fldCharType="separate"/>
            </w:r>
            <w:r w:rsidR="006F1E94">
              <w:rPr>
                <w:webHidden/>
              </w:rPr>
              <w:t>117</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398" w:history="1">
            <w:r w:rsidR="006F1E94" w:rsidRPr="00FE5242">
              <w:rPr>
                <w:rStyle w:val="Hyperlink"/>
              </w:rPr>
              <w:t>D.2. Ordering</w:t>
            </w:r>
            <w:r w:rsidR="006F1E94">
              <w:rPr>
                <w:webHidden/>
              </w:rPr>
              <w:tab/>
            </w:r>
            <w:r>
              <w:rPr>
                <w:webHidden/>
              </w:rPr>
              <w:fldChar w:fldCharType="begin"/>
            </w:r>
            <w:r w:rsidR="006F1E94">
              <w:rPr>
                <w:webHidden/>
              </w:rPr>
              <w:instrText xml:space="preserve"> PAGEREF _Toc370288398 \h </w:instrText>
            </w:r>
            <w:r>
              <w:rPr>
                <w:webHidden/>
              </w:rPr>
            </w:r>
            <w:r>
              <w:rPr>
                <w:webHidden/>
              </w:rPr>
              <w:fldChar w:fldCharType="separate"/>
            </w:r>
            <w:r w:rsidR="006F1E94">
              <w:rPr>
                <w:webHidden/>
              </w:rPr>
              <w:t>117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399" w:history="1">
            <w:r w:rsidR="006F1E94" w:rsidRPr="00FE5242">
              <w:rPr>
                <w:rStyle w:val="Hyperlink"/>
              </w:rPr>
              <w:t>D.2.1. Delivery Order Processing</w:t>
            </w:r>
            <w:r w:rsidR="006F1E94">
              <w:rPr>
                <w:webHidden/>
              </w:rPr>
              <w:tab/>
            </w:r>
            <w:r>
              <w:rPr>
                <w:webHidden/>
              </w:rPr>
              <w:fldChar w:fldCharType="begin"/>
            </w:r>
            <w:r w:rsidR="006F1E94">
              <w:rPr>
                <w:webHidden/>
              </w:rPr>
              <w:instrText xml:space="preserve"> PAGEREF _Toc370288399 \h </w:instrText>
            </w:r>
            <w:r>
              <w:rPr>
                <w:webHidden/>
              </w:rPr>
            </w:r>
            <w:r>
              <w:rPr>
                <w:webHidden/>
              </w:rPr>
              <w:fldChar w:fldCharType="separate"/>
            </w:r>
            <w:r w:rsidR="006F1E94">
              <w:rPr>
                <w:webHidden/>
              </w:rPr>
              <w:t>117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00" w:history="1">
            <w:r w:rsidR="006F1E94" w:rsidRPr="00FE5242">
              <w:rPr>
                <w:rStyle w:val="Hyperlink"/>
              </w:rPr>
              <w:t>D.2.2. Credit Card Orders</w:t>
            </w:r>
            <w:r w:rsidR="006F1E94">
              <w:rPr>
                <w:webHidden/>
              </w:rPr>
              <w:tab/>
            </w:r>
            <w:r>
              <w:rPr>
                <w:webHidden/>
              </w:rPr>
              <w:fldChar w:fldCharType="begin"/>
            </w:r>
            <w:r w:rsidR="006F1E94">
              <w:rPr>
                <w:webHidden/>
              </w:rPr>
              <w:instrText xml:space="preserve"> PAGEREF _Toc370288400 \h </w:instrText>
            </w:r>
            <w:r>
              <w:rPr>
                <w:webHidden/>
              </w:rPr>
            </w:r>
            <w:r>
              <w:rPr>
                <w:webHidden/>
              </w:rPr>
              <w:fldChar w:fldCharType="separate"/>
            </w:r>
            <w:r w:rsidR="006F1E94">
              <w:rPr>
                <w:webHidden/>
              </w:rPr>
              <w:t>119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401" w:history="1">
            <w:r w:rsidR="006F1E94" w:rsidRPr="00FE5242">
              <w:rPr>
                <w:rStyle w:val="Hyperlink"/>
              </w:rPr>
              <w:t>D.3. CLIN Verification Reports</w:t>
            </w:r>
            <w:r w:rsidR="006F1E94">
              <w:rPr>
                <w:webHidden/>
              </w:rPr>
              <w:tab/>
            </w:r>
            <w:r>
              <w:rPr>
                <w:webHidden/>
              </w:rPr>
              <w:fldChar w:fldCharType="begin"/>
            </w:r>
            <w:r w:rsidR="006F1E94">
              <w:rPr>
                <w:webHidden/>
              </w:rPr>
              <w:instrText xml:space="preserve"> PAGEREF _Toc370288401 \h </w:instrText>
            </w:r>
            <w:r>
              <w:rPr>
                <w:webHidden/>
              </w:rPr>
            </w:r>
            <w:r>
              <w:rPr>
                <w:webHidden/>
              </w:rPr>
              <w:fldChar w:fldCharType="separate"/>
            </w:r>
            <w:r w:rsidR="006F1E94">
              <w:rPr>
                <w:webHidden/>
              </w:rPr>
              <w:t>119</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402" w:history="1">
            <w:r w:rsidR="006F1E94" w:rsidRPr="00FE5242">
              <w:rPr>
                <w:rStyle w:val="Hyperlink"/>
              </w:rPr>
              <w:t>D.4. Technology Refreshment Requests</w:t>
            </w:r>
            <w:r w:rsidR="006F1E94">
              <w:rPr>
                <w:webHidden/>
              </w:rPr>
              <w:tab/>
            </w:r>
            <w:r>
              <w:rPr>
                <w:webHidden/>
              </w:rPr>
              <w:fldChar w:fldCharType="begin"/>
            </w:r>
            <w:r w:rsidR="006F1E94">
              <w:rPr>
                <w:webHidden/>
              </w:rPr>
              <w:instrText xml:space="preserve"> PAGEREF _Toc370288402 \h </w:instrText>
            </w:r>
            <w:r>
              <w:rPr>
                <w:webHidden/>
              </w:rPr>
            </w:r>
            <w:r>
              <w:rPr>
                <w:webHidden/>
              </w:rPr>
              <w:fldChar w:fldCharType="separate"/>
            </w:r>
            <w:r w:rsidR="006F1E94">
              <w:rPr>
                <w:webHidden/>
              </w:rPr>
              <w:t>120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03" w:history="1">
            <w:r w:rsidR="006F1E94" w:rsidRPr="00FE5242">
              <w:rPr>
                <w:rStyle w:val="Hyperlink"/>
              </w:rPr>
              <w:t>D.4.1 Manufacturer Request</w:t>
            </w:r>
            <w:r w:rsidR="006F1E94">
              <w:rPr>
                <w:webHidden/>
              </w:rPr>
              <w:tab/>
            </w:r>
            <w:r>
              <w:rPr>
                <w:webHidden/>
              </w:rPr>
              <w:fldChar w:fldCharType="begin"/>
            </w:r>
            <w:r w:rsidR="006F1E94">
              <w:rPr>
                <w:webHidden/>
              </w:rPr>
              <w:instrText xml:space="preserve"> PAGEREF _Toc370288403 \h </w:instrText>
            </w:r>
            <w:r>
              <w:rPr>
                <w:webHidden/>
              </w:rPr>
            </w:r>
            <w:r>
              <w:rPr>
                <w:webHidden/>
              </w:rPr>
              <w:fldChar w:fldCharType="separate"/>
            </w:r>
            <w:r w:rsidR="006F1E94">
              <w:rPr>
                <w:webHidden/>
              </w:rPr>
              <w:t>120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04" w:history="1">
            <w:r w:rsidR="006F1E94" w:rsidRPr="00FE5242">
              <w:rPr>
                <w:rStyle w:val="Hyperlink"/>
              </w:rPr>
              <w:t>D.4.2. Technology Refreshment Request</w:t>
            </w:r>
            <w:r w:rsidR="006F1E94">
              <w:rPr>
                <w:webHidden/>
              </w:rPr>
              <w:tab/>
            </w:r>
            <w:r>
              <w:rPr>
                <w:webHidden/>
              </w:rPr>
              <w:fldChar w:fldCharType="begin"/>
            </w:r>
            <w:r w:rsidR="006F1E94">
              <w:rPr>
                <w:webHidden/>
              </w:rPr>
              <w:instrText xml:space="preserve"> PAGEREF _Toc370288404 \h </w:instrText>
            </w:r>
            <w:r>
              <w:rPr>
                <w:webHidden/>
              </w:rPr>
            </w:r>
            <w:r>
              <w:rPr>
                <w:webHidden/>
              </w:rPr>
              <w:fldChar w:fldCharType="separate"/>
            </w:r>
            <w:r w:rsidR="006F1E94">
              <w:rPr>
                <w:webHidden/>
              </w:rPr>
              <w:t>121</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405" w:history="1">
            <w:r w:rsidR="006F1E94" w:rsidRPr="00FE5242">
              <w:rPr>
                <w:rStyle w:val="Hyperlink"/>
              </w:rPr>
              <w:t>D.5. Order Status Report</w:t>
            </w:r>
            <w:r w:rsidR="006F1E94">
              <w:rPr>
                <w:webHidden/>
              </w:rPr>
              <w:tab/>
            </w:r>
            <w:r>
              <w:rPr>
                <w:webHidden/>
              </w:rPr>
              <w:fldChar w:fldCharType="begin"/>
            </w:r>
            <w:r w:rsidR="006F1E94">
              <w:rPr>
                <w:webHidden/>
              </w:rPr>
              <w:instrText xml:space="preserve"> PAGEREF _Toc370288405 \h </w:instrText>
            </w:r>
            <w:r>
              <w:rPr>
                <w:webHidden/>
              </w:rPr>
            </w:r>
            <w:r>
              <w:rPr>
                <w:webHidden/>
              </w:rPr>
              <w:fldChar w:fldCharType="separate"/>
            </w:r>
            <w:r w:rsidR="006F1E94">
              <w:rPr>
                <w:webHidden/>
              </w:rPr>
              <w:t>121</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406" w:history="1">
            <w:r w:rsidR="006F1E94" w:rsidRPr="00FE5242">
              <w:rPr>
                <w:rStyle w:val="Hyperlink"/>
              </w:rPr>
              <w:t>D.6. Administrative Handling Fee Report</w:t>
            </w:r>
            <w:r w:rsidR="006F1E94">
              <w:rPr>
                <w:webHidden/>
              </w:rPr>
              <w:tab/>
            </w:r>
            <w:r>
              <w:rPr>
                <w:webHidden/>
              </w:rPr>
              <w:fldChar w:fldCharType="begin"/>
            </w:r>
            <w:r w:rsidR="006F1E94">
              <w:rPr>
                <w:webHidden/>
              </w:rPr>
              <w:instrText xml:space="preserve"> PAGEREF _Toc370288406 \h </w:instrText>
            </w:r>
            <w:r>
              <w:rPr>
                <w:webHidden/>
              </w:rPr>
            </w:r>
            <w:r>
              <w:rPr>
                <w:webHidden/>
              </w:rPr>
              <w:fldChar w:fldCharType="separate"/>
            </w:r>
            <w:r w:rsidR="006F1E94">
              <w:rPr>
                <w:webHidden/>
              </w:rPr>
              <w:t>121</w:t>
            </w:r>
            <w:r>
              <w:rPr>
                <w:webHidden/>
              </w:rPr>
              <w:fldChar w:fldCharType="end"/>
            </w:r>
          </w:hyperlink>
        </w:p>
        <w:p w:rsidR="006F1E94" w:rsidRDefault="00C55A31">
          <w:pPr>
            <w:pStyle w:val="TOC2"/>
            <w:rPr>
              <w:rFonts w:asciiTheme="minorHAnsi" w:eastAsiaTheme="minorEastAsia" w:hAnsiTheme="minorHAnsi" w:cstheme="minorBidi"/>
              <w:sz w:val="22"/>
              <w:szCs w:val="22"/>
            </w:rPr>
          </w:pPr>
          <w:hyperlink w:anchor="_Toc370288407" w:history="1">
            <w:r w:rsidR="006F1E94" w:rsidRPr="00FE5242">
              <w:rPr>
                <w:rStyle w:val="Hyperlink"/>
              </w:rPr>
              <w:t>D.7. Order modifications</w:t>
            </w:r>
            <w:r w:rsidR="006F1E94">
              <w:rPr>
                <w:webHidden/>
              </w:rPr>
              <w:tab/>
            </w:r>
            <w:r>
              <w:rPr>
                <w:webHidden/>
              </w:rPr>
              <w:fldChar w:fldCharType="begin"/>
            </w:r>
            <w:r w:rsidR="006F1E94">
              <w:rPr>
                <w:webHidden/>
              </w:rPr>
              <w:instrText xml:space="preserve"> PAGEREF _Toc370288407 \h </w:instrText>
            </w:r>
            <w:r>
              <w:rPr>
                <w:webHidden/>
              </w:rPr>
            </w:r>
            <w:r>
              <w:rPr>
                <w:webHidden/>
              </w:rPr>
              <w:fldChar w:fldCharType="separate"/>
            </w:r>
            <w:r w:rsidR="006F1E94">
              <w:rPr>
                <w:webHidden/>
              </w:rPr>
              <w:t>122</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408" w:history="1">
            <w:r w:rsidR="006F1E94" w:rsidRPr="00FE5242">
              <w:rPr>
                <w:rStyle w:val="Hyperlink"/>
                <w:noProof/>
              </w:rPr>
              <w:t>III. INSTRUCTIONS TO OFFERORS—COMMERCIAL ITEMS (52.212-1) (JUL 2013)</w:t>
            </w:r>
            <w:r w:rsidR="006F1E94">
              <w:rPr>
                <w:noProof/>
                <w:webHidden/>
              </w:rPr>
              <w:tab/>
            </w:r>
            <w:r>
              <w:rPr>
                <w:noProof/>
                <w:webHidden/>
              </w:rPr>
              <w:fldChar w:fldCharType="begin"/>
            </w:r>
            <w:r w:rsidR="006F1E94">
              <w:rPr>
                <w:noProof/>
                <w:webHidden/>
              </w:rPr>
              <w:instrText xml:space="preserve"> PAGEREF _Toc370288408 \h </w:instrText>
            </w:r>
            <w:r>
              <w:rPr>
                <w:noProof/>
                <w:webHidden/>
              </w:rPr>
            </w:r>
            <w:r>
              <w:rPr>
                <w:noProof/>
                <w:webHidden/>
              </w:rPr>
              <w:fldChar w:fldCharType="separate"/>
            </w:r>
            <w:r w:rsidR="006F1E94">
              <w:rPr>
                <w:noProof/>
                <w:webHidden/>
              </w:rPr>
              <w:t>123</w:t>
            </w:r>
            <w:r>
              <w:rPr>
                <w:noProof/>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09" w:history="1">
            <w:r w:rsidR="006F1E94" w:rsidRPr="00FE5242">
              <w:rPr>
                <w:rStyle w:val="Hyperlink"/>
              </w:rPr>
              <w:t>A.3.1. COMMUNICATIONS REGARDING THIS SOLICITATION (GSFC 52.215-96) (AUG 2000)</w:t>
            </w:r>
            <w:r w:rsidR="006F1E94">
              <w:rPr>
                <w:webHidden/>
              </w:rPr>
              <w:tab/>
            </w:r>
            <w:r>
              <w:rPr>
                <w:webHidden/>
              </w:rPr>
              <w:fldChar w:fldCharType="begin"/>
            </w:r>
            <w:r w:rsidR="006F1E94">
              <w:rPr>
                <w:webHidden/>
              </w:rPr>
              <w:instrText xml:space="preserve"> PAGEREF _Toc370288409 \h </w:instrText>
            </w:r>
            <w:r>
              <w:rPr>
                <w:webHidden/>
              </w:rPr>
            </w:r>
            <w:r>
              <w:rPr>
                <w:webHidden/>
              </w:rPr>
              <w:fldChar w:fldCharType="separate"/>
            </w:r>
            <w:r w:rsidR="006F1E94">
              <w:rPr>
                <w:webHidden/>
              </w:rPr>
              <w:t>125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0" w:history="1">
            <w:r w:rsidR="006F1E94" w:rsidRPr="00FE5242">
              <w:rPr>
                <w:rStyle w:val="Hyperlink"/>
              </w:rPr>
              <w:t>A.3.2. OFFER ACCEPTANCE PERIOD</w:t>
            </w:r>
            <w:r w:rsidR="006F1E94">
              <w:rPr>
                <w:webHidden/>
              </w:rPr>
              <w:tab/>
            </w:r>
            <w:r>
              <w:rPr>
                <w:webHidden/>
              </w:rPr>
              <w:fldChar w:fldCharType="begin"/>
            </w:r>
            <w:r w:rsidR="006F1E94">
              <w:rPr>
                <w:webHidden/>
              </w:rPr>
              <w:instrText xml:space="preserve"> PAGEREF _Toc370288410 \h </w:instrText>
            </w:r>
            <w:r>
              <w:rPr>
                <w:webHidden/>
              </w:rPr>
            </w:r>
            <w:r>
              <w:rPr>
                <w:webHidden/>
              </w:rPr>
              <w:fldChar w:fldCharType="separate"/>
            </w:r>
            <w:r w:rsidR="006F1E94">
              <w:rPr>
                <w:webHidden/>
              </w:rPr>
              <w:t>126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1" w:history="1">
            <w:r w:rsidR="006F1E94" w:rsidRPr="00FE5242">
              <w:rPr>
                <w:rStyle w:val="Hyperlink"/>
              </w:rPr>
              <w:t>A.3.3. TYPE OF CONTRACT (52.216-1) (APR 1984)</w:t>
            </w:r>
            <w:r w:rsidR="006F1E94">
              <w:rPr>
                <w:webHidden/>
              </w:rPr>
              <w:tab/>
            </w:r>
            <w:r>
              <w:rPr>
                <w:webHidden/>
              </w:rPr>
              <w:fldChar w:fldCharType="begin"/>
            </w:r>
            <w:r w:rsidR="006F1E94">
              <w:rPr>
                <w:webHidden/>
              </w:rPr>
              <w:instrText xml:space="preserve"> PAGEREF _Toc370288411 \h </w:instrText>
            </w:r>
            <w:r>
              <w:rPr>
                <w:webHidden/>
              </w:rPr>
            </w:r>
            <w:r>
              <w:rPr>
                <w:webHidden/>
              </w:rPr>
              <w:fldChar w:fldCharType="separate"/>
            </w:r>
            <w:r w:rsidR="006F1E94">
              <w:rPr>
                <w:webHidden/>
              </w:rPr>
              <w:t>126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2" w:history="1">
            <w:r w:rsidR="006F1E94" w:rsidRPr="00FE5242">
              <w:rPr>
                <w:rStyle w:val="Hyperlink"/>
              </w:rPr>
              <w:t>A.3.4 SERVICE OF PROTEST (52.233</w:t>
            </w:r>
            <w:r w:rsidR="006F1E94" w:rsidRPr="00FE5242">
              <w:rPr>
                <w:rStyle w:val="Hyperlink"/>
              </w:rPr>
              <w:noBreakHyphen/>
              <w:t>2) (SEP 2006)</w:t>
            </w:r>
            <w:r w:rsidR="006F1E94">
              <w:rPr>
                <w:webHidden/>
              </w:rPr>
              <w:tab/>
            </w:r>
            <w:r>
              <w:rPr>
                <w:webHidden/>
              </w:rPr>
              <w:fldChar w:fldCharType="begin"/>
            </w:r>
            <w:r w:rsidR="006F1E94">
              <w:rPr>
                <w:webHidden/>
              </w:rPr>
              <w:instrText xml:space="preserve"> PAGEREF _Toc370288412 \h </w:instrText>
            </w:r>
            <w:r>
              <w:rPr>
                <w:webHidden/>
              </w:rPr>
            </w:r>
            <w:r>
              <w:rPr>
                <w:webHidden/>
              </w:rPr>
              <w:fldChar w:fldCharType="separate"/>
            </w:r>
            <w:r w:rsidR="006F1E94">
              <w:rPr>
                <w:webHidden/>
              </w:rPr>
              <w:t>126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3" w:history="1">
            <w:r w:rsidR="006F1E94" w:rsidRPr="00FE5242">
              <w:rPr>
                <w:rStyle w:val="Hyperlink"/>
              </w:rPr>
              <w:t>A.3.5. PROPOSALS REQUESTED</w:t>
            </w:r>
            <w:r w:rsidR="006F1E94">
              <w:rPr>
                <w:webHidden/>
              </w:rPr>
              <w:tab/>
            </w:r>
            <w:r>
              <w:rPr>
                <w:webHidden/>
              </w:rPr>
              <w:fldChar w:fldCharType="begin"/>
            </w:r>
            <w:r w:rsidR="006F1E94">
              <w:rPr>
                <w:webHidden/>
              </w:rPr>
              <w:instrText xml:space="preserve"> PAGEREF _Toc370288413 \h </w:instrText>
            </w:r>
            <w:r>
              <w:rPr>
                <w:webHidden/>
              </w:rPr>
            </w:r>
            <w:r>
              <w:rPr>
                <w:webHidden/>
              </w:rPr>
              <w:fldChar w:fldCharType="separate"/>
            </w:r>
            <w:r w:rsidR="006F1E94">
              <w:rPr>
                <w:webHidden/>
              </w:rPr>
              <w:t>126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4" w:history="1">
            <w:r w:rsidR="006F1E94" w:rsidRPr="00FE5242">
              <w:rPr>
                <w:rStyle w:val="Hyperlink"/>
              </w:rPr>
              <w:t>A.3.6. PROPOSAL PREPARATION—GENERAL INSTRUCTIONS</w:t>
            </w:r>
            <w:r w:rsidR="006F1E94">
              <w:rPr>
                <w:webHidden/>
              </w:rPr>
              <w:tab/>
            </w:r>
            <w:r>
              <w:rPr>
                <w:webHidden/>
              </w:rPr>
              <w:fldChar w:fldCharType="begin"/>
            </w:r>
            <w:r w:rsidR="006F1E94">
              <w:rPr>
                <w:webHidden/>
              </w:rPr>
              <w:instrText xml:space="preserve"> PAGEREF _Toc370288414 \h </w:instrText>
            </w:r>
            <w:r>
              <w:rPr>
                <w:webHidden/>
              </w:rPr>
            </w:r>
            <w:r>
              <w:rPr>
                <w:webHidden/>
              </w:rPr>
              <w:fldChar w:fldCharType="separate"/>
            </w:r>
            <w:r w:rsidR="006F1E94">
              <w:rPr>
                <w:webHidden/>
              </w:rPr>
              <w:t>127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5" w:history="1">
            <w:r w:rsidR="006F1E94" w:rsidRPr="00FE5242">
              <w:rPr>
                <w:rStyle w:val="Hyperlink"/>
              </w:rPr>
              <w:t>A.3.7. PROPOSAL VOLUMES</w:t>
            </w:r>
            <w:r w:rsidR="006F1E94">
              <w:rPr>
                <w:webHidden/>
              </w:rPr>
              <w:tab/>
            </w:r>
            <w:r>
              <w:rPr>
                <w:webHidden/>
              </w:rPr>
              <w:fldChar w:fldCharType="begin"/>
            </w:r>
            <w:r w:rsidR="006F1E94">
              <w:rPr>
                <w:webHidden/>
              </w:rPr>
              <w:instrText xml:space="preserve"> PAGEREF _Toc370288415 \h </w:instrText>
            </w:r>
            <w:r>
              <w:rPr>
                <w:webHidden/>
              </w:rPr>
            </w:r>
            <w:r>
              <w:rPr>
                <w:webHidden/>
              </w:rPr>
              <w:fldChar w:fldCharType="separate"/>
            </w:r>
            <w:r w:rsidR="006F1E94">
              <w:rPr>
                <w:webHidden/>
              </w:rPr>
              <w:t>129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6" w:history="1">
            <w:r w:rsidR="006F1E94" w:rsidRPr="00FE5242">
              <w:rPr>
                <w:rStyle w:val="Hyperlink"/>
              </w:rPr>
              <w:t>A.3.8. INSTRUCTIONS FOR OFFER VOLUME INCLUDING EXECUTED STANDARD FORM 1449, AND REPRESENTATIONS AND CERTIFICATIONS</w:t>
            </w:r>
            <w:r w:rsidR="006F1E94">
              <w:rPr>
                <w:webHidden/>
              </w:rPr>
              <w:tab/>
            </w:r>
            <w:r>
              <w:rPr>
                <w:webHidden/>
              </w:rPr>
              <w:fldChar w:fldCharType="begin"/>
            </w:r>
            <w:r w:rsidR="006F1E94">
              <w:rPr>
                <w:webHidden/>
              </w:rPr>
              <w:instrText xml:space="preserve"> PAGEREF _Toc370288416 \h </w:instrText>
            </w:r>
            <w:r>
              <w:rPr>
                <w:webHidden/>
              </w:rPr>
            </w:r>
            <w:r>
              <w:rPr>
                <w:webHidden/>
              </w:rPr>
              <w:fldChar w:fldCharType="separate"/>
            </w:r>
            <w:r w:rsidR="006F1E94">
              <w:rPr>
                <w:webHidden/>
              </w:rPr>
              <w:t>129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7" w:history="1">
            <w:r w:rsidR="006F1E94" w:rsidRPr="00FE5242">
              <w:rPr>
                <w:rStyle w:val="Hyperlink"/>
                <w:rFonts w:eastAsia="MS Mincho"/>
              </w:rPr>
              <w:t xml:space="preserve">A.3.9. </w:t>
            </w:r>
            <w:r w:rsidR="006F1E94" w:rsidRPr="00FE5242">
              <w:rPr>
                <w:rStyle w:val="Hyperlink"/>
              </w:rPr>
              <w:t>SUMMARY OF EXCEPTIONS</w:t>
            </w:r>
            <w:r w:rsidR="006F1E94">
              <w:rPr>
                <w:webHidden/>
              </w:rPr>
              <w:tab/>
            </w:r>
            <w:r>
              <w:rPr>
                <w:webHidden/>
              </w:rPr>
              <w:fldChar w:fldCharType="begin"/>
            </w:r>
            <w:r w:rsidR="006F1E94">
              <w:rPr>
                <w:webHidden/>
              </w:rPr>
              <w:instrText xml:space="preserve"> PAGEREF _Toc370288417 \h </w:instrText>
            </w:r>
            <w:r>
              <w:rPr>
                <w:webHidden/>
              </w:rPr>
            </w:r>
            <w:r>
              <w:rPr>
                <w:webHidden/>
              </w:rPr>
              <w:fldChar w:fldCharType="separate"/>
            </w:r>
            <w:r w:rsidR="006F1E94">
              <w:rPr>
                <w:webHidden/>
              </w:rPr>
              <w:t>130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8" w:history="1">
            <w:r w:rsidR="006F1E94" w:rsidRPr="00FE5242">
              <w:rPr>
                <w:rStyle w:val="Hyperlink"/>
                <w:rFonts w:eastAsia="MS Mincho"/>
              </w:rPr>
              <w:t>A.3.10. GENERAL MANAGEMENT/TECHNICAL APPROACH PROPOSAL INSTRUCTIONS</w:t>
            </w:r>
            <w:r w:rsidR="006F1E94">
              <w:rPr>
                <w:webHidden/>
              </w:rPr>
              <w:tab/>
            </w:r>
            <w:r>
              <w:rPr>
                <w:webHidden/>
              </w:rPr>
              <w:fldChar w:fldCharType="begin"/>
            </w:r>
            <w:r w:rsidR="006F1E94">
              <w:rPr>
                <w:webHidden/>
              </w:rPr>
              <w:instrText xml:space="preserve"> PAGEREF _Toc370288418 \h </w:instrText>
            </w:r>
            <w:r>
              <w:rPr>
                <w:webHidden/>
              </w:rPr>
            </w:r>
            <w:r>
              <w:rPr>
                <w:webHidden/>
              </w:rPr>
              <w:fldChar w:fldCharType="separate"/>
            </w:r>
            <w:r w:rsidR="006F1E94">
              <w:rPr>
                <w:webHidden/>
              </w:rPr>
              <w:t>130</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19" w:history="1">
            <w:r w:rsidR="006F1E94" w:rsidRPr="00FE5242">
              <w:rPr>
                <w:rStyle w:val="Hyperlink"/>
                <w:rFonts w:eastAsia="MS Mincho"/>
              </w:rPr>
              <w:t>A.3.11. COMPLIANCE WITH MINIMUM MANDATORY SPECIFICATIONS (Tab 1)</w:t>
            </w:r>
            <w:r w:rsidR="006F1E94">
              <w:rPr>
                <w:webHidden/>
              </w:rPr>
              <w:tab/>
            </w:r>
            <w:r>
              <w:rPr>
                <w:webHidden/>
              </w:rPr>
              <w:fldChar w:fldCharType="begin"/>
            </w:r>
            <w:r w:rsidR="006F1E94">
              <w:rPr>
                <w:webHidden/>
              </w:rPr>
              <w:instrText xml:space="preserve"> PAGEREF _Toc370288419 \h </w:instrText>
            </w:r>
            <w:r>
              <w:rPr>
                <w:webHidden/>
              </w:rPr>
            </w:r>
            <w:r>
              <w:rPr>
                <w:webHidden/>
              </w:rPr>
              <w:fldChar w:fldCharType="separate"/>
            </w:r>
            <w:r w:rsidR="006F1E94">
              <w:rPr>
                <w:webHidden/>
              </w:rPr>
              <w:t>131</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20" w:history="1">
            <w:r w:rsidR="006F1E94" w:rsidRPr="00FE5242">
              <w:rPr>
                <w:rStyle w:val="Hyperlink"/>
                <w:rFonts w:eastAsia="MS Mincho"/>
              </w:rPr>
              <w:t>A.3.12. MANAGEMENT/TECHNICAL APPROACH PROPOSAL SUBFACTORS (Tab's 2-8)</w:t>
            </w:r>
            <w:r w:rsidR="006F1E94">
              <w:rPr>
                <w:webHidden/>
              </w:rPr>
              <w:tab/>
            </w:r>
            <w:r>
              <w:rPr>
                <w:webHidden/>
              </w:rPr>
              <w:fldChar w:fldCharType="begin"/>
            </w:r>
            <w:r w:rsidR="006F1E94">
              <w:rPr>
                <w:webHidden/>
              </w:rPr>
              <w:instrText xml:space="preserve"> PAGEREF _Toc370288420 \h </w:instrText>
            </w:r>
            <w:r>
              <w:rPr>
                <w:webHidden/>
              </w:rPr>
            </w:r>
            <w:r>
              <w:rPr>
                <w:webHidden/>
              </w:rPr>
              <w:fldChar w:fldCharType="separate"/>
            </w:r>
            <w:r w:rsidR="006F1E94">
              <w:rPr>
                <w:webHidden/>
              </w:rPr>
              <w:t>132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21" w:history="1">
            <w:r w:rsidR="006F1E94" w:rsidRPr="00FE5242">
              <w:rPr>
                <w:rStyle w:val="Hyperlink"/>
              </w:rPr>
              <w:t>A.3.13. PAST PERFORMANCE VOLUME</w:t>
            </w:r>
            <w:r w:rsidR="006F1E94">
              <w:rPr>
                <w:webHidden/>
              </w:rPr>
              <w:tab/>
            </w:r>
            <w:r>
              <w:rPr>
                <w:webHidden/>
              </w:rPr>
              <w:fldChar w:fldCharType="begin"/>
            </w:r>
            <w:r w:rsidR="006F1E94">
              <w:rPr>
                <w:webHidden/>
              </w:rPr>
              <w:instrText xml:space="preserve"> PAGEREF _Toc370288421 \h </w:instrText>
            </w:r>
            <w:r>
              <w:rPr>
                <w:webHidden/>
              </w:rPr>
            </w:r>
            <w:r>
              <w:rPr>
                <w:webHidden/>
              </w:rPr>
              <w:fldChar w:fldCharType="separate"/>
            </w:r>
            <w:r w:rsidR="006F1E94">
              <w:rPr>
                <w:webHidden/>
              </w:rPr>
              <w:t>136</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22" w:history="1">
            <w:r w:rsidR="006F1E94" w:rsidRPr="00FE5242">
              <w:rPr>
                <w:rStyle w:val="Hyperlink"/>
              </w:rPr>
              <w:t>A.3.14. INSTRUCTIONS FOR PRICE PROPOSAL VOLUME</w:t>
            </w:r>
            <w:r w:rsidR="006F1E94">
              <w:rPr>
                <w:webHidden/>
              </w:rPr>
              <w:tab/>
            </w:r>
            <w:r>
              <w:rPr>
                <w:webHidden/>
              </w:rPr>
              <w:fldChar w:fldCharType="begin"/>
            </w:r>
            <w:r w:rsidR="006F1E94">
              <w:rPr>
                <w:webHidden/>
              </w:rPr>
              <w:instrText xml:space="preserve"> PAGEREF _Toc370288422 \h </w:instrText>
            </w:r>
            <w:r>
              <w:rPr>
                <w:webHidden/>
              </w:rPr>
            </w:r>
            <w:r>
              <w:rPr>
                <w:webHidden/>
              </w:rPr>
              <w:fldChar w:fldCharType="separate"/>
            </w:r>
            <w:r w:rsidR="006F1E94">
              <w:rPr>
                <w:webHidden/>
              </w:rPr>
              <w:t>137</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23" w:history="1">
            <w:r w:rsidR="006F1E94" w:rsidRPr="00FE5242">
              <w:rPr>
                <w:rStyle w:val="Hyperlink"/>
              </w:rPr>
              <w:t>A.3.15 PRICING EXHIBITS</w:t>
            </w:r>
            <w:r w:rsidR="006F1E94">
              <w:rPr>
                <w:webHidden/>
              </w:rPr>
              <w:tab/>
            </w:r>
            <w:r>
              <w:rPr>
                <w:webHidden/>
              </w:rPr>
              <w:fldChar w:fldCharType="begin"/>
            </w:r>
            <w:r w:rsidR="006F1E94">
              <w:rPr>
                <w:webHidden/>
              </w:rPr>
              <w:instrText xml:space="preserve"> PAGEREF _Toc370288423 \h </w:instrText>
            </w:r>
            <w:r>
              <w:rPr>
                <w:webHidden/>
              </w:rPr>
            </w:r>
            <w:r>
              <w:rPr>
                <w:webHidden/>
              </w:rPr>
              <w:fldChar w:fldCharType="separate"/>
            </w:r>
            <w:r w:rsidR="006F1E94">
              <w:rPr>
                <w:webHidden/>
              </w:rPr>
              <w:t>139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24" w:history="1">
            <w:r w:rsidR="006F1E94" w:rsidRPr="00FE5242">
              <w:rPr>
                <w:rStyle w:val="Hyperlink"/>
              </w:rPr>
              <w:t>A.3.16. PROPOSAL MARKING AND DELIVERY</w:t>
            </w:r>
            <w:r w:rsidR="006F1E94">
              <w:rPr>
                <w:webHidden/>
              </w:rPr>
              <w:tab/>
            </w:r>
            <w:r>
              <w:rPr>
                <w:webHidden/>
              </w:rPr>
              <w:fldChar w:fldCharType="begin"/>
            </w:r>
            <w:r w:rsidR="006F1E94">
              <w:rPr>
                <w:webHidden/>
              </w:rPr>
              <w:instrText xml:space="preserve"> PAGEREF _Toc370288424 \h </w:instrText>
            </w:r>
            <w:r>
              <w:rPr>
                <w:webHidden/>
              </w:rPr>
            </w:r>
            <w:r>
              <w:rPr>
                <w:webHidden/>
              </w:rPr>
              <w:fldChar w:fldCharType="separate"/>
            </w:r>
            <w:r w:rsidR="006F1E94">
              <w:rPr>
                <w:webHidden/>
              </w:rPr>
              <w:t>142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25" w:history="1">
            <w:r w:rsidR="006F1E94" w:rsidRPr="00FE5242">
              <w:rPr>
                <w:rStyle w:val="Hyperlink"/>
              </w:rPr>
              <w:t>A.3.17. LIST OF EXHIBITS</w:t>
            </w:r>
            <w:r w:rsidR="006F1E94">
              <w:rPr>
                <w:webHidden/>
              </w:rPr>
              <w:tab/>
            </w:r>
            <w:r>
              <w:rPr>
                <w:webHidden/>
              </w:rPr>
              <w:fldChar w:fldCharType="begin"/>
            </w:r>
            <w:r w:rsidR="006F1E94">
              <w:rPr>
                <w:webHidden/>
              </w:rPr>
              <w:instrText xml:space="preserve"> PAGEREF _Toc370288425 \h </w:instrText>
            </w:r>
            <w:r>
              <w:rPr>
                <w:webHidden/>
              </w:rPr>
            </w:r>
            <w:r>
              <w:rPr>
                <w:webHidden/>
              </w:rPr>
              <w:fldChar w:fldCharType="separate"/>
            </w:r>
            <w:r w:rsidR="006F1E94">
              <w:rPr>
                <w:webHidden/>
              </w:rPr>
              <w:t>142</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26" w:history="1">
            <w:r w:rsidR="006F1E94" w:rsidRPr="00FE5242">
              <w:rPr>
                <w:rStyle w:val="Hyperlink"/>
              </w:rPr>
              <w:t>A.3.18. SINGLE OR MULTIPLE AWARDS (52.216-27) (OCT 1995)</w:t>
            </w:r>
            <w:r w:rsidR="006F1E94">
              <w:rPr>
                <w:webHidden/>
              </w:rPr>
              <w:tab/>
            </w:r>
            <w:r>
              <w:rPr>
                <w:webHidden/>
              </w:rPr>
              <w:fldChar w:fldCharType="begin"/>
            </w:r>
            <w:r w:rsidR="006F1E94">
              <w:rPr>
                <w:webHidden/>
              </w:rPr>
              <w:instrText xml:space="preserve"> PAGEREF _Toc370288426 \h </w:instrText>
            </w:r>
            <w:r>
              <w:rPr>
                <w:webHidden/>
              </w:rPr>
            </w:r>
            <w:r>
              <w:rPr>
                <w:webHidden/>
              </w:rPr>
              <w:fldChar w:fldCharType="separate"/>
            </w:r>
            <w:r w:rsidR="006F1E94">
              <w:rPr>
                <w:webHidden/>
              </w:rPr>
              <w:t>143</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427" w:history="1">
            <w:r w:rsidR="006F1E94" w:rsidRPr="00FE5242">
              <w:rPr>
                <w:rStyle w:val="Hyperlink"/>
                <w:noProof/>
              </w:rPr>
              <w:t>IV.  EVALUATION-COMMERCIAL ITEMS (52.212-2) (JAN 1999)(Modified)</w:t>
            </w:r>
            <w:r w:rsidR="006F1E94">
              <w:rPr>
                <w:noProof/>
                <w:webHidden/>
              </w:rPr>
              <w:tab/>
            </w:r>
            <w:r>
              <w:rPr>
                <w:noProof/>
                <w:webHidden/>
              </w:rPr>
              <w:fldChar w:fldCharType="begin"/>
            </w:r>
            <w:r w:rsidR="006F1E94">
              <w:rPr>
                <w:noProof/>
                <w:webHidden/>
              </w:rPr>
              <w:instrText xml:space="preserve"> PAGEREF _Toc370288427 \h </w:instrText>
            </w:r>
            <w:r>
              <w:rPr>
                <w:noProof/>
                <w:webHidden/>
              </w:rPr>
            </w:r>
            <w:r>
              <w:rPr>
                <w:noProof/>
                <w:webHidden/>
              </w:rPr>
              <w:fldChar w:fldCharType="separate"/>
            </w:r>
            <w:r w:rsidR="006F1E94">
              <w:rPr>
                <w:noProof/>
                <w:webHidden/>
              </w:rPr>
              <w:t>144</w:t>
            </w:r>
            <w:r>
              <w:rPr>
                <w:noProof/>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28" w:history="1">
            <w:r w:rsidR="006F1E94" w:rsidRPr="00FE5242">
              <w:rPr>
                <w:rStyle w:val="Hyperlink"/>
              </w:rPr>
              <w:t>A.4.1. EVALUATION PROCEDURES AND FACTORS- GENERAL</w:t>
            </w:r>
            <w:r w:rsidR="006F1E94">
              <w:rPr>
                <w:webHidden/>
              </w:rPr>
              <w:tab/>
            </w:r>
            <w:r>
              <w:rPr>
                <w:webHidden/>
              </w:rPr>
              <w:fldChar w:fldCharType="begin"/>
            </w:r>
            <w:r w:rsidR="006F1E94">
              <w:rPr>
                <w:webHidden/>
              </w:rPr>
              <w:instrText xml:space="preserve"> PAGEREF _Toc370288428 \h </w:instrText>
            </w:r>
            <w:r>
              <w:rPr>
                <w:webHidden/>
              </w:rPr>
            </w:r>
            <w:r>
              <w:rPr>
                <w:webHidden/>
              </w:rPr>
              <w:fldChar w:fldCharType="separate"/>
            </w:r>
            <w:r w:rsidR="006F1E94">
              <w:rPr>
                <w:webHidden/>
              </w:rPr>
              <w:t>144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29" w:history="1">
            <w:r w:rsidR="006F1E94" w:rsidRPr="00FE5242">
              <w:rPr>
                <w:rStyle w:val="Hyperlink"/>
              </w:rPr>
              <w:t>A.4.2. COMPLIANCE WITH MINIMUM MANDATORY SPECIFICATIONS</w:t>
            </w:r>
            <w:r w:rsidR="006F1E94">
              <w:rPr>
                <w:webHidden/>
              </w:rPr>
              <w:tab/>
            </w:r>
            <w:r>
              <w:rPr>
                <w:webHidden/>
              </w:rPr>
              <w:fldChar w:fldCharType="begin"/>
            </w:r>
            <w:r w:rsidR="006F1E94">
              <w:rPr>
                <w:webHidden/>
              </w:rPr>
              <w:instrText xml:space="preserve"> PAGEREF _Toc370288429 \h </w:instrText>
            </w:r>
            <w:r>
              <w:rPr>
                <w:webHidden/>
              </w:rPr>
            </w:r>
            <w:r>
              <w:rPr>
                <w:webHidden/>
              </w:rPr>
              <w:fldChar w:fldCharType="separate"/>
            </w:r>
            <w:r w:rsidR="006F1E94">
              <w:rPr>
                <w:webHidden/>
              </w:rPr>
              <w:t>144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30" w:history="1">
            <w:r w:rsidR="006F1E94" w:rsidRPr="00FE5242">
              <w:rPr>
                <w:rStyle w:val="Hyperlink"/>
              </w:rPr>
              <w:t>A.4.3. NO EVALUATION OF TRANSPORTATION COSTS 52.247-50 (APR 1984)</w:t>
            </w:r>
            <w:r w:rsidR="006F1E94">
              <w:rPr>
                <w:webHidden/>
              </w:rPr>
              <w:tab/>
            </w:r>
            <w:r>
              <w:rPr>
                <w:webHidden/>
              </w:rPr>
              <w:fldChar w:fldCharType="begin"/>
            </w:r>
            <w:r w:rsidR="006F1E94">
              <w:rPr>
                <w:webHidden/>
              </w:rPr>
              <w:instrText xml:space="preserve"> PAGEREF _Toc370288430 \h </w:instrText>
            </w:r>
            <w:r>
              <w:rPr>
                <w:webHidden/>
              </w:rPr>
            </w:r>
            <w:r>
              <w:rPr>
                <w:webHidden/>
              </w:rPr>
              <w:fldChar w:fldCharType="separate"/>
            </w:r>
            <w:r w:rsidR="006F1E94">
              <w:rPr>
                <w:webHidden/>
              </w:rPr>
              <w:t>144</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31" w:history="1">
            <w:r w:rsidR="006F1E94" w:rsidRPr="00FE5242">
              <w:rPr>
                <w:rStyle w:val="Hyperlink"/>
              </w:rPr>
              <w:t>A.4.4. PROSPECTIVE CONTRACTOR RESPONSIBILITY</w:t>
            </w:r>
            <w:r w:rsidR="006F1E94">
              <w:rPr>
                <w:webHidden/>
              </w:rPr>
              <w:tab/>
            </w:r>
            <w:r>
              <w:rPr>
                <w:webHidden/>
              </w:rPr>
              <w:fldChar w:fldCharType="begin"/>
            </w:r>
            <w:r w:rsidR="006F1E94">
              <w:rPr>
                <w:webHidden/>
              </w:rPr>
              <w:instrText xml:space="preserve"> PAGEREF _Toc370288431 \h </w:instrText>
            </w:r>
            <w:r>
              <w:rPr>
                <w:webHidden/>
              </w:rPr>
            </w:r>
            <w:r>
              <w:rPr>
                <w:webHidden/>
              </w:rPr>
              <w:fldChar w:fldCharType="separate"/>
            </w:r>
            <w:r w:rsidR="006F1E94">
              <w:rPr>
                <w:webHidden/>
              </w:rPr>
              <w:t>145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32" w:history="1">
            <w:r w:rsidR="006F1E94" w:rsidRPr="00FE5242">
              <w:rPr>
                <w:rStyle w:val="Hyperlink"/>
              </w:rPr>
              <w:t>A.4.5. PROMPT PAYMENT DISCOUNTS</w:t>
            </w:r>
            <w:r w:rsidR="006F1E94">
              <w:rPr>
                <w:webHidden/>
              </w:rPr>
              <w:tab/>
            </w:r>
            <w:r>
              <w:rPr>
                <w:webHidden/>
              </w:rPr>
              <w:fldChar w:fldCharType="begin"/>
            </w:r>
            <w:r w:rsidR="006F1E94">
              <w:rPr>
                <w:webHidden/>
              </w:rPr>
              <w:instrText xml:space="preserve"> PAGEREF _Toc370288432 \h </w:instrText>
            </w:r>
            <w:r>
              <w:rPr>
                <w:webHidden/>
              </w:rPr>
            </w:r>
            <w:r>
              <w:rPr>
                <w:webHidden/>
              </w:rPr>
              <w:fldChar w:fldCharType="separate"/>
            </w:r>
            <w:r w:rsidR="006F1E94">
              <w:rPr>
                <w:webHidden/>
              </w:rPr>
              <w:t>145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33" w:history="1">
            <w:r w:rsidR="006F1E94" w:rsidRPr="00FE5242">
              <w:rPr>
                <w:rStyle w:val="Hyperlink"/>
              </w:rPr>
              <w:t>A.4.6. MANAGEMENT/TECHNICAL APPROACH EVALUATION FACTORS</w:t>
            </w:r>
            <w:r w:rsidR="006F1E94">
              <w:rPr>
                <w:webHidden/>
              </w:rPr>
              <w:tab/>
            </w:r>
            <w:r>
              <w:rPr>
                <w:webHidden/>
              </w:rPr>
              <w:fldChar w:fldCharType="begin"/>
            </w:r>
            <w:r w:rsidR="006F1E94">
              <w:rPr>
                <w:webHidden/>
              </w:rPr>
              <w:instrText xml:space="preserve"> PAGEREF _Toc370288433 \h </w:instrText>
            </w:r>
            <w:r>
              <w:rPr>
                <w:webHidden/>
              </w:rPr>
            </w:r>
            <w:r>
              <w:rPr>
                <w:webHidden/>
              </w:rPr>
              <w:fldChar w:fldCharType="separate"/>
            </w:r>
            <w:r w:rsidR="006F1E94">
              <w:rPr>
                <w:webHidden/>
              </w:rPr>
              <w:t>145</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34" w:history="1">
            <w:r w:rsidR="006F1E94" w:rsidRPr="00FE5242">
              <w:rPr>
                <w:rStyle w:val="Hyperlink"/>
              </w:rPr>
              <w:t>A.4.7. PAST PERFORMANCE EVALUATION</w:t>
            </w:r>
            <w:r w:rsidR="006F1E94">
              <w:rPr>
                <w:webHidden/>
              </w:rPr>
              <w:tab/>
            </w:r>
            <w:r>
              <w:rPr>
                <w:webHidden/>
              </w:rPr>
              <w:fldChar w:fldCharType="begin"/>
            </w:r>
            <w:r w:rsidR="006F1E94">
              <w:rPr>
                <w:webHidden/>
              </w:rPr>
              <w:instrText xml:space="preserve"> PAGEREF _Toc370288434 \h </w:instrText>
            </w:r>
            <w:r>
              <w:rPr>
                <w:webHidden/>
              </w:rPr>
            </w:r>
            <w:r>
              <w:rPr>
                <w:webHidden/>
              </w:rPr>
              <w:fldChar w:fldCharType="separate"/>
            </w:r>
            <w:r w:rsidR="006F1E94">
              <w:rPr>
                <w:webHidden/>
              </w:rPr>
              <w:t>149</w:t>
            </w:r>
            <w:r>
              <w:rPr>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35" w:history="1">
            <w:r w:rsidR="006F1E94" w:rsidRPr="00FE5242">
              <w:rPr>
                <w:rStyle w:val="Hyperlink"/>
              </w:rPr>
              <w:t>A.4.8. PRICE EVALUATION</w:t>
            </w:r>
            <w:r w:rsidR="006F1E94">
              <w:rPr>
                <w:webHidden/>
              </w:rPr>
              <w:tab/>
            </w:r>
            <w:r>
              <w:rPr>
                <w:webHidden/>
              </w:rPr>
              <w:fldChar w:fldCharType="begin"/>
            </w:r>
            <w:r w:rsidR="006F1E94">
              <w:rPr>
                <w:webHidden/>
              </w:rPr>
              <w:instrText xml:space="preserve"> PAGEREF _Toc370288435 \h </w:instrText>
            </w:r>
            <w:r>
              <w:rPr>
                <w:webHidden/>
              </w:rPr>
            </w:r>
            <w:r>
              <w:rPr>
                <w:webHidden/>
              </w:rPr>
              <w:fldChar w:fldCharType="separate"/>
            </w:r>
            <w:r w:rsidR="006F1E94">
              <w:rPr>
                <w:webHidden/>
              </w:rPr>
              <w:t>149</w:t>
            </w:r>
            <w:r>
              <w:rPr>
                <w:webHidden/>
              </w:rPr>
              <w:fldChar w:fldCharType="end"/>
            </w:r>
          </w:hyperlink>
        </w:p>
        <w:p w:rsidR="006F1E94" w:rsidRDefault="00C55A31">
          <w:pPr>
            <w:pStyle w:val="TOC1"/>
            <w:tabs>
              <w:tab w:val="right" w:leader="dot" w:pos="9350"/>
            </w:tabs>
            <w:rPr>
              <w:rFonts w:asciiTheme="minorHAnsi" w:eastAsiaTheme="minorEastAsia" w:hAnsiTheme="minorHAnsi" w:cstheme="minorBidi"/>
              <w:noProof/>
              <w:sz w:val="22"/>
              <w:szCs w:val="22"/>
            </w:rPr>
          </w:pPr>
          <w:hyperlink w:anchor="_Toc370288436" w:history="1">
            <w:r w:rsidR="006F1E94" w:rsidRPr="00FE5242">
              <w:rPr>
                <w:rStyle w:val="Hyperlink"/>
                <w:noProof/>
              </w:rPr>
              <w:t>V.  OFFEROR REPRESENTATIONS AND CERTIFICATIONS--COMMERCIAL ITEMS (52.212-3) (AUG 2013)--ALTERNATE I (APR 2011)</w:t>
            </w:r>
            <w:r w:rsidR="006F1E94">
              <w:rPr>
                <w:noProof/>
                <w:webHidden/>
              </w:rPr>
              <w:tab/>
            </w:r>
            <w:r>
              <w:rPr>
                <w:noProof/>
                <w:webHidden/>
              </w:rPr>
              <w:fldChar w:fldCharType="begin"/>
            </w:r>
            <w:r w:rsidR="006F1E94">
              <w:rPr>
                <w:noProof/>
                <w:webHidden/>
              </w:rPr>
              <w:instrText xml:space="preserve"> PAGEREF _Toc370288436 \h </w:instrText>
            </w:r>
            <w:r>
              <w:rPr>
                <w:noProof/>
                <w:webHidden/>
              </w:rPr>
            </w:r>
            <w:r>
              <w:rPr>
                <w:noProof/>
                <w:webHidden/>
              </w:rPr>
              <w:fldChar w:fldCharType="separate"/>
            </w:r>
            <w:r w:rsidR="006F1E94">
              <w:rPr>
                <w:noProof/>
                <w:webHidden/>
              </w:rPr>
              <w:t>151</w:t>
            </w:r>
            <w:r>
              <w:rPr>
                <w:noProof/>
                <w:webHidden/>
              </w:rPr>
              <w:fldChar w:fldCharType="end"/>
            </w:r>
          </w:hyperlink>
        </w:p>
        <w:p w:rsidR="006F1E94" w:rsidRDefault="00C55A31">
          <w:pPr>
            <w:pStyle w:val="TOC3"/>
            <w:rPr>
              <w:rFonts w:asciiTheme="minorHAnsi" w:eastAsiaTheme="minorEastAsia" w:hAnsiTheme="minorHAnsi" w:cstheme="minorBidi"/>
              <w:sz w:val="22"/>
              <w:szCs w:val="22"/>
            </w:rPr>
          </w:pPr>
          <w:hyperlink w:anchor="_Toc370288437" w:history="1">
            <w:r w:rsidR="006F1E94" w:rsidRPr="00FE5242">
              <w:rPr>
                <w:rStyle w:val="Hyperlink"/>
              </w:rPr>
              <w:t>A.5.1 INFORMATION TECHNOLOGY SYSTEMS FROM ENTITIES OWNED, DIRECTED OR SUBSIDIZED BY THE PEOPLE’S REPUBLIC OF CHINA 1852.225-73 (JUNE 2013) (DEVIATION)(NASA ORDERS ONLY)</w:t>
            </w:r>
            <w:r w:rsidR="006F1E94">
              <w:rPr>
                <w:webHidden/>
              </w:rPr>
              <w:tab/>
            </w:r>
            <w:r>
              <w:rPr>
                <w:webHidden/>
              </w:rPr>
              <w:fldChar w:fldCharType="begin"/>
            </w:r>
            <w:r w:rsidR="006F1E94">
              <w:rPr>
                <w:webHidden/>
              </w:rPr>
              <w:instrText xml:space="preserve"> PAGEREF _Toc370288437 \h </w:instrText>
            </w:r>
            <w:r>
              <w:rPr>
                <w:webHidden/>
              </w:rPr>
            </w:r>
            <w:r>
              <w:rPr>
                <w:webHidden/>
              </w:rPr>
              <w:fldChar w:fldCharType="separate"/>
            </w:r>
            <w:r w:rsidR="006F1E94">
              <w:rPr>
                <w:webHidden/>
              </w:rPr>
              <w:t>161</w:t>
            </w:r>
            <w:r>
              <w:rPr>
                <w:webHidden/>
              </w:rPr>
              <w:fldChar w:fldCharType="end"/>
            </w:r>
          </w:hyperlink>
        </w:p>
        <w:p w:rsidR="006F1E94" w:rsidRDefault="00C55A31">
          <w:r>
            <w:fldChar w:fldCharType="end"/>
          </w:r>
        </w:p>
      </w:sdtContent>
    </w:sdt>
    <w:p w:rsidR="006F1E94" w:rsidRDefault="006F1E94">
      <w:pPr>
        <w:rPr>
          <w:rFonts w:eastAsia="MS Mincho"/>
          <w:b/>
          <w:noProof/>
        </w:rPr>
      </w:pPr>
      <w:r>
        <w:rPr>
          <w:b/>
        </w:rPr>
        <w:br w:type="page"/>
      </w:r>
    </w:p>
    <w:p w:rsidR="0082794D" w:rsidRPr="00C32362" w:rsidRDefault="0082794D" w:rsidP="00660C78">
      <w:pPr>
        <w:pStyle w:val="TOC5"/>
        <w:rPr>
          <w:b/>
        </w:rPr>
      </w:pPr>
    </w:p>
    <w:p w:rsidR="003C4DA6" w:rsidRPr="00190100" w:rsidRDefault="00B510B4" w:rsidP="00D9231D">
      <w:pPr>
        <w:pStyle w:val="Heading1"/>
        <w:rPr>
          <w:sz w:val="20"/>
          <w:szCs w:val="20"/>
        </w:rPr>
      </w:pPr>
      <w:bookmarkStart w:id="10" w:name="_Toc364329245"/>
      <w:bookmarkStart w:id="11" w:name="_Toc370288209"/>
      <w:r w:rsidRPr="00B510B4">
        <w:rPr>
          <w:sz w:val="20"/>
          <w:szCs w:val="20"/>
        </w:rPr>
        <w:t>I.  CONTRACT TERMS AND CONDITIONS--COMMERCIAL ITEMS (52.212-4) (JUL 2013)</w:t>
      </w:r>
      <w:bookmarkEnd w:id="10"/>
      <w:bookmarkEnd w:id="11"/>
      <w:bookmarkEnd w:id="0"/>
    </w:p>
    <w:p w:rsidR="00407A23" w:rsidRPr="00190100" w:rsidRDefault="00407A23"/>
    <w:p w:rsidR="00F054BA" w:rsidRPr="00F054BA" w:rsidRDefault="00B510B4" w:rsidP="00F054BA">
      <w:pPr>
        <w:pStyle w:val="pbody"/>
        <w:spacing w:line="180" w:lineRule="atLeast"/>
        <w:rPr>
          <w:rFonts w:ascii="Times New Roman" w:hAnsi="Times New Roman" w:cs="Times New Roman"/>
        </w:rPr>
      </w:pPr>
      <w:bookmarkStart w:id="12" w:name="wp1179468"/>
      <w:bookmarkStart w:id="13" w:name="wp1179466"/>
      <w:bookmarkStart w:id="14" w:name="wp1179467"/>
      <w:bookmarkStart w:id="15" w:name="wp1205314"/>
      <w:bookmarkStart w:id="16" w:name="wp1205315"/>
      <w:bookmarkStart w:id="17" w:name="wp1205316"/>
      <w:bookmarkStart w:id="18" w:name="wp1205317"/>
      <w:bookmarkStart w:id="19" w:name="wp1205318"/>
      <w:bookmarkStart w:id="20" w:name="wp1205321"/>
      <w:bookmarkEnd w:id="12"/>
      <w:bookmarkEnd w:id="13"/>
      <w:bookmarkEnd w:id="14"/>
      <w:bookmarkEnd w:id="15"/>
      <w:bookmarkEnd w:id="16"/>
      <w:bookmarkEnd w:id="17"/>
      <w:bookmarkEnd w:id="18"/>
      <w:bookmarkEnd w:id="19"/>
      <w:bookmarkEnd w:id="20"/>
      <w:r w:rsidRPr="00B510B4">
        <w:rPr>
          <w:rFonts w:ascii="Times New Roman" w:hAnsi="Times New Roman" w:cs="Times New Roman"/>
        </w:rPr>
        <w:t xml:space="preserve"> (a)</w:t>
      </w:r>
      <w:r w:rsidRPr="00B510B4">
        <w:rPr>
          <w:rStyle w:val="apple-converted-space"/>
          <w:rFonts w:ascii="Times New Roman" w:hAnsi="Times New Roman"/>
        </w:rPr>
        <w:t> </w:t>
      </w:r>
      <w:r w:rsidRPr="00B510B4">
        <w:rPr>
          <w:rStyle w:val="Emphasis"/>
          <w:rFonts w:ascii="Times New Roman" w:hAnsi="Times New Roman" w:cs="Times New Roman"/>
        </w:rPr>
        <w:t>Inspection/Acceptance</w:t>
      </w:r>
      <w:r w:rsidRPr="00B510B4">
        <w:rPr>
          <w:rFonts w:ascii="Times New Roman" w:hAnsi="Times New Roman" w:cs="Times New Roman"/>
        </w:rPr>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 Within a reasonable time after the defect was discovered or should have been discovered; and</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 Before any substantial change occurs in the condition of the item, unless the change is due to the defect in the item.</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(b)</w:t>
      </w:r>
      <w:r w:rsidRPr="00B510B4">
        <w:rPr>
          <w:rStyle w:val="apple-converted-space"/>
          <w:rFonts w:ascii="Times New Roman" w:hAnsi="Times New Roman"/>
        </w:rPr>
        <w:t> </w:t>
      </w:r>
      <w:r w:rsidRPr="00B510B4">
        <w:rPr>
          <w:rStyle w:val="Emphasis"/>
          <w:rFonts w:ascii="Times New Roman" w:hAnsi="Times New Roman" w:cs="Times New Roman"/>
        </w:rPr>
        <w:t>Assignment</w:t>
      </w:r>
      <w:r w:rsidRPr="00B510B4">
        <w:rPr>
          <w:rFonts w:ascii="Times New Roman" w:hAnsi="Times New Roman" w:cs="Times New Roman"/>
        </w:rPr>
        <w:t>. The Contractor or its assignee may assign its rights to receive payment due as a result of performance of this contract to a bank, trust company, or other financing institution, including any Federal lending agency in accordance with the Assignment of Claims Act (</w:t>
      </w:r>
      <w:hyperlink r:id="rId11" w:history="1">
        <w:r w:rsidRPr="00B510B4">
          <w:rPr>
            <w:rStyle w:val="Hyperlink"/>
            <w:rFonts w:ascii="Times New Roman" w:hAnsi="Times New Roman" w:cs="Times New Roman"/>
            <w:color w:val="9999CC"/>
          </w:rPr>
          <w:t>31 U.S.C. 3727</w:t>
        </w:r>
      </w:hyperlink>
      <w:r w:rsidRPr="00B510B4">
        <w:rPr>
          <w:rFonts w:ascii="Times New Roman" w:hAnsi="Times New Roman" w:cs="Times New Roman"/>
        </w:rPr>
        <w:t>). However, when a third party makes payment (</w:t>
      </w:r>
      <w:r w:rsidRPr="00B510B4">
        <w:rPr>
          <w:rStyle w:val="Emphasis"/>
          <w:rFonts w:ascii="Times New Roman" w:hAnsi="Times New Roman" w:cs="Times New Roman"/>
        </w:rPr>
        <w:t>e.g., </w:t>
      </w:r>
      <w:r w:rsidRPr="00B510B4">
        <w:rPr>
          <w:rFonts w:ascii="Times New Roman" w:hAnsi="Times New Roman" w:cs="Times New Roman"/>
        </w:rPr>
        <w:t>use of the Governmentwide commercial purchase card), the Contractor may not assign its rights to receive payment under this contract.</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(c)</w:t>
      </w:r>
      <w:r w:rsidRPr="00B510B4">
        <w:rPr>
          <w:rStyle w:val="apple-converted-space"/>
          <w:rFonts w:ascii="Times New Roman" w:hAnsi="Times New Roman"/>
        </w:rPr>
        <w:t> </w:t>
      </w:r>
      <w:r w:rsidRPr="00B510B4">
        <w:rPr>
          <w:rStyle w:val="Emphasis"/>
          <w:rFonts w:ascii="Times New Roman" w:hAnsi="Times New Roman" w:cs="Times New Roman"/>
        </w:rPr>
        <w:t>Changes</w:t>
      </w:r>
      <w:r w:rsidRPr="00B510B4">
        <w:rPr>
          <w:rFonts w:ascii="Times New Roman" w:hAnsi="Times New Roman" w:cs="Times New Roman"/>
        </w:rPr>
        <w:t>. Changes in the terms and conditions of this contract may be made only by written agreement of the parties.</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(d)</w:t>
      </w:r>
      <w:r w:rsidRPr="00B510B4">
        <w:rPr>
          <w:rStyle w:val="apple-converted-space"/>
          <w:rFonts w:ascii="Times New Roman" w:hAnsi="Times New Roman"/>
        </w:rPr>
        <w:t> </w:t>
      </w:r>
      <w:r w:rsidRPr="00B510B4">
        <w:rPr>
          <w:rStyle w:val="Emphasis"/>
          <w:rFonts w:ascii="Times New Roman" w:hAnsi="Times New Roman" w:cs="Times New Roman"/>
        </w:rPr>
        <w:t>Disputes</w:t>
      </w:r>
      <w:r w:rsidRPr="00B510B4">
        <w:rPr>
          <w:rFonts w:ascii="Times New Roman" w:hAnsi="Times New Roman" w:cs="Times New Roman"/>
        </w:rPr>
        <w:t>. This contract is subject to the Contract Disputes Act of 1978, as amended (</w:t>
      </w:r>
      <w:hyperlink r:id="rId12" w:history="1">
        <w:r w:rsidRPr="00B510B4">
          <w:rPr>
            <w:rStyle w:val="Hyperlink"/>
            <w:rFonts w:ascii="Times New Roman" w:hAnsi="Times New Roman" w:cs="Times New Roman"/>
            <w:color w:val="9999CC"/>
          </w:rPr>
          <w:t>41 U.S.C. 601-613</w:t>
        </w:r>
      </w:hyperlink>
      <w:r w:rsidRPr="00B510B4">
        <w:rPr>
          <w:rFonts w:ascii="Times New Roman" w:hAnsi="Times New Roman" w:cs="Times New Roman"/>
        </w:rPr>
        <w:t>). Failure of the parties to this contract to reach agreement on any request for equitable adjustment, claim, appeal or action arising under or relating to this contract shall be a dispute to be resolved in accordance with the clause at FAR </w:t>
      </w:r>
      <w:hyperlink r:id="rId13" w:anchor="wp1113304" w:history="1">
        <w:r w:rsidRPr="00B510B4">
          <w:rPr>
            <w:rStyle w:val="Hyperlink"/>
            <w:rFonts w:ascii="Times New Roman" w:hAnsi="Times New Roman" w:cs="Times New Roman"/>
            <w:color w:val="9999CC"/>
          </w:rPr>
          <w:t>52.233-1</w:t>
        </w:r>
      </w:hyperlink>
      <w:r w:rsidRPr="00B510B4">
        <w:rPr>
          <w:rFonts w:ascii="Times New Roman" w:hAnsi="Times New Roman" w:cs="Times New Roman"/>
        </w:rPr>
        <w:t>, Disputes, which is incorporated herein by reference. The Contractor shall proceed diligently with performance of this contract, pending final resolution of any dispute arising under the contract.</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(e)</w:t>
      </w:r>
      <w:r w:rsidRPr="00B510B4">
        <w:rPr>
          <w:rStyle w:val="apple-converted-space"/>
          <w:rFonts w:ascii="Times New Roman" w:hAnsi="Times New Roman"/>
        </w:rPr>
        <w:t> </w:t>
      </w:r>
      <w:r w:rsidRPr="00B510B4">
        <w:rPr>
          <w:rStyle w:val="Emphasis"/>
          <w:rFonts w:ascii="Times New Roman" w:hAnsi="Times New Roman" w:cs="Times New Roman"/>
        </w:rPr>
        <w:t>Definitions</w:t>
      </w:r>
      <w:r w:rsidRPr="00B510B4">
        <w:rPr>
          <w:rFonts w:ascii="Times New Roman" w:hAnsi="Times New Roman" w:cs="Times New Roman"/>
        </w:rPr>
        <w:t>. The clause at FAR </w:t>
      </w:r>
      <w:hyperlink r:id="rId14" w:anchor="wp1137572" w:history="1">
        <w:r w:rsidRPr="00B510B4">
          <w:rPr>
            <w:rStyle w:val="Hyperlink"/>
            <w:rFonts w:ascii="Times New Roman" w:hAnsi="Times New Roman" w:cs="Times New Roman"/>
            <w:color w:val="9999CC"/>
          </w:rPr>
          <w:t>52.202-1</w:t>
        </w:r>
      </w:hyperlink>
      <w:r w:rsidRPr="00B510B4">
        <w:rPr>
          <w:rFonts w:ascii="Times New Roman" w:hAnsi="Times New Roman" w:cs="Times New Roman"/>
        </w:rPr>
        <w:t>, Definitions, is incorporated herein by reference.</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(f)</w:t>
      </w:r>
      <w:r w:rsidRPr="00B510B4">
        <w:rPr>
          <w:rStyle w:val="apple-converted-space"/>
          <w:rFonts w:ascii="Times New Roman" w:hAnsi="Times New Roman"/>
        </w:rPr>
        <w:t> </w:t>
      </w:r>
      <w:r w:rsidRPr="00B510B4">
        <w:rPr>
          <w:rStyle w:val="Emphasis"/>
          <w:rFonts w:ascii="Times New Roman" w:hAnsi="Times New Roman" w:cs="Times New Roman"/>
        </w:rPr>
        <w:t>Excusable delays</w:t>
      </w:r>
      <w:r w:rsidRPr="00B510B4">
        <w:rPr>
          <w:rFonts w:ascii="Times New Roman" w:hAnsi="Times New Roman" w:cs="Times New Roman"/>
        </w:rP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(g) Invoice.</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 The Contractor shall submit an original invoice and three copies (or electronic invoice, if authorized) to the address designated in the contract to receive invoices. An invoice must include—</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 Name and address of the Contractor;</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 Invoice date and number;</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(iii) Contract number, contract line item number and, if applicable, the order number;</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(iv) Description, quantity, unit of measure, unit price and extended price of the items delivered;</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(v) Shipping number and date of shipment, including the bill of lading number and weight of shipment if shipped on Government bill of lading;</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(vi) Terms of any discount for prompt payment offered;</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(vii) Name and address of official to whom payment is to be sent;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(viii) Name, title, and phone number of person to notify in event of defective invoice; and</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(ix) Taxpayer Identification Number (TIN). The Contractor shall include its TIN on the invoice only if required elsewhere in this contract.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(x) Electronic funds transfer (EFT) banking information.</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(A) The Contractor shall include EFT banking information on the invoice only if required elsewhere in this contract.</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(B) If EFT banking information is not required to be on the invoice, in order for the invoice to be a proper invoice, the Contractor shall have submitted correct EFT banking information in accordance with the applicable solicitation provision, contract clause (</w:t>
      </w:r>
      <w:r w:rsidRPr="00B510B4">
        <w:rPr>
          <w:rStyle w:val="Emphasis"/>
          <w:rFonts w:ascii="Times New Roman" w:hAnsi="Times New Roman" w:cs="Times New Roman"/>
        </w:rPr>
        <w:t>e.g., </w:t>
      </w:r>
      <w:hyperlink r:id="rId15" w:anchor="wp1153351" w:history="1">
        <w:r w:rsidRPr="00B510B4">
          <w:rPr>
            <w:rStyle w:val="Hyperlink"/>
            <w:rFonts w:ascii="Times New Roman" w:hAnsi="Times New Roman" w:cs="Times New Roman"/>
            <w:color w:val="9999CC"/>
          </w:rPr>
          <w:t>52.232-33</w:t>
        </w:r>
      </w:hyperlink>
      <w:r w:rsidRPr="00B510B4">
        <w:rPr>
          <w:rFonts w:ascii="Times New Roman" w:hAnsi="Times New Roman" w:cs="Times New Roman"/>
        </w:rPr>
        <w:t>, Payment by Electronic Funds Transfer—System for Award Management, or</w:t>
      </w:r>
      <w:r w:rsidRPr="00B510B4">
        <w:rPr>
          <w:rStyle w:val="apple-converted-space"/>
          <w:rFonts w:ascii="Times New Roman" w:hAnsi="Times New Roman"/>
        </w:rPr>
        <w:t> </w:t>
      </w:r>
      <w:hyperlink r:id="rId16" w:anchor="wp1153375" w:history="1">
        <w:r w:rsidRPr="00B510B4">
          <w:rPr>
            <w:rStyle w:val="Hyperlink"/>
            <w:rFonts w:ascii="Times New Roman" w:hAnsi="Times New Roman" w:cs="Times New Roman"/>
            <w:color w:val="9999CC"/>
          </w:rPr>
          <w:t>52.232-34</w:t>
        </w:r>
      </w:hyperlink>
      <w:r w:rsidRPr="00B510B4">
        <w:rPr>
          <w:rFonts w:ascii="Times New Roman" w:hAnsi="Times New Roman" w:cs="Times New Roman"/>
        </w:rPr>
        <w:t>, Payment by Electronic Funds Transfer—Other Than System for Award Management), or applicable agency procedures.</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(C) EFT banking information is not required if the Government waived the requirement to pay by EFT.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lastRenderedPageBreak/>
        <w:t>(2) Invoices will be handled in accordance with the Prompt Payment Act (</w:t>
      </w:r>
      <w:hyperlink r:id="rId17" w:history="1">
        <w:r w:rsidRPr="00B510B4">
          <w:rPr>
            <w:rStyle w:val="Hyperlink"/>
            <w:rFonts w:ascii="Times New Roman" w:hAnsi="Times New Roman" w:cs="Times New Roman"/>
            <w:color w:val="9999CC"/>
          </w:rPr>
          <w:t>31 U.S.C. 3903</w:t>
        </w:r>
      </w:hyperlink>
      <w:r w:rsidRPr="00B510B4">
        <w:rPr>
          <w:rFonts w:ascii="Times New Roman" w:hAnsi="Times New Roman" w:cs="Times New Roman"/>
        </w:rPr>
        <w:t>) and Office of Management and Budget (OMB) prompt payment regulations at 5 CFR Part 1315.</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(h)</w:t>
      </w:r>
      <w:r w:rsidRPr="00B510B4">
        <w:rPr>
          <w:rStyle w:val="apple-converted-space"/>
          <w:rFonts w:ascii="Times New Roman" w:hAnsi="Times New Roman"/>
        </w:rPr>
        <w:t> </w:t>
      </w:r>
      <w:r w:rsidRPr="00B510B4">
        <w:rPr>
          <w:rStyle w:val="Emphasis"/>
          <w:rFonts w:ascii="Times New Roman" w:hAnsi="Times New Roman" w:cs="Times New Roman"/>
        </w:rPr>
        <w:t>Patent indemnity</w:t>
      </w:r>
      <w:r w:rsidRPr="00B510B4">
        <w:rPr>
          <w:rFonts w:ascii="Times New Roman" w:hAnsi="Times New Roman" w:cs="Times New Roman"/>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(i) Payment.—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w:t>
      </w:r>
      <w:r w:rsidRPr="00B510B4">
        <w:rPr>
          <w:rStyle w:val="apple-converted-space"/>
          <w:rFonts w:ascii="Times New Roman" w:hAnsi="Times New Roman"/>
        </w:rPr>
        <w:t> </w:t>
      </w:r>
      <w:r w:rsidRPr="00B510B4">
        <w:rPr>
          <w:rStyle w:val="Emphasis"/>
          <w:rFonts w:ascii="Times New Roman" w:hAnsi="Times New Roman" w:cs="Times New Roman"/>
        </w:rPr>
        <w:t>Items accepted</w:t>
      </w:r>
      <w:r w:rsidRPr="00B510B4">
        <w:rPr>
          <w:rFonts w:ascii="Times New Roman" w:hAnsi="Times New Roman" w:cs="Times New Roman"/>
        </w:rPr>
        <w:t>. Payment shall be made for items accepted by the Government that have been delivered to the delivery destinations set forth in this contract.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r w:rsidRPr="00B510B4">
        <w:rPr>
          <w:rStyle w:val="Emphasis"/>
          <w:rFonts w:ascii="Times New Roman" w:hAnsi="Times New Roman" w:cs="Times New Roman"/>
        </w:rPr>
        <w:t>Prompt payment</w:t>
      </w:r>
      <w:r w:rsidRPr="00B510B4">
        <w:rPr>
          <w:rFonts w:ascii="Times New Roman" w:hAnsi="Times New Roman" w:cs="Times New Roman"/>
        </w:rPr>
        <w:t>. The Government will make payment in accordance with the Prompt Payment Act (</w:t>
      </w:r>
      <w:hyperlink r:id="rId18" w:history="1">
        <w:r w:rsidRPr="00B510B4">
          <w:rPr>
            <w:rStyle w:val="Hyperlink"/>
            <w:rFonts w:ascii="Times New Roman" w:hAnsi="Times New Roman" w:cs="Times New Roman"/>
            <w:color w:val="9999CC"/>
          </w:rPr>
          <w:t>31 U.S.C. 3903</w:t>
        </w:r>
      </w:hyperlink>
      <w:r w:rsidRPr="00B510B4">
        <w:rPr>
          <w:rFonts w:ascii="Times New Roman" w:hAnsi="Times New Roman" w:cs="Times New Roman"/>
        </w:rPr>
        <w:t>) and prompt payment regulations at 5 CFR Part 1315.</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(3)</w:t>
      </w:r>
      <w:r w:rsidRPr="00B510B4">
        <w:rPr>
          <w:rStyle w:val="apple-converted-space"/>
          <w:rFonts w:ascii="Times New Roman" w:hAnsi="Times New Roman"/>
        </w:rPr>
        <w:t> </w:t>
      </w:r>
      <w:r w:rsidRPr="00B510B4">
        <w:rPr>
          <w:rStyle w:val="Emphasis"/>
          <w:rFonts w:ascii="Times New Roman" w:hAnsi="Times New Roman" w:cs="Times New Roman"/>
        </w:rPr>
        <w:t>Electronic Funds Transfer (EFT)</w:t>
      </w:r>
      <w:r w:rsidRPr="00B510B4">
        <w:rPr>
          <w:rFonts w:ascii="Times New Roman" w:hAnsi="Times New Roman" w:cs="Times New Roman"/>
        </w:rPr>
        <w:t>. If the Government makes payment by EFT, see</w:t>
      </w:r>
      <w:r w:rsidRPr="00B510B4">
        <w:rPr>
          <w:rStyle w:val="apple-converted-space"/>
          <w:rFonts w:ascii="Times New Roman" w:hAnsi="Times New Roman"/>
        </w:rPr>
        <w:t> </w:t>
      </w:r>
      <w:hyperlink r:id="rId19" w:anchor="wp1203358" w:history="1">
        <w:r w:rsidRPr="00B510B4">
          <w:rPr>
            <w:rStyle w:val="Hyperlink"/>
            <w:rFonts w:ascii="Times New Roman" w:hAnsi="Times New Roman" w:cs="Times New Roman"/>
            <w:color w:val="9999CC"/>
          </w:rPr>
          <w:t>52.212-5</w:t>
        </w:r>
      </w:hyperlink>
      <w:r w:rsidRPr="00B510B4">
        <w:rPr>
          <w:rFonts w:ascii="Times New Roman" w:hAnsi="Times New Roman" w:cs="Times New Roman"/>
        </w:rPr>
        <w:t>(b) for the appropriate EFT clause.</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(4)</w:t>
      </w:r>
      <w:r w:rsidRPr="00B510B4">
        <w:rPr>
          <w:rStyle w:val="apple-converted-space"/>
          <w:rFonts w:ascii="Times New Roman" w:hAnsi="Times New Roman"/>
        </w:rPr>
        <w:t> </w:t>
      </w:r>
      <w:r w:rsidRPr="00B510B4">
        <w:rPr>
          <w:rStyle w:val="Emphasis"/>
          <w:rFonts w:ascii="Times New Roman" w:hAnsi="Times New Roman" w:cs="Times New Roman"/>
        </w:rPr>
        <w:t>Discount</w:t>
      </w:r>
      <w:r w:rsidRPr="00B510B4">
        <w:rPr>
          <w:rFonts w:ascii="Times New Roman" w:hAnsi="Times New Roman" w:cs="Times New Roman"/>
        </w:rPr>
        <w:t>.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(5)</w:t>
      </w:r>
      <w:r w:rsidRPr="00B510B4">
        <w:rPr>
          <w:rStyle w:val="apple-converted-space"/>
          <w:rFonts w:ascii="Times New Roman" w:hAnsi="Times New Roman"/>
        </w:rPr>
        <w:t> </w:t>
      </w:r>
      <w:r w:rsidRPr="00B510B4">
        <w:rPr>
          <w:rStyle w:val="Emphasis"/>
          <w:rFonts w:ascii="Times New Roman" w:hAnsi="Times New Roman" w:cs="Times New Roman"/>
        </w:rPr>
        <w:t>Overpayments</w:t>
      </w:r>
      <w:r w:rsidRPr="00B510B4">
        <w:rPr>
          <w:rFonts w:ascii="Times New Roman" w:hAnsi="Times New Roman" w:cs="Times New Roman"/>
        </w:rPr>
        <w:t>. If the Contractor becomes aware of a duplicate contract financing or invoice payment or that the Government has otherwise overpaid on a contract financing or invoice payment, the Contractor shall</w:t>
      </w:r>
      <w:r w:rsidRPr="00B510B4">
        <w:rPr>
          <w:rFonts w:ascii="Times New Roman" w:hAnsi="Times New Roman" w:cs="Times New Roman"/>
          <w:i/>
          <w:iCs/>
        </w:rPr>
        <w: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 Remit the overpayment amount to the payment office cited in the contract along with a description of the overpayment including the</w:t>
      </w:r>
      <w:r w:rsidRPr="00B510B4">
        <w:rPr>
          <w:rFonts w:ascii="Times New Roman" w:hAnsi="Times New Roman" w:cs="Times New Roman"/>
          <w:i/>
          <w:iCs/>
        </w:rPr>
        <w:t>—</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(A) Circumstances of the overpayment (</w:t>
      </w:r>
      <w:r w:rsidRPr="00B510B4">
        <w:rPr>
          <w:rStyle w:val="Emphasis"/>
          <w:rFonts w:ascii="Times New Roman" w:hAnsi="Times New Roman" w:cs="Times New Roman"/>
        </w:rPr>
        <w:t>e.g.</w:t>
      </w:r>
      <w:r w:rsidRPr="00B510B4">
        <w:rPr>
          <w:rFonts w:ascii="Times New Roman" w:hAnsi="Times New Roman" w:cs="Times New Roman"/>
        </w:rPr>
        <w:t>, duplicate payment, erroneous payment, liquidation errors, date(s) of overpayment);</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(B) Affected contract number and delivery order number, if applicable;</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(C) Affected contract line item or subline item, if applicable; and</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(D) Contractor point of contact.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 Provide a copy of the remittance and supporting documentation to the Contracting Officer.</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(6)</w:t>
      </w:r>
      <w:r w:rsidRPr="00B510B4">
        <w:rPr>
          <w:rStyle w:val="apple-converted-space"/>
          <w:rFonts w:ascii="Times New Roman" w:hAnsi="Times New Roman"/>
        </w:rPr>
        <w:t> </w:t>
      </w:r>
      <w:r w:rsidRPr="00B510B4">
        <w:rPr>
          <w:rStyle w:val="Emphasis"/>
          <w:rFonts w:ascii="Times New Roman" w:hAnsi="Times New Roman" w:cs="Times New Roman"/>
        </w:rPr>
        <w:t>Interest</w:t>
      </w:r>
      <w:r w:rsidRPr="00B510B4">
        <w:rPr>
          <w:rFonts w:ascii="Times New Roman" w:hAnsi="Times New Roman" w:cs="Times New Roman"/>
        </w:rPr>
        <w: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Section 611 of the Contract Disputes Act of 1978 (Public Law 95-563), which is applicable to the period in which the amount becomes due, as provided in (i)(6)(v) of this clause, and then at the rate applicable for each six-month period as fixed by the Secretary until the amount is paid.</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 The Government may issue a demand for payment to the Contractor upon finding a debt is due under the contract.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(iii)</w:t>
      </w:r>
      <w:r w:rsidRPr="00B510B4">
        <w:rPr>
          <w:rStyle w:val="apple-converted-space"/>
          <w:rFonts w:ascii="Times New Roman" w:hAnsi="Times New Roman"/>
        </w:rPr>
        <w:t> </w:t>
      </w:r>
      <w:r w:rsidRPr="00B510B4">
        <w:rPr>
          <w:rStyle w:val="Emphasis"/>
          <w:rFonts w:ascii="Times New Roman" w:hAnsi="Times New Roman" w:cs="Times New Roman"/>
        </w:rPr>
        <w:t>Final decisions</w:t>
      </w:r>
      <w:r w:rsidRPr="00B510B4">
        <w:rPr>
          <w:rFonts w:ascii="Times New Roman" w:hAnsi="Times New Roman" w:cs="Times New Roman"/>
        </w:rPr>
        <w:t>. The Contracting Officer will issue a final decision as required by</w:t>
      </w:r>
      <w:r w:rsidRPr="00B510B4">
        <w:rPr>
          <w:rStyle w:val="apple-converted-space"/>
          <w:rFonts w:ascii="Times New Roman" w:hAnsi="Times New Roman"/>
        </w:rPr>
        <w:t> </w:t>
      </w:r>
      <w:hyperlink r:id="rId20" w:anchor="wp1079912" w:history="1">
        <w:r w:rsidRPr="00B510B4">
          <w:rPr>
            <w:rStyle w:val="Hyperlink"/>
            <w:rFonts w:ascii="Times New Roman" w:hAnsi="Times New Roman" w:cs="Times New Roman"/>
            <w:color w:val="9999CC"/>
          </w:rPr>
          <w:t>33.211</w:t>
        </w:r>
      </w:hyperlink>
      <w:r w:rsidRPr="00B510B4">
        <w:rPr>
          <w:rStyle w:val="apple-converted-space"/>
          <w:rFonts w:ascii="Times New Roman" w:hAnsi="Times New Roman"/>
        </w:rPr>
        <w:t> </w:t>
      </w:r>
      <w:r w:rsidRPr="00B510B4">
        <w:rPr>
          <w:rFonts w:ascii="Times New Roman" w:hAnsi="Times New Roman" w:cs="Times New Roman"/>
        </w:rPr>
        <w:t>if—</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(A) The Contracting Officer and the Contractor are unable to reach agreement on the existence or amount of a debt within 30 days;</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(B) The Contractor fails to liquidate a debt previously demanded by the Contracting Officer within the timeline specified in the demand for payment unless the amounts were not repaid because the Contractor has requested an installment payment agreement; or</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(C) The Contractor requests a deferment of collection on a debt previously demanded by the Contracting Officer (see</w:t>
      </w:r>
      <w:r w:rsidRPr="00B510B4">
        <w:rPr>
          <w:rStyle w:val="apple-converted-space"/>
          <w:rFonts w:ascii="Times New Roman" w:hAnsi="Times New Roman"/>
        </w:rPr>
        <w:t> </w:t>
      </w:r>
      <w:hyperlink r:id="rId21" w:anchor="wp1031290" w:history="1">
        <w:r w:rsidRPr="00B510B4">
          <w:rPr>
            <w:rStyle w:val="Hyperlink"/>
            <w:rFonts w:ascii="Times New Roman" w:hAnsi="Times New Roman" w:cs="Times New Roman"/>
            <w:color w:val="9999CC"/>
          </w:rPr>
          <w:t>32.607-2</w:t>
        </w:r>
      </w:hyperlink>
      <w:r w:rsidRPr="00B510B4">
        <w:rPr>
          <w:rFonts w:ascii="Times New Roman" w:hAnsi="Times New Roman" w:cs="Times New Roman"/>
        </w:rPr>
        <w: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(iv) If a demand for payment was previously issued for the debt, the demand for payment included in the final decision shall identify the same due date as the original demand for payment.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(v) Amounts shall be due at the earliest of the following dates:</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(A) The date fixed under this contract.</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(B) The date of the first written demand for payment, including any demand for payment resulting from a default termination.</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(vi) The interest charge shall be computed for the actual number of calendar days involved beginning on the due date and ending on—</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(A) The date on which the designated office receives payment from the Contractor;</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t>(B) The date of issuance of a Government check to the Contractor from which an amount otherwise payable has been withheld as a credit against the contract debt; or</w:t>
      </w:r>
    </w:p>
    <w:p w:rsidR="00F054BA" w:rsidRPr="00F054BA" w:rsidRDefault="00B510B4" w:rsidP="00F054BA">
      <w:pPr>
        <w:pStyle w:val="pindented3"/>
        <w:spacing w:line="180" w:lineRule="atLeast"/>
        <w:rPr>
          <w:rFonts w:ascii="Times New Roman" w:hAnsi="Times New Roman" w:cs="Times New Roman"/>
        </w:rPr>
      </w:pPr>
      <w:r w:rsidRPr="00B510B4">
        <w:rPr>
          <w:rFonts w:ascii="Times New Roman" w:hAnsi="Times New Roman" w:cs="Times New Roman"/>
        </w:rPr>
        <w:lastRenderedPageBreak/>
        <w:t>(C) The date on which an amount withheld and applied to the contract debt would otherwise have become payable to the Contractor.</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(vii) The interest charge made under this clause may be reduced under the procedures prescribed in</w:t>
      </w:r>
      <w:r w:rsidRPr="00B510B4">
        <w:rPr>
          <w:rStyle w:val="apple-converted-space"/>
          <w:rFonts w:ascii="Times New Roman" w:hAnsi="Times New Roman"/>
        </w:rPr>
        <w:t> </w:t>
      </w:r>
      <w:hyperlink r:id="rId22" w:anchor="wp1031326" w:history="1">
        <w:r w:rsidRPr="00B510B4">
          <w:rPr>
            <w:rStyle w:val="Hyperlink"/>
            <w:rFonts w:ascii="Times New Roman" w:hAnsi="Times New Roman" w:cs="Times New Roman"/>
            <w:color w:val="9999CC"/>
          </w:rPr>
          <w:t>32.608-2</w:t>
        </w:r>
      </w:hyperlink>
      <w:r w:rsidRPr="00B510B4">
        <w:rPr>
          <w:rStyle w:val="apple-converted-space"/>
          <w:rFonts w:ascii="Times New Roman" w:hAnsi="Times New Roman"/>
        </w:rPr>
        <w:t> </w:t>
      </w:r>
      <w:r w:rsidRPr="00B510B4">
        <w:rPr>
          <w:rFonts w:ascii="Times New Roman" w:hAnsi="Times New Roman" w:cs="Times New Roman"/>
        </w:rPr>
        <w:t>of the Federal Acquisition Regulation in effect on the date of this contract.</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(j)</w:t>
      </w:r>
      <w:r w:rsidRPr="00B510B4">
        <w:rPr>
          <w:rStyle w:val="apple-converted-space"/>
          <w:rFonts w:ascii="Times New Roman" w:hAnsi="Times New Roman"/>
        </w:rPr>
        <w:t> </w:t>
      </w:r>
      <w:r w:rsidRPr="00B510B4">
        <w:rPr>
          <w:rStyle w:val="Emphasis"/>
          <w:rFonts w:ascii="Times New Roman" w:hAnsi="Times New Roman" w:cs="Times New Roman"/>
        </w:rPr>
        <w:t>Risk of loss</w:t>
      </w:r>
      <w:r w:rsidRPr="00B510B4">
        <w:rPr>
          <w:rFonts w:ascii="Times New Roman" w:hAnsi="Times New Roman" w:cs="Times New Roman"/>
        </w:rPr>
        <w:t>. Unless the contract specifically provides otherwise, risk of loss or damage to the supplies provided under this contract shall remain with the Contractor until, and shall pass to the Government upon:</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 Delivery of the supplies to a carrier, if transportation is f.o.b. origin; or</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 Delivery of the supplies to the Government at the destination specified in the contract, if transportation is f.o.b. destination.</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(k)</w:t>
      </w:r>
      <w:r w:rsidRPr="00B510B4">
        <w:rPr>
          <w:rStyle w:val="apple-converted-space"/>
          <w:rFonts w:ascii="Times New Roman" w:hAnsi="Times New Roman"/>
        </w:rPr>
        <w:t> </w:t>
      </w:r>
      <w:r w:rsidRPr="00B510B4">
        <w:rPr>
          <w:rStyle w:val="Emphasis"/>
          <w:rFonts w:ascii="Times New Roman" w:hAnsi="Times New Roman" w:cs="Times New Roman"/>
        </w:rPr>
        <w:t>Taxes</w:t>
      </w:r>
      <w:r w:rsidRPr="00B510B4">
        <w:rPr>
          <w:rFonts w:ascii="Times New Roman" w:hAnsi="Times New Roman" w:cs="Times New Roman"/>
        </w:rPr>
        <w:t>. The contract price includes all applicable Federal, State, and local taxes and duties.</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(l)</w:t>
      </w:r>
      <w:r w:rsidRPr="00B510B4">
        <w:rPr>
          <w:rStyle w:val="apple-converted-space"/>
          <w:rFonts w:ascii="Times New Roman" w:hAnsi="Times New Roman"/>
        </w:rPr>
        <w:t> </w:t>
      </w:r>
      <w:r w:rsidRPr="00B510B4">
        <w:rPr>
          <w:rStyle w:val="Emphasis"/>
          <w:rFonts w:ascii="Times New Roman" w:hAnsi="Times New Roman" w:cs="Times New Roman"/>
        </w:rPr>
        <w:t>Termination for the Government’s convenience</w:t>
      </w:r>
      <w:r w:rsidRPr="00B510B4">
        <w:rPr>
          <w:rFonts w:ascii="Times New Roman" w:hAnsi="Times New Roman" w:cs="Times New Roman"/>
        </w:rPr>
        <w:t>.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(m)</w:t>
      </w:r>
      <w:r w:rsidRPr="00B510B4">
        <w:rPr>
          <w:rStyle w:val="apple-converted-space"/>
          <w:rFonts w:ascii="Times New Roman" w:hAnsi="Times New Roman"/>
        </w:rPr>
        <w:t> </w:t>
      </w:r>
      <w:r w:rsidRPr="00B510B4">
        <w:rPr>
          <w:rStyle w:val="Emphasis"/>
          <w:rFonts w:ascii="Times New Roman" w:hAnsi="Times New Roman" w:cs="Times New Roman"/>
        </w:rPr>
        <w:t>Termination for cause</w:t>
      </w:r>
      <w:r w:rsidRPr="00B510B4">
        <w:rPr>
          <w:rFonts w:ascii="Times New Roman" w:hAnsi="Times New Roman" w:cs="Times New Roman"/>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(n)</w:t>
      </w:r>
      <w:r w:rsidRPr="00B510B4">
        <w:rPr>
          <w:rStyle w:val="apple-converted-space"/>
          <w:rFonts w:ascii="Times New Roman" w:hAnsi="Times New Roman"/>
        </w:rPr>
        <w:t> </w:t>
      </w:r>
      <w:r w:rsidRPr="00B510B4">
        <w:rPr>
          <w:rStyle w:val="Emphasis"/>
          <w:rFonts w:ascii="Times New Roman" w:hAnsi="Times New Roman" w:cs="Times New Roman"/>
        </w:rPr>
        <w:t>Title</w:t>
      </w:r>
      <w:r w:rsidRPr="00B510B4">
        <w:rPr>
          <w:rFonts w:ascii="Times New Roman" w:hAnsi="Times New Roman" w:cs="Times New Roman"/>
        </w:rPr>
        <w:t>. Unless specified elsewhere in this contract, title to items furnished under this contract shall pass to the Government upon acceptance, regardless of when or where the Government takes physical possession.</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(o)</w:t>
      </w:r>
      <w:r w:rsidRPr="00B510B4">
        <w:rPr>
          <w:rStyle w:val="apple-converted-space"/>
          <w:rFonts w:ascii="Times New Roman" w:hAnsi="Times New Roman"/>
        </w:rPr>
        <w:t> </w:t>
      </w:r>
      <w:r w:rsidRPr="00B510B4">
        <w:rPr>
          <w:rStyle w:val="Emphasis"/>
          <w:rFonts w:ascii="Times New Roman" w:hAnsi="Times New Roman" w:cs="Times New Roman"/>
        </w:rPr>
        <w:t>Warranty</w:t>
      </w:r>
      <w:r w:rsidRPr="00B510B4">
        <w:rPr>
          <w:rFonts w:ascii="Times New Roman" w:hAnsi="Times New Roman" w:cs="Times New Roman"/>
        </w:rPr>
        <w:t>. The Contractor warrants and implies that the items delivered hereunder are merchantable and fit for use for the particular purpose described in this contract.</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(p)</w:t>
      </w:r>
      <w:r w:rsidRPr="00B510B4">
        <w:rPr>
          <w:rStyle w:val="apple-converted-space"/>
          <w:rFonts w:ascii="Times New Roman" w:hAnsi="Times New Roman"/>
        </w:rPr>
        <w:t> </w:t>
      </w:r>
      <w:r w:rsidRPr="00B510B4">
        <w:rPr>
          <w:rStyle w:val="Emphasis"/>
          <w:rFonts w:ascii="Times New Roman" w:hAnsi="Times New Roman" w:cs="Times New Roman"/>
        </w:rPr>
        <w:t>Limitation of liability</w:t>
      </w:r>
      <w:r w:rsidRPr="00B510B4">
        <w:rPr>
          <w:rFonts w:ascii="Times New Roman" w:hAnsi="Times New Roman" w:cs="Times New Roman"/>
        </w:rPr>
        <w:t>. Except as otherwise provided by an express warranty, the Contractor will not be liable to the Government for consequential damages resulting from any defect or deficiencies in accepted items.</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(q)</w:t>
      </w:r>
      <w:r w:rsidRPr="00B510B4">
        <w:rPr>
          <w:rStyle w:val="apple-converted-space"/>
          <w:rFonts w:ascii="Times New Roman" w:hAnsi="Times New Roman"/>
        </w:rPr>
        <w:t> </w:t>
      </w:r>
      <w:r w:rsidRPr="00B510B4">
        <w:rPr>
          <w:rStyle w:val="Emphasis"/>
          <w:rFonts w:ascii="Times New Roman" w:hAnsi="Times New Roman" w:cs="Times New Roman"/>
        </w:rPr>
        <w:t>Other compliances</w:t>
      </w:r>
      <w:r w:rsidRPr="00B510B4">
        <w:rPr>
          <w:rFonts w:ascii="Times New Roman" w:hAnsi="Times New Roman" w:cs="Times New Roman"/>
        </w:rPr>
        <w:t>. The Contractor shall comply with all applicable Federal, State and local laws, executive orders, rules and regulations applicable to its performance under this contract.</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(r)</w:t>
      </w:r>
      <w:r w:rsidRPr="00B510B4">
        <w:rPr>
          <w:rStyle w:val="apple-converted-space"/>
          <w:rFonts w:ascii="Times New Roman" w:hAnsi="Times New Roman"/>
        </w:rPr>
        <w:t> </w:t>
      </w:r>
      <w:r w:rsidRPr="00B510B4">
        <w:rPr>
          <w:rStyle w:val="Emphasis"/>
          <w:rFonts w:ascii="Times New Roman" w:hAnsi="Times New Roman" w:cs="Times New Roman"/>
        </w:rPr>
        <w:t>Compliance with laws unique to Government contracts.</w:t>
      </w:r>
      <w:r w:rsidRPr="00B510B4">
        <w:rPr>
          <w:rStyle w:val="apple-converted-space"/>
          <w:rFonts w:ascii="Times New Roman" w:hAnsi="Times New Roman"/>
          <w:i/>
          <w:iCs/>
        </w:rPr>
        <w:t> </w:t>
      </w:r>
      <w:r w:rsidRPr="00B510B4">
        <w:rPr>
          <w:rFonts w:ascii="Times New Roman" w:hAnsi="Times New Roman" w:cs="Times New Roman"/>
        </w:rPr>
        <w:t>The Contractor agrees to comply with</w:t>
      </w:r>
      <w:r w:rsidRPr="00B510B4">
        <w:rPr>
          <w:rStyle w:val="apple-converted-space"/>
          <w:rFonts w:ascii="Times New Roman" w:hAnsi="Times New Roman"/>
        </w:rPr>
        <w:t> </w:t>
      </w:r>
      <w:hyperlink r:id="rId23" w:history="1">
        <w:r w:rsidRPr="00B510B4">
          <w:rPr>
            <w:rStyle w:val="Hyperlink"/>
            <w:rFonts w:ascii="Times New Roman" w:hAnsi="Times New Roman" w:cs="Times New Roman"/>
            <w:color w:val="9999CC"/>
          </w:rPr>
          <w:t>31 U.S.C. 1352</w:t>
        </w:r>
      </w:hyperlink>
      <w:r w:rsidRPr="00B510B4">
        <w:rPr>
          <w:rStyle w:val="apple-converted-space"/>
          <w:rFonts w:ascii="Times New Roman" w:hAnsi="Times New Roman"/>
        </w:rPr>
        <w:t> </w:t>
      </w:r>
      <w:r w:rsidRPr="00B510B4">
        <w:rPr>
          <w:rFonts w:ascii="Times New Roman" w:hAnsi="Times New Roman" w:cs="Times New Roman"/>
        </w:rPr>
        <w:t>relating to limitations on the use of appropriated funds to influence certain Federal contracts;</w:t>
      </w:r>
      <w:r w:rsidRPr="00B510B4">
        <w:rPr>
          <w:rStyle w:val="apple-converted-space"/>
          <w:rFonts w:ascii="Times New Roman" w:hAnsi="Times New Roman"/>
        </w:rPr>
        <w:t> </w:t>
      </w:r>
      <w:hyperlink r:id="rId24" w:history="1">
        <w:r w:rsidRPr="00B510B4">
          <w:rPr>
            <w:rStyle w:val="Hyperlink"/>
            <w:rFonts w:ascii="Times New Roman" w:hAnsi="Times New Roman" w:cs="Times New Roman"/>
            <w:color w:val="9999CC"/>
          </w:rPr>
          <w:t>18 U.S.C. 431</w:t>
        </w:r>
      </w:hyperlink>
      <w:r w:rsidRPr="00B510B4">
        <w:rPr>
          <w:rStyle w:val="apple-converted-space"/>
          <w:rFonts w:ascii="Times New Roman" w:hAnsi="Times New Roman"/>
        </w:rPr>
        <w:t> </w:t>
      </w:r>
      <w:r w:rsidRPr="00B510B4">
        <w:rPr>
          <w:rFonts w:ascii="Times New Roman" w:hAnsi="Times New Roman" w:cs="Times New Roman"/>
        </w:rPr>
        <w:t>relating to officials not to benefit;</w:t>
      </w:r>
      <w:r w:rsidRPr="00B510B4">
        <w:rPr>
          <w:rStyle w:val="apple-converted-space"/>
          <w:rFonts w:ascii="Times New Roman" w:hAnsi="Times New Roman"/>
        </w:rPr>
        <w:t> </w:t>
      </w:r>
      <w:hyperlink r:id="rId25" w:history="1">
        <w:r w:rsidRPr="00B510B4">
          <w:rPr>
            <w:rStyle w:val="Hyperlink"/>
            <w:rFonts w:ascii="Times New Roman" w:hAnsi="Times New Roman" w:cs="Times New Roman"/>
            <w:color w:val="9999CC"/>
          </w:rPr>
          <w:t>40 U.S.C. 3701</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et seq</w:t>
      </w:r>
      <w:r w:rsidRPr="00B510B4">
        <w:rPr>
          <w:rFonts w:ascii="Times New Roman" w:hAnsi="Times New Roman" w:cs="Times New Roman"/>
        </w:rPr>
        <w:t>., Contract Work Hours and Safety Standards Act;</w:t>
      </w:r>
      <w:r w:rsidRPr="00B510B4">
        <w:rPr>
          <w:rStyle w:val="apple-converted-space"/>
          <w:rFonts w:ascii="Times New Roman" w:hAnsi="Times New Roman"/>
        </w:rPr>
        <w:t> </w:t>
      </w:r>
      <w:hyperlink r:id="rId26" w:history="1">
        <w:r w:rsidRPr="00B510B4">
          <w:rPr>
            <w:rStyle w:val="Hyperlink"/>
            <w:rFonts w:ascii="Times New Roman" w:hAnsi="Times New Roman" w:cs="Times New Roman"/>
            <w:color w:val="9999CC"/>
          </w:rPr>
          <w:t>41 U.S.C. 51-58</w:t>
        </w:r>
      </w:hyperlink>
      <w:r w:rsidRPr="00B510B4">
        <w:rPr>
          <w:rFonts w:ascii="Times New Roman" w:hAnsi="Times New Roman" w:cs="Times New Roman"/>
        </w:rPr>
        <w:t>, Anti-Kickback Act of 1986;</w:t>
      </w:r>
      <w:r w:rsidRPr="00B510B4">
        <w:rPr>
          <w:rStyle w:val="apple-converted-space"/>
          <w:rFonts w:ascii="Times New Roman" w:hAnsi="Times New Roman"/>
        </w:rPr>
        <w:t> </w:t>
      </w:r>
      <w:hyperlink r:id="rId27" w:history="1">
        <w:r w:rsidRPr="00B510B4">
          <w:rPr>
            <w:rStyle w:val="Hyperlink"/>
            <w:rFonts w:ascii="Times New Roman" w:hAnsi="Times New Roman" w:cs="Times New Roman"/>
            <w:color w:val="9999CC"/>
          </w:rPr>
          <w:t>41 U.S.C. 265</w:t>
        </w:r>
      </w:hyperlink>
      <w:r w:rsidRPr="00B510B4">
        <w:rPr>
          <w:rStyle w:val="apple-converted-space"/>
          <w:rFonts w:ascii="Times New Roman" w:hAnsi="Times New Roman"/>
        </w:rPr>
        <w:t> </w:t>
      </w:r>
      <w:r w:rsidRPr="00B510B4">
        <w:rPr>
          <w:rFonts w:ascii="Times New Roman" w:hAnsi="Times New Roman" w:cs="Times New Roman"/>
        </w:rPr>
        <w:t>and</w:t>
      </w:r>
      <w:r w:rsidRPr="00B510B4">
        <w:rPr>
          <w:rStyle w:val="apple-converted-space"/>
          <w:rFonts w:ascii="Times New Roman" w:hAnsi="Times New Roman"/>
        </w:rPr>
        <w:t> </w:t>
      </w:r>
      <w:hyperlink r:id="rId28" w:history="1">
        <w:r w:rsidRPr="00B510B4">
          <w:rPr>
            <w:rStyle w:val="Hyperlink"/>
            <w:rFonts w:ascii="Times New Roman" w:hAnsi="Times New Roman" w:cs="Times New Roman"/>
            <w:color w:val="9999CC"/>
          </w:rPr>
          <w:t>10 U.S.C. 2409</w:t>
        </w:r>
      </w:hyperlink>
      <w:r w:rsidRPr="00B510B4">
        <w:rPr>
          <w:rStyle w:val="apple-converted-space"/>
          <w:rFonts w:ascii="Times New Roman" w:hAnsi="Times New Roman"/>
        </w:rPr>
        <w:t> </w:t>
      </w:r>
      <w:r w:rsidRPr="00B510B4">
        <w:rPr>
          <w:rFonts w:ascii="Times New Roman" w:hAnsi="Times New Roman" w:cs="Times New Roman"/>
        </w:rPr>
        <w:t>relating to whistleblower protections;</w:t>
      </w:r>
      <w:r w:rsidRPr="00B510B4">
        <w:rPr>
          <w:rStyle w:val="apple-converted-space"/>
          <w:rFonts w:ascii="Times New Roman" w:hAnsi="Times New Roman"/>
        </w:rPr>
        <w:t> </w:t>
      </w:r>
      <w:hyperlink r:id="rId29" w:history="1">
        <w:r w:rsidRPr="00B510B4">
          <w:rPr>
            <w:rStyle w:val="Hyperlink"/>
            <w:rFonts w:ascii="Times New Roman" w:hAnsi="Times New Roman" w:cs="Times New Roman"/>
            <w:color w:val="9999CC"/>
          </w:rPr>
          <w:t>49 U.S.C. 40118</w:t>
        </w:r>
      </w:hyperlink>
      <w:r w:rsidRPr="00B510B4">
        <w:rPr>
          <w:rFonts w:ascii="Times New Roman" w:hAnsi="Times New Roman" w:cs="Times New Roman"/>
        </w:rPr>
        <w:t>, Fly American; and</w:t>
      </w:r>
      <w:r w:rsidRPr="00B510B4">
        <w:rPr>
          <w:rStyle w:val="apple-converted-space"/>
          <w:rFonts w:ascii="Times New Roman" w:hAnsi="Times New Roman"/>
        </w:rPr>
        <w:t> </w:t>
      </w:r>
      <w:hyperlink r:id="rId30" w:history="1">
        <w:r w:rsidRPr="00B510B4">
          <w:rPr>
            <w:rStyle w:val="Hyperlink"/>
            <w:rFonts w:ascii="Times New Roman" w:hAnsi="Times New Roman" w:cs="Times New Roman"/>
            <w:color w:val="9999CC"/>
          </w:rPr>
          <w:t>41 U.S.C. 423</w:t>
        </w:r>
      </w:hyperlink>
      <w:r w:rsidRPr="00B510B4">
        <w:rPr>
          <w:rStyle w:val="apple-converted-space"/>
          <w:rFonts w:ascii="Times New Roman" w:hAnsi="Times New Roman"/>
        </w:rPr>
        <w:t> </w:t>
      </w:r>
      <w:r w:rsidRPr="00B510B4">
        <w:rPr>
          <w:rFonts w:ascii="Times New Roman" w:hAnsi="Times New Roman" w:cs="Times New Roman"/>
        </w:rPr>
        <w:t>relating to procurement integrity.</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(s)</w:t>
      </w:r>
      <w:r w:rsidRPr="00B510B4">
        <w:rPr>
          <w:rStyle w:val="apple-converted-space"/>
          <w:rFonts w:ascii="Times New Roman" w:hAnsi="Times New Roman"/>
        </w:rPr>
        <w:t> </w:t>
      </w:r>
      <w:r w:rsidRPr="00B510B4">
        <w:rPr>
          <w:rStyle w:val="Emphasis"/>
          <w:rFonts w:ascii="Times New Roman" w:hAnsi="Times New Roman" w:cs="Times New Roman"/>
        </w:rPr>
        <w:t>Order of precedence</w:t>
      </w:r>
      <w:r w:rsidRPr="00B510B4">
        <w:rPr>
          <w:rFonts w:ascii="Times New Roman" w:hAnsi="Times New Roman" w:cs="Times New Roman"/>
        </w:rPr>
        <w:t>. Any inconsistencies in this solicitation or contract shall be resolved by giving precedence in the following order:</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 The schedule of supplies/services.</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 The Assignments, Disputes, Payments, Invoice, Other Compliances, Compliance with Laws Unique to Government Contracts, and Unauthorized Obligations paragraphs of this clause;</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(3) The clause at</w:t>
      </w:r>
      <w:r w:rsidRPr="00B510B4">
        <w:rPr>
          <w:rStyle w:val="apple-converted-space"/>
          <w:rFonts w:ascii="Times New Roman" w:hAnsi="Times New Roman"/>
        </w:rPr>
        <w:t> </w:t>
      </w:r>
      <w:hyperlink r:id="rId31" w:anchor="wp1203358" w:history="1">
        <w:r w:rsidRPr="00B510B4">
          <w:rPr>
            <w:rStyle w:val="Hyperlink"/>
            <w:rFonts w:ascii="Times New Roman" w:hAnsi="Times New Roman" w:cs="Times New Roman"/>
            <w:color w:val="9999CC"/>
          </w:rPr>
          <w:t>52.212-5</w:t>
        </w:r>
      </w:hyperlink>
      <w:r w:rsidRPr="00B510B4">
        <w:rPr>
          <w:rFonts w:ascii="Times New Roman" w:hAnsi="Times New Roman" w:cs="Times New Roman"/>
        </w:rPr>
        <w: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(4) Addenda to this solicitation or contract, including any license agreements for computer software.</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(5) Solicitation provisions if this is a solicitation.</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(6) Other paragraphs of this clause.</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(7) The</w:t>
      </w:r>
      <w:r w:rsidRPr="00B510B4">
        <w:rPr>
          <w:rStyle w:val="apple-converted-space"/>
          <w:rFonts w:ascii="Times New Roman" w:hAnsi="Times New Roman"/>
        </w:rPr>
        <w:t> </w:t>
      </w:r>
      <w:hyperlink r:id="rId32" w:anchor="wp1189284" w:history="1">
        <w:r w:rsidRPr="00B510B4">
          <w:rPr>
            <w:rStyle w:val="Hyperlink"/>
            <w:rFonts w:ascii="Times New Roman" w:hAnsi="Times New Roman" w:cs="Times New Roman"/>
            <w:color w:val="9999CC"/>
          </w:rPr>
          <w:t>Standard Form 1449</w:t>
        </w:r>
      </w:hyperlink>
      <w:r w:rsidRPr="00B510B4">
        <w:rPr>
          <w:rFonts w:ascii="Times New Roman" w:hAnsi="Times New Roman" w:cs="Times New Roman"/>
        </w:rPr>
        <w: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(8) Other documents, exhibits, and attachments.</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(9) The specification.</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(t) System for Award Management (SAM).</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 xml:space="preserve">(1) Unless exempted by an addendum to this contract, the Contractor is responsible during performance and through final payment of any contract for the accuracy and completeness of the data within the SAM database, and for any liability resulting from the Government’s reliance on inaccurate or incomplete data. To remain registered in </w:t>
      </w:r>
      <w:r w:rsidRPr="00B510B4">
        <w:rPr>
          <w:rFonts w:ascii="Times New Roman" w:hAnsi="Times New Roman" w:cs="Times New Roman"/>
        </w:rPr>
        <w:lastRenderedPageBreak/>
        <w:t>the SAM database after the initial registration, the Contractor is required to review and update on an annual basis from the date of initial registration or subsequent updates its information in the SAM database to ensure it is current, accurate and complete. Updating information in the SAM does not alter the terms and conditions of this contract and is not a substitute for a properly executed contractual document.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(2)(i) If a Contractor has legally changed its business name, “doing business as” name, or division name (whichever is shown on the contract), or has transferred the assets used in performing the contract, but has not completed the necessary requirements regarding novation and change-of-name agreements in FAR </w:t>
      </w:r>
      <w:hyperlink r:id="rId33" w:anchor="wp1084217" w:history="1">
        <w:r w:rsidRPr="00B510B4">
          <w:rPr>
            <w:rStyle w:val="Hyperlink"/>
            <w:rFonts w:ascii="Times New Roman" w:hAnsi="Times New Roman" w:cs="Times New Roman"/>
            <w:color w:val="9999CC"/>
          </w:rPr>
          <w:t>Subpart 42.12</w:t>
        </w:r>
      </w:hyperlink>
      <w:r w:rsidRPr="00B510B4">
        <w:rPr>
          <w:rFonts w:ascii="Times New Roman" w:hAnsi="Times New Roman" w:cs="Times New Roman"/>
        </w:rPr>
        <w:t>, the Contractor shall provide the responsible Contracting Officer a minimum of one business day’s written notification of its intention to (A) change the name in the SAM database; (B) comply with the requirements of</w:t>
      </w:r>
      <w:r w:rsidRPr="00B510B4">
        <w:rPr>
          <w:rStyle w:val="apple-converted-space"/>
          <w:rFonts w:ascii="Times New Roman" w:hAnsi="Times New Roman"/>
        </w:rPr>
        <w:t> </w:t>
      </w:r>
      <w:hyperlink r:id="rId34" w:anchor="wp1084217" w:history="1">
        <w:r w:rsidRPr="00B510B4">
          <w:rPr>
            <w:rStyle w:val="Hyperlink"/>
            <w:rFonts w:ascii="Times New Roman" w:hAnsi="Times New Roman" w:cs="Times New Roman"/>
            <w:color w:val="9999CC"/>
          </w:rPr>
          <w:t>Subpart 42.12</w:t>
        </w:r>
      </w:hyperlink>
      <w:r w:rsidRPr="00B510B4">
        <w:rPr>
          <w:rFonts w:ascii="Times New Roman" w:hAnsi="Times New Roman" w:cs="Times New Roman"/>
        </w:rPr>
        <w:t>; and (C) agree in writing to the timeline and procedures specified by the responsible Contracting Officer. The Contractor must provide with the notification sufficient documentation to support the legally changed name.</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 If the Contractor fails to comply with the requirements of paragraph (t)(2)(i) of this clause, or fails to perform the agreement at paragraph (t)(2)(i)(C) of this clause,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(3) The Contractor shall not change the name or address for EFT payments or manual payments, as appropriate, in the SAM record to reflect an assignee for the purpose of assignment of claims (see</w:t>
      </w:r>
      <w:r w:rsidRPr="00B510B4">
        <w:rPr>
          <w:rStyle w:val="apple-converted-space"/>
          <w:rFonts w:ascii="Times New Roman" w:hAnsi="Times New Roman"/>
        </w:rPr>
        <w:t> </w:t>
      </w:r>
      <w:hyperlink r:id="rId35" w:anchor="wp1029202" w:history="1">
        <w:r w:rsidRPr="00B510B4">
          <w:rPr>
            <w:rStyle w:val="Hyperlink"/>
            <w:rFonts w:ascii="Times New Roman" w:hAnsi="Times New Roman" w:cs="Times New Roman"/>
            <w:color w:val="9999CC"/>
          </w:rPr>
          <w:t>Subpart 32.8</w:t>
        </w:r>
      </w:hyperlink>
      <w:r w:rsidRPr="00B510B4">
        <w:rPr>
          <w:rFonts w:ascii="Times New Roman" w:hAnsi="Times New Roman" w:cs="Times New Roman"/>
        </w:rPr>
        <w:t>, Assignment of Claims). Assignees shall be separately registered in the SAM database.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this contract.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(4) Offerors and Contractors may obtain information on registration and annual confirmation requirements via SAM accessed through</w:t>
      </w:r>
      <w:r w:rsidRPr="00B510B4">
        <w:rPr>
          <w:rStyle w:val="apple-converted-space"/>
          <w:rFonts w:ascii="Times New Roman" w:hAnsi="Times New Roman"/>
        </w:rPr>
        <w:t> </w:t>
      </w:r>
      <w:hyperlink r:id="rId36" w:history="1">
        <w:r w:rsidRPr="00B510B4">
          <w:rPr>
            <w:rStyle w:val="Hyperlink"/>
            <w:rFonts w:ascii="Times New Roman" w:hAnsi="Times New Roman" w:cs="Times New Roman"/>
            <w:color w:val="9999CC"/>
          </w:rPr>
          <w:t>https://www.acquisition.gov</w:t>
        </w:r>
      </w:hyperlink>
      <w:r w:rsidRPr="00B510B4">
        <w:rPr>
          <w:rFonts w:ascii="Times New Roman" w:hAnsi="Times New Roman" w:cs="Times New Roman"/>
        </w:rPr>
        <w:t>.</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(u) Unauthorized Obligations</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 Any such clause is unenforceable against the Government.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w:t>
      </w:r>
      <w:r w:rsidRPr="00B510B4">
        <w:rPr>
          <w:rFonts w:ascii="Times New Roman" w:hAnsi="Times New Roman" w:cs="Times New Roman"/>
          <w:i/>
          <w:iCs/>
        </w:rPr>
        <w:t>e.g.</w:t>
      </w:r>
      <w:r w:rsidRPr="00B510B4">
        <w:rPr>
          <w:rFonts w:ascii="Times New Roman" w:hAnsi="Times New Roman" w:cs="Times New Roman"/>
        </w:rPr>
        <w:t>, “click-wrap” or “browse-wrap” agreements), execution does not bind the Government or any Government authorized end user to such clause.</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(iii) Any such clause is deemed to be stricken from the EULA, TOS, or similar legal instrument or agreement.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 Paragraph (u)(1) of this clause does not apply to indemnification by the Government that is expressly authorized by statute and specifically authorized under applicable agency regulations and procedures.</w:t>
      </w:r>
    </w:p>
    <w:p w:rsidR="00F054BA" w:rsidRDefault="00B510B4" w:rsidP="00F054BA">
      <w:pPr>
        <w:pStyle w:val="pbodyctr"/>
        <w:spacing w:line="180" w:lineRule="atLeast"/>
        <w:rPr>
          <w:rFonts w:ascii="Times New Roman" w:hAnsi="Times New Roman" w:cs="Times New Roman"/>
        </w:rPr>
      </w:pPr>
      <w:r w:rsidRPr="00B510B4">
        <w:rPr>
          <w:rFonts w:ascii="Times New Roman" w:hAnsi="Times New Roman" w:cs="Times New Roman"/>
        </w:rPr>
        <w:t>(End of clause)</w:t>
      </w:r>
    </w:p>
    <w:p w:rsidR="00F054BA" w:rsidRDefault="00F054BA">
      <w:pPr>
        <w:rPr>
          <w:color w:val="000000"/>
        </w:rPr>
      </w:pPr>
      <w:r>
        <w:br w:type="page"/>
      </w:r>
    </w:p>
    <w:p w:rsidR="00F054BA" w:rsidRPr="00F054BA" w:rsidRDefault="00F054BA" w:rsidP="00F054BA">
      <w:pPr>
        <w:pStyle w:val="pbodyctr"/>
        <w:spacing w:line="180" w:lineRule="atLeast"/>
        <w:rPr>
          <w:rFonts w:ascii="Times New Roman" w:hAnsi="Times New Roman" w:cs="Times New Roman"/>
        </w:rPr>
      </w:pPr>
    </w:p>
    <w:p w:rsidR="009D6978" w:rsidRPr="00C32362" w:rsidRDefault="009D6978" w:rsidP="009D6978">
      <w:bookmarkStart w:id="21" w:name="wp1179469"/>
      <w:bookmarkStart w:id="22" w:name="wp1179470"/>
      <w:bookmarkStart w:id="23" w:name="wp1184965"/>
      <w:bookmarkStart w:id="24" w:name="wp1186506"/>
      <w:bookmarkStart w:id="25" w:name="wp1186507"/>
      <w:bookmarkStart w:id="26" w:name="wp1186508"/>
      <w:bookmarkStart w:id="27" w:name="wp1186509"/>
      <w:bookmarkStart w:id="28" w:name="wp1186510"/>
      <w:bookmarkStart w:id="29" w:name="wp1186511"/>
      <w:bookmarkStart w:id="30" w:name="wp1186512"/>
      <w:bookmarkStart w:id="31" w:name="wp1186513"/>
      <w:bookmarkStart w:id="32" w:name="wp1186514"/>
      <w:bookmarkStart w:id="33" w:name="wp1186515"/>
      <w:bookmarkStart w:id="34" w:name="wp1186516"/>
      <w:bookmarkStart w:id="35" w:name="wp1186517"/>
      <w:bookmarkStart w:id="36" w:name="wp1186518"/>
      <w:bookmarkStart w:id="37" w:name="wp1186519"/>
      <w:bookmarkStart w:id="38" w:name="wp1186520"/>
      <w:bookmarkStart w:id="39" w:name="wp1186521"/>
      <w:bookmarkStart w:id="40" w:name="wp1186522"/>
      <w:bookmarkStart w:id="41" w:name="wp1186523"/>
      <w:bookmarkStart w:id="42" w:name="wp1186524"/>
      <w:bookmarkStart w:id="43" w:name="wp1186525"/>
      <w:bookmarkStart w:id="44" w:name="wp1186526"/>
      <w:bookmarkStart w:id="45" w:name="wp1186527"/>
      <w:bookmarkStart w:id="46" w:name="wp1186528"/>
      <w:bookmarkStart w:id="47" w:name="wp1186529"/>
      <w:bookmarkStart w:id="48" w:name="wp1186530"/>
      <w:bookmarkStart w:id="49" w:name="wp1186531"/>
      <w:bookmarkStart w:id="50" w:name="wp1193831"/>
      <w:bookmarkStart w:id="51" w:name="wp1193833"/>
      <w:bookmarkStart w:id="52" w:name="wp1193835"/>
      <w:bookmarkStart w:id="53" w:name="wp1193837"/>
      <w:bookmarkStart w:id="54" w:name="wp1193839"/>
      <w:bookmarkStart w:id="55" w:name="wp1193841"/>
      <w:bookmarkStart w:id="56" w:name="wp1193843"/>
      <w:bookmarkStart w:id="57" w:name="wp1193845"/>
      <w:bookmarkStart w:id="58" w:name="wp1193999"/>
      <w:bookmarkStart w:id="59" w:name="wp1193847"/>
      <w:bookmarkStart w:id="60" w:name="wp1193849"/>
      <w:bookmarkStart w:id="61" w:name="wp1193851"/>
      <w:bookmarkStart w:id="62" w:name="wp1193853"/>
      <w:bookmarkStart w:id="63" w:name="wp1193855"/>
      <w:bookmarkStart w:id="64" w:name="wp1193857"/>
      <w:bookmarkStart w:id="65" w:name="wp1193859"/>
      <w:bookmarkStart w:id="66" w:name="wp1193861"/>
      <w:bookmarkStart w:id="67" w:name="wp1193863"/>
      <w:bookmarkStart w:id="68" w:name="wp1193865"/>
      <w:bookmarkStart w:id="69" w:name="wp1193867"/>
      <w:bookmarkStart w:id="70" w:name="wp1193869"/>
      <w:bookmarkStart w:id="71" w:name="wp1193871"/>
      <w:bookmarkStart w:id="72" w:name="wp1193873"/>
      <w:bookmarkStart w:id="73" w:name="wp1186533"/>
      <w:bookmarkStart w:id="74" w:name="wp1186534"/>
      <w:bookmarkStart w:id="75" w:name="wp1186535"/>
      <w:bookmarkStart w:id="76" w:name="wp1186536"/>
      <w:bookmarkStart w:id="77" w:name="wp1194513"/>
      <w:bookmarkStart w:id="78" w:name="wp1186538"/>
      <w:bookmarkStart w:id="79" w:name="wp1186539"/>
      <w:bookmarkStart w:id="80" w:name="wp1186540"/>
      <w:bookmarkStart w:id="81" w:name="wp1186541"/>
      <w:bookmarkStart w:id="82" w:name="wp1186542"/>
      <w:bookmarkStart w:id="83" w:name="wp1196215"/>
      <w:bookmarkStart w:id="84" w:name="wp1186544"/>
      <w:bookmarkStart w:id="85" w:name="wp1186545"/>
      <w:bookmarkStart w:id="86" w:name="wp1186546"/>
      <w:bookmarkStart w:id="87" w:name="wp1186547"/>
      <w:bookmarkStart w:id="88" w:name="wp1186548"/>
      <w:bookmarkStart w:id="89" w:name="wp1186549"/>
      <w:bookmarkStart w:id="90" w:name="wp1187253"/>
      <w:bookmarkStart w:id="91" w:name="wp1187254"/>
      <w:bookmarkStart w:id="92" w:name="wp1187255"/>
      <w:bookmarkStart w:id="93" w:name="wp1186553"/>
      <w:bookmarkStart w:id="94" w:name="wp1179520"/>
      <w:bookmarkStart w:id="95" w:name="wp1179521"/>
      <w:bookmarkStart w:id="96" w:name="wp1204795"/>
      <w:bookmarkStart w:id="97" w:name="wp1204147"/>
      <w:bookmarkStart w:id="98" w:name="wp1179523"/>
      <w:bookmarkStart w:id="99" w:name="wp1179524"/>
      <w:bookmarkStart w:id="100" w:name="wp1179525"/>
      <w:bookmarkStart w:id="101" w:name="wp1179526"/>
      <w:bookmarkStart w:id="102" w:name="_Toc127244837"/>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sidRPr="00C32362">
        <w:rPr>
          <w:b/>
        </w:rPr>
        <w:t>Note!</w:t>
      </w:r>
      <w:r w:rsidRPr="00C32362">
        <w:t xml:space="preserve">  All clauses within this contract apply to all Groups unless otherwise specified. </w:t>
      </w:r>
    </w:p>
    <w:p w:rsidR="00407A23" w:rsidRPr="00C32362" w:rsidRDefault="00496933">
      <w:pPr>
        <w:pStyle w:val="Heading3"/>
      </w:pPr>
      <w:bookmarkStart w:id="103" w:name="_Toc364329246"/>
      <w:bookmarkStart w:id="104" w:name="_Toc370288210"/>
      <w:r w:rsidRPr="00C32362">
        <w:t>A.1.1. DELIVERABLE REQUIREMENTS (GSFC 52.211-90) (OCT 1988)</w:t>
      </w:r>
      <w:bookmarkEnd w:id="103"/>
      <w:bookmarkEnd w:id="104"/>
    </w:p>
    <w:p w:rsidR="00407A23" w:rsidRPr="00C32362" w:rsidRDefault="00496933">
      <w:r w:rsidRPr="00C32362">
        <w:t>The Contractor shall perform and/or deliver the following:</w:t>
      </w:r>
    </w:p>
    <w:p w:rsidR="00407A23" w:rsidRPr="00C32362" w:rsidRDefault="00407A2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52"/>
        <w:gridCol w:w="1642"/>
        <w:gridCol w:w="1556"/>
        <w:gridCol w:w="1603"/>
        <w:gridCol w:w="1596"/>
        <w:gridCol w:w="2027"/>
      </w:tblGrid>
      <w:tr w:rsidR="00CD258F" w:rsidRPr="00C32362" w:rsidTr="000B2E7A">
        <w:tc>
          <w:tcPr>
            <w:tcW w:w="1152" w:type="dxa"/>
          </w:tcPr>
          <w:p w:rsidR="000603CC" w:rsidRPr="00C32362" w:rsidRDefault="000603CC">
            <w:pPr>
              <w:rPr>
                <w:b/>
              </w:rPr>
            </w:pPr>
            <w:r w:rsidRPr="00C32362">
              <w:rPr>
                <w:b/>
              </w:rPr>
              <w:t>Item</w:t>
            </w:r>
          </w:p>
        </w:tc>
        <w:tc>
          <w:tcPr>
            <w:tcW w:w="1642" w:type="dxa"/>
          </w:tcPr>
          <w:p w:rsidR="000603CC" w:rsidRPr="00C32362" w:rsidRDefault="000603CC">
            <w:pPr>
              <w:rPr>
                <w:b/>
              </w:rPr>
            </w:pPr>
            <w:r w:rsidRPr="00C32362">
              <w:rPr>
                <w:b/>
              </w:rPr>
              <w:t>Description</w:t>
            </w:r>
          </w:p>
        </w:tc>
        <w:tc>
          <w:tcPr>
            <w:tcW w:w="1556" w:type="dxa"/>
          </w:tcPr>
          <w:p w:rsidR="000603CC" w:rsidRPr="00C32362" w:rsidRDefault="000603CC">
            <w:pPr>
              <w:rPr>
                <w:b/>
              </w:rPr>
            </w:pPr>
            <w:r w:rsidRPr="00C32362">
              <w:rPr>
                <w:b/>
              </w:rPr>
              <w:t>Reference</w:t>
            </w:r>
          </w:p>
        </w:tc>
        <w:tc>
          <w:tcPr>
            <w:tcW w:w="1603" w:type="dxa"/>
          </w:tcPr>
          <w:p w:rsidR="000603CC" w:rsidRPr="00C32362" w:rsidRDefault="000603CC">
            <w:pPr>
              <w:rPr>
                <w:b/>
              </w:rPr>
            </w:pPr>
            <w:r w:rsidRPr="00C32362">
              <w:rPr>
                <w:b/>
              </w:rPr>
              <w:t>Schedule</w:t>
            </w:r>
          </w:p>
        </w:tc>
        <w:tc>
          <w:tcPr>
            <w:tcW w:w="1596" w:type="dxa"/>
          </w:tcPr>
          <w:p w:rsidR="000603CC" w:rsidRPr="00C32362" w:rsidRDefault="000603CC">
            <w:pPr>
              <w:rPr>
                <w:b/>
              </w:rPr>
            </w:pPr>
            <w:r w:rsidRPr="00C32362">
              <w:rPr>
                <w:b/>
              </w:rPr>
              <w:t>Shipping</w:t>
            </w:r>
          </w:p>
          <w:p w:rsidR="000603CC" w:rsidRPr="00C32362" w:rsidRDefault="000603CC">
            <w:pPr>
              <w:rPr>
                <w:b/>
              </w:rPr>
            </w:pPr>
            <w:r w:rsidRPr="00C32362">
              <w:rPr>
                <w:b/>
              </w:rPr>
              <w:t>Classification</w:t>
            </w:r>
          </w:p>
        </w:tc>
        <w:tc>
          <w:tcPr>
            <w:tcW w:w="2027" w:type="dxa"/>
          </w:tcPr>
          <w:p w:rsidR="000603CC" w:rsidRPr="00C32362" w:rsidRDefault="000603CC">
            <w:pPr>
              <w:rPr>
                <w:b/>
              </w:rPr>
            </w:pPr>
            <w:r w:rsidRPr="00C32362">
              <w:rPr>
                <w:b/>
              </w:rPr>
              <w:t>Delivery Method/</w:t>
            </w:r>
            <w:r w:rsidR="003C59D6" w:rsidRPr="00C32362">
              <w:rPr>
                <w:b/>
              </w:rPr>
              <w:t>Addressee</w:t>
            </w:r>
            <w:r w:rsidRPr="00C32362">
              <w:rPr>
                <w:b/>
              </w:rPr>
              <w:t>(s)</w:t>
            </w:r>
          </w:p>
        </w:tc>
      </w:tr>
      <w:tr w:rsidR="00CD258F" w:rsidRPr="00C32362" w:rsidTr="000B2E7A">
        <w:tc>
          <w:tcPr>
            <w:tcW w:w="1152" w:type="dxa"/>
          </w:tcPr>
          <w:p w:rsidR="000603CC" w:rsidRPr="00C32362" w:rsidRDefault="000603CC">
            <w:r w:rsidRPr="00C32362">
              <w:t>01</w:t>
            </w:r>
          </w:p>
        </w:tc>
        <w:tc>
          <w:tcPr>
            <w:tcW w:w="1642" w:type="dxa"/>
          </w:tcPr>
          <w:p w:rsidR="000603CC" w:rsidRPr="00C32362" w:rsidRDefault="000603CC">
            <w:r w:rsidRPr="00C32362">
              <w:t>Annual Self-Certification</w:t>
            </w:r>
          </w:p>
        </w:tc>
        <w:tc>
          <w:tcPr>
            <w:tcW w:w="1556" w:type="dxa"/>
          </w:tcPr>
          <w:p w:rsidR="000603CC" w:rsidRPr="00C32362" w:rsidRDefault="000603CC">
            <w:r w:rsidRPr="00C32362">
              <w:t>Section A.1.</w:t>
            </w:r>
            <w:r w:rsidR="00161DE0" w:rsidRPr="00C32362">
              <w:t>19</w:t>
            </w:r>
          </w:p>
        </w:tc>
        <w:tc>
          <w:tcPr>
            <w:tcW w:w="1603" w:type="dxa"/>
          </w:tcPr>
          <w:p w:rsidR="000603CC" w:rsidRPr="00C32362" w:rsidRDefault="000603CC">
            <w:r w:rsidRPr="00C32362">
              <w:t>Annually</w:t>
            </w:r>
          </w:p>
        </w:tc>
        <w:tc>
          <w:tcPr>
            <w:tcW w:w="1596" w:type="dxa"/>
          </w:tcPr>
          <w:p w:rsidR="000603CC" w:rsidRPr="00C32362" w:rsidRDefault="000603CC">
            <w:r w:rsidRPr="00C32362">
              <w:t>IV</w:t>
            </w:r>
          </w:p>
        </w:tc>
        <w:tc>
          <w:tcPr>
            <w:tcW w:w="2027" w:type="dxa"/>
          </w:tcPr>
          <w:p w:rsidR="000603CC" w:rsidRPr="00C32362" w:rsidRDefault="00161DE0">
            <w:r w:rsidRPr="00C32362">
              <w:t>SEWP Contracting Officer</w:t>
            </w:r>
          </w:p>
        </w:tc>
      </w:tr>
      <w:tr w:rsidR="00CD258F" w:rsidRPr="00C32362" w:rsidTr="000B2E7A">
        <w:tc>
          <w:tcPr>
            <w:tcW w:w="1152" w:type="dxa"/>
          </w:tcPr>
          <w:p w:rsidR="000603CC" w:rsidRPr="00C32362" w:rsidRDefault="000603CC">
            <w:r w:rsidRPr="00C32362">
              <w:t>02</w:t>
            </w:r>
          </w:p>
        </w:tc>
        <w:tc>
          <w:tcPr>
            <w:tcW w:w="1642" w:type="dxa"/>
          </w:tcPr>
          <w:p w:rsidR="000603CC" w:rsidRPr="00C32362" w:rsidRDefault="000603CC" w:rsidP="00D71CBD">
            <w:r w:rsidRPr="00C32362">
              <w:t xml:space="preserve">Small Business Subcontracting Reports </w:t>
            </w:r>
            <w:r w:rsidR="00D40DC0" w:rsidRPr="00C32362">
              <w:t>-</w:t>
            </w:r>
            <w:r w:rsidRPr="00C32362">
              <w:t xml:space="preserve"> SSR</w:t>
            </w:r>
          </w:p>
        </w:tc>
        <w:tc>
          <w:tcPr>
            <w:tcW w:w="1556" w:type="dxa"/>
          </w:tcPr>
          <w:p w:rsidR="000603CC" w:rsidRPr="00C32362" w:rsidRDefault="000603CC" w:rsidP="003734EE">
            <w:r w:rsidRPr="00C32362">
              <w:t>Section A.1.</w:t>
            </w:r>
            <w:r w:rsidR="003734EE">
              <w:t>4</w:t>
            </w:r>
            <w:r w:rsidR="000B2E7A">
              <w:t>5</w:t>
            </w:r>
          </w:p>
        </w:tc>
        <w:tc>
          <w:tcPr>
            <w:tcW w:w="1603" w:type="dxa"/>
          </w:tcPr>
          <w:p w:rsidR="000603CC" w:rsidRPr="00C32362" w:rsidRDefault="000603CC" w:rsidP="000603CC">
            <w:r w:rsidRPr="00C32362">
              <w:t>Semiannually- March 31 and September 30</w:t>
            </w:r>
          </w:p>
        </w:tc>
        <w:tc>
          <w:tcPr>
            <w:tcW w:w="1596" w:type="dxa"/>
          </w:tcPr>
          <w:p w:rsidR="000603CC" w:rsidRPr="00C32362" w:rsidRDefault="000603CC">
            <w:r w:rsidRPr="00C32362">
              <w:t>IV</w:t>
            </w:r>
          </w:p>
        </w:tc>
        <w:tc>
          <w:tcPr>
            <w:tcW w:w="2027" w:type="dxa"/>
          </w:tcPr>
          <w:p w:rsidR="000603CC" w:rsidRPr="00C32362" w:rsidRDefault="006D6AE8">
            <w:r w:rsidRPr="00C32362">
              <w:t>http://esrs.gov</w:t>
            </w:r>
          </w:p>
        </w:tc>
      </w:tr>
      <w:tr w:rsidR="00CD258F" w:rsidRPr="00C32362" w:rsidTr="000B2E7A">
        <w:tc>
          <w:tcPr>
            <w:tcW w:w="1152" w:type="dxa"/>
          </w:tcPr>
          <w:p w:rsidR="000603CC" w:rsidRPr="00C32362" w:rsidRDefault="000603CC">
            <w:r w:rsidRPr="00C32362">
              <w:t>03</w:t>
            </w:r>
          </w:p>
        </w:tc>
        <w:tc>
          <w:tcPr>
            <w:tcW w:w="1642" w:type="dxa"/>
          </w:tcPr>
          <w:p w:rsidR="000603CC" w:rsidRPr="00C32362" w:rsidRDefault="000603CC">
            <w:r w:rsidRPr="00C32362">
              <w:t>Certificate of Maintainability</w:t>
            </w:r>
          </w:p>
        </w:tc>
        <w:tc>
          <w:tcPr>
            <w:tcW w:w="1556" w:type="dxa"/>
          </w:tcPr>
          <w:p w:rsidR="000603CC" w:rsidRPr="00C32362" w:rsidRDefault="000603CC" w:rsidP="006D6AE8">
            <w:r w:rsidRPr="00C32362">
              <w:t>Section A.1.1</w:t>
            </w:r>
            <w:r w:rsidR="006D6AE8" w:rsidRPr="00C32362">
              <w:t>7</w:t>
            </w:r>
          </w:p>
        </w:tc>
        <w:tc>
          <w:tcPr>
            <w:tcW w:w="1603" w:type="dxa"/>
          </w:tcPr>
          <w:p w:rsidR="000603CC" w:rsidRPr="00C32362" w:rsidRDefault="000603CC" w:rsidP="000603CC">
            <w:r w:rsidRPr="00C32362">
              <w:t>Within 20  calendar days of the issuing Contracting Officer’s request</w:t>
            </w:r>
          </w:p>
        </w:tc>
        <w:tc>
          <w:tcPr>
            <w:tcW w:w="1596" w:type="dxa"/>
          </w:tcPr>
          <w:p w:rsidR="000603CC" w:rsidRPr="00C32362" w:rsidRDefault="000603CC">
            <w:r w:rsidRPr="00C32362">
              <w:t>IV</w:t>
            </w:r>
          </w:p>
        </w:tc>
        <w:tc>
          <w:tcPr>
            <w:tcW w:w="2027" w:type="dxa"/>
          </w:tcPr>
          <w:p w:rsidR="000603CC" w:rsidRPr="00C32362" w:rsidRDefault="006D6AE8">
            <w:r w:rsidRPr="00C32362">
              <w:t>Issuing Contracting Officer</w:t>
            </w:r>
          </w:p>
        </w:tc>
      </w:tr>
      <w:tr w:rsidR="00CD258F" w:rsidRPr="00C32362" w:rsidTr="000B2E7A">
        <w:trPr>
          <w:trHeight w:val="782"/>
        </w:trPr>
        <w:tc>
          <w:tcPr>
            <w:tcW w:w="1152" w:type="dxa"/>
          </w:tcPr>
          <w:p w:rsidR="000603CC" w:rsidRPr="00C32362" w:rsidRDefault="000603CC">
            <w:r w:rsidRPr="00C32362">
              <w:t>0</w:t>
            </w:r>
            <w:r w:rsidR="000C5F80">
              <w:t>4</w:t>
            </w:r>
          </w:p>
        </w:tc>
        <w:tc>
          <w:tcPr>
            <w:tcW w:w="1642" w:type="dxa"/>
          </w:tcPr>
          <w:p w:rsidR="000603CC" w:rsidRPr="00C32362" w:rsidRDefault="000603CC">
            <w:r w:rsidRPr="00C32362">
              <w:t>Administrative Handling Fee Report</w:t>
            </w:r>
          </w:p>
        </w:tc>
        <w:tc>
          <w:tcPr>
            <w:tcW w:w="1556" w:type="dxa"/>
          </w:tcPr>
          <w:p w:rsidR="000603CC" w:rsidRPr="00C32362" w:rsidRDefault="000603CC">
            <w:r w:rsidRPr="00C32362">
              <w:t>Attachment D (D.6</w:t>
            </w:r>
            <w:r w:rsidRPr="003734EE">
              <w:t xml:space="preserve">) </w:t>
            </w:r>
            <w:r w:rsidR="009D6978" w:rsidRPr="003734EE">
              <w:t>and</w:t>
            </w:r>
            <w:r w:rsidR="009D6978">
              <w:t xml:space="preserve"> </w:t>
            </w:r>
            <w:r w:rsidRPr="00C32362">
              <w:t>Section A.1.27</w:t>
            </w:r>
          </w:p>
        </w:tc>
        <w:tc>
          <w:tcPr>
            <w:tcW w:w="1603" w:type="dxa"/>
          </w:tcPr>
          <w:p w:rsidR="000603CC" w:rsidRPr="00C32362" w:rsidRDefault="000603CC">
            <w:r w:rsidRPr="00C32362">
              <w:t>Quarterly</w:t>
            </w:r>
          </w:p>
        </w:tc>
        <w:tc>
          <w:tcPr>
            <w:tcW w:w="1596" w:type="dxa"/>
          </w:tcPr>
          <w:p w:rsidR="000603CC" w:rsidRPr="00C32362" w:rsidRDefault="000603CC">
            <w:r w:rsidRPr="00C32362">
              <w:t>IV</w:t>
            </w:r>
          </w:p>
        </w:tc>
        <w:tc>
          <w:tcPr>
            <w:tcW w:w="2027" w:type="dxa"/>
          </w:tcPr>
          <w:p w:rsidR="000603CC" w:rsidRPr="00C32362" w:rsidRDefault="008C21DF" w:rsidP="00546BF0">
            <w:r w:rsidRPr="00C32362">
              <w:t xml:space="preserve"> Electronically to the SEWP </w:t>
            </w:r>
            <w:r w:rsidR="00C05C2A" w:rsidRPr="00C32362">
              <w:t>P</w:t>
            </w:r>
            <w:r w:rsidR="00546BF0" w:rsidRPr="00C32362">
              <w:t>rogram Management Office (PMO)</w:t>
            </w:r>
          </w:p>
        </w:tc>
      </w:tr>
      <w:tr w:rsidR="00CD258F" w:rsidRPr="00C32362" w:rsidTr="000B2E7A">
        <w:tc>
          <w:tcPr>
            <w:tcW w:w="1152" w:type="dxa"/>
          </w:tcPr>
          <w:p w:rsidR="00F475FA" w:rsidRPr="00C32362" w:rsidRDefault="00D40DC0">
            <w:r w:rsidRPr="00C32362">
              <w:t>0</w:t>
            </w:r>
            <w:r w:rsidR="000C5F80">
              <w:t>5</w:t>
            </w:r>
          </w:p>
        </w:tc>
        <w:tc>
          <w:tcPr>
            <w:tcW w:w="1642" w:type="dxa"/>
          </w:tcPr>
          <w:p w:rsidR="00F475FA" w:rsidRPr="00C32362" w:rsidRDefault="00F475FA">
            <w:r w:rsidRPr="00C32362">
              <w:t>Small Business Program Representation</w:t>
            </w:r>
          </w:p>
        </w:tc>
        <w:tc>
          <w:tcPr>
            <w:tcW w:w="1556" w:type="dxa"/>
          </w:tcPr>
          <w:p w:rsidR="00CD258F" w:rsidRPr="00C32362" w:rsidRDefault="00CD258F">
            <w:r w:rsidRPr="00C32362">
              <w:t>Section II:</w:t>
            </w:r>
          </w:p>
          <w:p w:rsidR="00F475FA" w:rsidRPr="00C32362" w:rsidRDefault="00F475FA">
            <w:r w:rsidRPr="00C32362">
              <w:t>52.219-28</w:t>
            </w:r>
          </w:p>
          <w:p w:rsidR="00546BF0" w:rsidRPr="00C32362" w:rsidRDefault="00546BF0">
            <w:pPr>
              <w:keepNext/>
              <w:widowControl w:val="0"/>
              <w:spacing w:before="240" w:after="60"/>
              <w:outlineLvl w:val="1"/>
              <w:rPr>
                <w:color w:val="FF0000"/>
              </w:rPr>
            </w:pPr>
          </w:p>
        </w:tc>
        <w:tc>
          <w:tcPr>
            <w:tcW w:w="1603" w:type="dxa"/>
          </w:tcPr>
          <w:p w:rsidR="00F475FA" w:rsidRPr="00C32362" w:rsidRDefault="00F475FA">
            <w:r w:rsidRPr="00C32362">
              <w:t>60 to 120 calendar days prior to the end of the fifth year of the contract</w:t>
            </w:r>
          </w:p>
        </w:tc>
        <w:tc>
          <w:tcPr>
            <w:tcW w:w="1596" w:type="dxa"/>
          </w:tcPr>
          <w:p w:rsidR="00F475FA" w:rsidRPr="00C32362" w:rsidRDefault="00F475FA">
            <w:r w:rsidRPr="00C32362">
              <w:t>IV</w:t>
            </w:r>
          </w:p>
        </w:tc>
        <w:tc>
          <w:tcPr>
            <w:tcW w:w="2027" w:type="dxa"/>
          </w:tcPr>
          <w:p w:rsidR="00F475FA" w:rsidRPr="00C32362" w:rsidRDefault="00F475FA">
            <w:r w:rsidRPr="00C32362">
              <w:t>SEWP Contracting Officer</w:t>
            </w:r>
          </w:p>
        </w:tc>
      </w:tr>
      <w:tr w:rsidR="000B2E7A" w:rsidRPr="00C32362" w:rsidTr="000B2E7A">
        <w:tc>
          <w:tcPr>
            <w:tcW w:w="1152" w:type="dxa"/>
          </w:tcPr>
          <w:p w:rsidR="000B2E7A" w:rsidRPr="00C32362" w:rsidRDefault="000B2E7A">
            <w:r>
              <w:t>06</w:t>
            </w:r>
          </w:p>
        </w:tc>
        <w:tc>
          <w:tcPr>
            <w:tcW w:w="1642" w:type="dxa"/>
          </w:tcPr>
          <w:p w:rsidR="000B2E7A" w:rsidRPr="00C32362" w:rsidRDefault="000B2E7A">
            <w:r>
              <w:t>Limitations on Subcontracting Certification</w:t>
            </w:r>
          </w:p>
        </w:tc>
        <w:tc>
          <w:tcPr>
            <w:tcW w:w="1556" w:type="dxa"/>
          </w:tcPr>
          <w:p w:rsidR="000B2E7A" w:rsidRPr="00C32362" w:rsidRDefault="000B2E7A">
            <w:r>
              <w:t>Section A.1.41</w:t>
            </w:r>
          </w:p>
        </w:tc>
        <w:tc>
          <w:tcPr>
            <w:tcW w:w="1603" w:type="dxa"/>
          </w:tcPr>
          <w:p w:rsidR="000B2E7A" w:rsidRPr="00C32362" w:rsidRDefault="000B2E7A">
            <w:r>
              <w:t>Annually on October 15</w:t>
            </w:r>
          </w:p>
        </w:tc>
        <w:tc>
          <w:tcPr>
            <w:tcW w:w="1596" w:type="dxa"/>
          </w:tcPr>
          <w:p w:rsidR="000B2E7A" w:rsidRPr="00C32362" w:rsidRDefault="000B2E7A">
            <w:r>
              <w:t>IV</w:t>
            </w:r>
          </w:p>
        </w:tc>
        <w:tc>
          <w:tcPr>
            <w:tcW w:w="2027" w:type="dxa"/>
          </w:tcPr>
          <w:p w:rsidR="000B2E7A" w:rsidRPr="00C32362" w:rsidRDefault="000B2E7A">
            <w:r>
              <w:t>SEWP Contracting Officer</w:t>
            </w:r>
          </w:p>
        </w:tc>
      </w:tr>
      <w:tr w:rsidR="000B2E7A" w:rsidRPr="00C32362" w:rsidTr="000B2E7A">
        <w:tc>
          <w:tcPr>
            <w:tcW w:w="1152" w:type="dxa"/>
          </w:tcPr>
          <w:p w:rsidR="000B2E7A" w:rsidRPr="00C32362" w:rsidRDefault="000B2E7A">
            <w:r>
              <w:t>07</w:t>
            </w:r>
          </w:p>
        </w:tc>
        <w:tc>
          <w:tcPr>
            <w:tcW w:w="1642" w:type="dxa"/>
          </w:tcPr>
          <w:p w:rsidR="000B2E7A" w:rsidRPr="00C32362" w:rsidRDefault="000B2E7A">
            <w:r>
              <w:t>IT Security Management Plan (NASA Delivery Orders Only</w:t>
            </w:r>
            <w:r w:rsidR="00A31BA1">
              <w:t>,</w:t>
            </w:r>
            <w:r>
              <w:t xml:space="preserve"> when applicable)</w:t>
            </w:r>
          </w:p>
        </w:tc>
        <w:tc>
          <w:tcPr>
            <w:tcW w:w="1556" w:type="dxa"/>
          </w:tcPr>
          <w:p w:rsidR="000B2E7A" w:rsidRPr="00C32362" w:rsidRDefault="000B2E7A">
            <w:r>
              <w:t>Section A.1.49</w:t>
            </w:r>
          </w:p>
        </w:tc>
        <w:tc>
          <w:tcPr>
            <w:tcW w:w="1603" w:type="dxa"/>
          </w:tcPr>
          <w:p w:rsidR="000B2E7A" w:rsidRPr="00C32362" w:rsidRDefault="000B2E7A">
            <w:r>
              <w:t>Within 30 calendars days of the issuing Contracting Officer’s request</w:t>
            </w:r>
          </w:p>
        </w:tc>
        <w:tc>
          <w:tcPr>
            <w:tcW w:w="1596" w:type="dxa"/>
          </w:tcPr>
          <w:p w:rsidR="000B2E7A" w:rsidRPr="00C32362" w:rsidRDefault="000B2E7A">
            <w:r>
              <w:t>IV</w:t>
            </w:r>
          </w:p>
        </w:tc>
        <w:tc>
          <w:tcPr>
            <w:tcW w:w="2027" w:type="dxa"/>
          </w:tcPr>
          <w:p w:rsidR="000B2E7A" w:rsidRPr="00C32362" w:rsidRDefault="000B2E7A">
            <w:r>
              <w:t>SEWP Contracting Officer</w:t>
            </w:r>
          </w:p>
        </w:tc>
      </w:tr>
    </w:tbl>
    <w:p w:rsidR="00407A23" w:rsidRPr="00C32362" w:rsidRDefault="00407A23"/>
    <w:p w:rsidR="00407A23" w:rsidRPr="00C32362" w:rsidRDefault="00496933">
      <w:pPr>
        <w:pStyle w:val="Heading3"/>
      </w:pPr>
      <w:bookmarkStart w:id="105" w:name="_Toc364329247"/>
      <w:bookmarkStart w:id="106" w:name="_Toc370288211"/>
      <w:r w:rsidRPr="00C32362">
        <w:t>A.1.2. SUPPLIES AND/OR SERVICES TO BE FURNISHED</w:t>
      </w:r>
      <w:bookmarkEnd w:id="102"/>
      <w:bookmarkEnd w:id="105"/>
      <w:bookmarkEnd w:id="106"/>
    </w:p>
    <w:p w:rsidR="00407A23" w:rsidRPr="00C32362" w:rsidRDefault="00496933">
      <w:r w:rsidRPr="00C32362">
        <w:t>This information will be removed at contract award:</w:t>
      </w:r>
    </w:p>
    <w:p w:rsidR="00407A23" w:rsidRPr="00C32362" w:rsidRDefault="00407A23"/>
    <w:p w:rsidR="00407A23" w:rsidRPr="00C32362" w:rsidRDefault="00496933">
      <w:r w:rsidRPr="00C32362">
        <w:t>*************************************************************</w:t>
      </w:r>
    </w:p>
    <w:p w:rsidR="00407A23" w:rsidRPr="00C32362" w:rsidRDefault="00496933">
      <w:r w:rsidRPr="00C32362">
        <w:t>This Request for Proposal (RFP) will result in the award of separate contracts.  Therefore, it is necessary to keep this clause generic at this time.  At contract award, the proposed equipment will be identified in this clause.</w:t>
      </w:r>
    </w:p>
    <w:p w:rsidR="00407A23" w:rsidRPr="00C32362" w:rsidRDefault="00496933">
      <w:r w:rsidRPr="00C32362">
        <w:t>*************************************************************</w:t>
      </w:r>
    </w:p>
    <w:p w:rsidR="00407A23" w:rsidRPr="00C32362" w:rsidRDefault="00407A23"/>
    <w:p w:rsidR="00407A23" w:rsidRPr="00C32362" w:rsidRDefault="00496933">
      <w:r w:rsidRPr="00C32362">
        <w:t xml:space="preserve">The Contractor shall provide all supplies and services in accordance with Attachment C, Statement of Work, and as described in Addendum </w:t>
      </w:r>
      <w:r w:rsidR="00612D34" w:rsidRPr="00C32362">
        <w:t>1</w:t>
      </w:r>
      <w:r w:rsidRPr="00C32362">
        <w:t>, Attachments A (Technical Specifications) &amp; B (Mandatory Deliverables) herein, at the following prices: (to be completed at time of award)</w:t>
      </w:r>
    </w:p>
    <w:p w:rsidR="00407A23" w:rsidRPr="00C32362" w:rsidRDefault="00407A23"/>
    <w:p w:rsidR="00407A23" w:rsidRPr="00C32362" w:rsidRDefault="00496933">
      <w:r w:rsidRPr="00C32362">
        <w:t xml:space="preserve">The contracts will be awarded by both Category and </w:t>
      </w:r>
      <w:r w:rsidR="003869FE" w:rsidRPr="00C32362">
        <w:t>Group</w:t>
      </w:r>
      <w:r w:rsidRPr="00C32362">
        <w:t xml:space="preserve"> as follows:</w:t>
      </w:r>
    </w:p>
    <w:p w:rsidR="00407A23" w:rsidRPr="00C32362" w:rsidRDefault="00407A23"/>
    <w:p w:rsidR="00407A23" w:rsidRPr="00C32362" w:rsidRDefault="00496933">
      <w:r w:rsidRPr="00C32362">
        <w:rPr>
          <w:b/>
        </w:rPr>
        <w:t>Category A</w:t>
      </w:r>
      <w:r w:rsidRPr="00C32362">
        <w:t xml:space="preserve"> (Computer Systems/Servers) – NAICS 334111                </w:t>
      </w:r>
    </w:p>
    <w:p w:rsidR="00407A23" w:rsidRPr="00C32362" w:rsidRDefault="003869FE">
      <w:r w:rsidRPr="00C32362">
        <w:t>Group A</w:t>
      </w:r>
      <w:r w:rsidR="00496933" w:rsidRPr="00C32362">
        <w:t xml:space="preserve"> </w:t>
      </w:r>
      <w:r w:rsidRPr="00C32362">
        <w:t>–</w:t>
      </w:r>
      <w:r w:rsidR="00496933" w:rsidRPr="00C32362">
        <w:t xml:space="preserve"> </w:t>
      </w:r>
      <w:r w:rsidRPr="00C32362">
        <w:t xml:space="preserve">Computer </w:t>
      </w:r>
      <w:r w:rsidR="006A0778" w:rsidRPr="00C32362">
        <w:t>B</w:t>
      </w:r>
      <w:r w:rsidR="00D71CBD" w:rsidRPr="00C32362">
        <w:t xml:space="preserve">ased </w:t>
      </w:r>
      <w:r w:rsidR="00E77111" w:rsidRPr="00C32362">
        <w:t>Systems (</w:t>
      </w:r>
      <w:r w:rsidR="00546BF0" w:rsidRPr="00C32362">
        <w:t>Full and Open Competition)</w:t>
      </w:r>
    </w:p>
    <w:p w:rsidR="00407A23" w:rsidRPr="00C32362" w:rsidRDefault="00407A23"/>
    <w:p w:rsidR="00407A23" w:rsidRPr="00C32362" w:rsidRDefault="00496933">
      <w:r w:rsidRPr="00C32362">
        <w:rPr>
          <w:b/>
        </w:rPr>
        <w:t xml:space="preserve">Category B </w:t>
      </w:r>
      <w:r w:rsidRPr="00C32362">
        <w:t>(Complementary Products) – NAICS 541519</w:t>
      </w:r>
    </w:p>
    <w:p w:rsidR="00917309" w:rsidRPr="00C32362" w:rsidRDefault="00917309" w:rsidP="00917309">
      <w:r w:rsidRPr="00C32362">
        <w:t xml:space="preserve">Group B </w:t>
      </w:r>
      <w:r w:rsidR="00E77111" w:rsidRPr="00C32362">
        <w:t>– Mass</w:t>
      </w:r>
      <w:r w:rsidRPr="00C32362">
        <w:t xml:space="preserve"> Storage Devices (Service Disabled Veteran-Owned Small Business Set-Aside) </w:t>
      </w:r>
    </w:p>
    <w:p w:rsidR="00A827C2" w:rsidRPr="00C32362" w:rsidRDefault="00A827C2" w:rsidP="00917309">
      <w:r w:rsidRPr="00C32362">
        <w:t xml:space="preserve">              </w:t>
      </w:r>
      <w:r w:rsidR="00F354B2" w:rsidRPr="00C32362">
        <w:t xml:space="preserve"> </w:t>
      </w:r>
      <w:r w:rsidRPr="00C32362">
        <w:t xml:space="preserve"> </w:t>
      </w:r>
      <w:r w:rsidR="00E77111" w:rsidRPr="00C32362">
        <w:t>– Mass</w:t>
      </w:r>
      <w:r w:rsidRPr="00C32362">
        <w:t xml:space="preserve"> Storage Devices (Hub-Zone Small Business Set-Aside)</w:t>
      </w:r>
    </w:p>
    <w:p w:rsidR="00407A23" w:rsidRPr="00C32362" w:rsidRDefault="00917309">
      <w:r w:rsidRPr="00C32362">
        <w:t>Group C</w:t>
      </w:r>
      <w:r w:rsidR="00496933" w:rsidRPr="00C32362">
        <w:t xml:space="preserve"> </w:t>
      </w:r>
      <w:r w:rsidR="00E77111" w:rsidRPr="00C32362">
        <w:t>– Server</w:t>
      </w:r>
      <w:r w:rsidR="00496933" w:rsidRPr="00C32362">
        <w:t xml:space="preserve"> Support Devices </w:t>
      </w:r>
      <w:r w:rsidRPr="00C32362">
        <w:t>/ M</w:t>
      </w:r>
      <w:r w:rsidR="00D71CBD" w:rsidRPr="00C32362">
        <w:t xml:space="preserve">ulti-Functional </w:t>
      </w:r>
      <w:r w:rsidR="00E77111" w:rsidRPr="00C32362">
        <w:t>Devices (</w:t>
      </w:r>
      <w:r w:rsidR="00496933" w:rsidRPr="00C32362">
        <w:t xml:space="preserve">Small Business Set-Aside) </w:t>
      </w:r>
    </w:p>
    <w:p w:rsidR="00917309" w:rsidRPr="00C32362" w:rsidRDefault="00917309" w:rsidP="00917309">
      <w:pPr>
        <w:rPr>
          <w:color w:val="FF0000"/>
        </w:rPr>
      </w:pPr>
      <w:r w:rsidRPr="00C32362">
        <w:t xml:space="preserve">Group D </w:t>
      </w:r>
      <w:r w:rsidR="00E77111" w:rsidRPr="00C32362">
        <w:t>– Networking /</w:t>
      </w:r>
      <w:r w:rsidRPr="00C32362">
        <w:t xml:space="preserve"> Security / Video and Conference Tools</w:t>
      </w:r>
      <w:r w:rsidR="00546BF0" w:rsidRPr="00C32362">
        <w:t xml:space="preserve"> (Full and Open Competition</w:t>
      </w:r>
      <w:r w:rsidR="00546BF0" w:rsidRPr="00C32362">
        <w:rPr>
          <w:color w:val="FF0000"/>
        </w:rPr>
        <w:t>)</w:t>
      </w:r>
    </w:p>
    <w:p w:rsidR="00407A23" w:rsidRPr="00C32362" w:rsidRDefault="00407A23"/>
    <w:p w:rsidR="00407A23" w:rsidRPr="00C32362" w:rsidRDefault="00496933">
      <w:pPr>
        <w:jc w:val="center"/>
      </w:pPr>
      <w:r w:rsidRPr="00C32362">
        <w:t>(End of Text)</w:t>
      </w:r>
    </w:p>
    <w:p w:rsidR="00407A23" w:rsidRPr="00C32362" w:rsidRDefault="00407A23">
      <w:pPr>
        <w:jc w:val="center"/>
      </w:pPr>
    </w:p>
    <w:p w:rsidR="00407A23" w:rsidRPr="00C32362" w:rsidRDefault="00496933">
      <w:pPr>
        <w:pStyle w:val="Heading3"/>
      </w:pPr>
      <w:bookmarkStart w:id="107" w:name="_Toc127244838"/>
      <w:bookmarkStart w:id="108" w:name="_Toc364329248"/>
      <w:bookmarkStart w:id="109" w:name="_Toc370288212"/>
      <w:r w:rsidRPr="00C32362">
        <w:t>A.1.3. PROCEDURES FOR ORDERS</w:t>
      </w:r>
      <w:bookmarkEnd w:id="107"/>
      <w:bookmarkEnd w:id="108"/>
      <w:bookmarkEnd w:id="109"/>
    </w:p>
    <w:p w:rsidR="00407A23" w:rsidRPr="00C32362" w:rsidRDefault="00496933">
      <w:r w:rsidRPr="00C32362">
        <w:t>Supplies or services to be furnished under this contract shall be specified by the issuance of delivery orders from any Government agency priced in accordance with Clause A.1.</w:t>
      </w:r>
      <w:r w:rsidR="008C21DF" w:rsidRPr="00C32362">
        <w:t>7</w:t>
      </w:r>
      <w:r w:rsidRPr="00C32362">
        <w:t xml:space="preserve"> and Attachment F, Pricing Exhibits</w:t>
      </w:r>
      <w:r w:rsidR="00773526" w:rsidRPr="00C32362">
        <w:t xml:space="preserve"> as defined in the SEWP database of record</w:t>
      </w:r>
      <w:r w:rsidRPr="00C32362">
        <w:t xml:space="preserve">. Such orders may be issued from the effective date of the contract through the ordering period. </w:t>
      </w:r>
      <w:r w:rsidR="00C05C2A" w:rsidRPr="00C32362">
        <w:t xml:space="preserve">Any order issued during the effective period of this contract and not completed within that period shall be completed by the Contractor within the time specified in the order inclusive of all options for up to a period of </w:t>
      </w:r>
      <w:r w:rsidR="00182D77">
        <w:t xml:space="preserve">five </w:t>
      </w:r>
      <w:r w:rsidR="00C05C2A" w:rsidRPr="00C32362">
        <w:t>year</w:t>
      </w:r>
      <w:r w:rsidR="00182D77">
        <w:t>s beyond the effective ordering period (See A.1.5(d))</w:t>
      </w:r>
      <w:r w:rsidR="00C05C2A" w:rsidRPr="00C32362">
        <w:t>.  The contract shall govern</w:t>
      </w:r>
      <w:r w:rsidRPr="00C32362">
        <w:t xml:space="preserve"> the Contractor's and Government's rights and obligations with respect to that order to the same extent as if the order were completed during the contract's effective period; provided, that the Contractor shall not be required to make any deliveries under this contract after the last date of the last item to be delivered in the issued delivery order schedule</w:t>
      </w:r>
      <w:r w:rsidRPr="00C32362">
        <w:rPr>
          <w:b/>
          <w:bCs/>
        </w:rPr>
        <w:t>.</w:t>
      </w:r>
    </w:p>
    <w:p w:rsidR="00407A23" w:rsidRPr="00C32362" w:rsidRDefault="00407A23"/>
    <w:p w:rsidR="00817E35" w:rsidRPr="00C32362" w:rsidRDefault="006A0778" w:rsidP="00817E35">
      <w:pPr>
        <w:pStyle w:val="CommentText"/>
      </w:pPr>
      <w:r w:rsidRPr="00C32362">
        <w:t xml:space="preserve">The issuing Contracting Officer may negotiate additional terms and conditions for a specific order. Any additional terms and conditions including licensing agreements proposed by a Contractor must be </w:t>
      </w:r>
      <w:r w:rsidR="00A31BA1">
        <w:t xml:space="preserve">clearly identified in writing in the quote. </w:t>
      </w:r>
      <w:r w:rsidRPr="00C32362">
        <w:t xml:space="preserve"> All proposed licenses and other terms and conditions must be in </w:t>
      </w:r>
      <w:r w:rsidR="00817E35" w:rsidRPr="00C32362">
        <w:t>accordance</w:t>
      </w:r>
      <w:r w:rsidRPr="00C32362">
        <w:t xml:space="preserve"> with </w:t>
      </w:r>
      <w:r w:rsidR="00721011">
        <w:t>applicable r</w:t>
      </w:r>
      <w:r w:rsidRPr="00C32362">
        <w:t>egulations, laws</w:t>
      </w:r>
      <w:r w:rsidR="00721011">
        <w:t>,</w:t>
      </w:r>
      <w:r w:rsidRPr="00C32362">
        <w:t xml:space="preserve"> and policies.</w:t>
      </w:r>
      <w:r w:rsidR="00817E35" w:rsidRPr="00C32362">
        <w:t xml:space="preserve"> The terms and conditions contained in the basic contract shall prevail in the event of conflict with any terms and conditions imposed at the delivery order level.</w:t>
      </w:r>
      <w:r w:rsidR="00A31BA1">
        <w:t xml:space="preserve"> </w:t>
      </w:r>
      <w:r w:rsidR="00A31BA1" w:rsidRPr="00C32362">
        <w:t>(</w:t>
      </w:r>
      <w:r w:rsidR="003A5825">
        <w:t>For example, t</w:t>
      </w:r>
      <w:r w:rsidR="00A31BA1" w:rsidRPr="00C32362">
        <w:t>he ordering Agency IT security policies, procedures and requirements or leasing of SEWP equipment may be included in individual orders.)</w:t>
      </w:r>
    </w:p>
    <w:p w:rsidR="00917309" w:rsidRPr="00C32362" w:rsidRDefault="006A0778">
      <w:r w:rsidRPr="00C32362">
        <w:t xml:space="preserve"> </w:t>
      </w:r>
    </w:p>
    <w:p w:rsidR="00407A23" w:rsidRPr="00C32362" w:rsidRDefault="00496933">
      <w:r w:rsidRPr="00C32362">
        <w:t xml:space="preserve">Delivery orders will identify the exact destination for shipment and warranties, which </w:t>
      </w:r>
      <w:r w:rsidR="00917309" w:rsidRPr="00C32362">
        <w:t>may be</w:t>
      </w:r>
      <w:r w:rsidRPr="00C32362">
        <w:t xml:space="preserve"> limited to the United States and its possessions.  Shipments to United States Government installations located outside the U.S. and its possessions are per mutual agreement between the ordering Government Agency and Contractor. </w:t>
      </w:r>
    </w:p>
    <w:p w:rsidR="00407A23" w:rsidRPr="00C32362" w:rsidRDefault="00407A23"/>
    <w:p w:rsidR="00407A23" w:rsidRPr="00C32362" w:rsidRDefault="00496933">
      <w:r w:rsidRPr="00C32362">
        <w:t>The fixed price for each delivery order may not be increased except when authorized by a modification to the delivery order.  If the Contractor decreases the price of any item ordered, they shall notify the issuing Contracting Officer via e-mail within 2 business days</w:t>
      </w:r>
      <w:r w:rsidR="00F44C6B" w:rsidRPr="00C32362">
        <w:t xml:space="preserve"> of the price decrease.</w:t>
      </w:r>
    </w:p>
    <w:p w:rsidR="00407A23" w:rsidRPr="00C32362" w:rsidRDefault="00407A23"/>
    <w:p w:rsidR="00407A23" w:rsidRPr="00C32362" w:rsidRDefault="00496933">
      <w:r w:rsidRPr="00C32362">
        <w:t xml:space="preserve">The price of each item in a delivery order shall be no greater than the price in the SEWP database of record on the date the issuing Contracting Officer signs the order or the </w:t>
      </w:r>
      <w:r w:rsidR="00917309" w:rsidRPr="00C32362">
        <w:t xml:space="preserve">award </w:t>
      </w:r>
      <w:r w:rsidRPr="00C32362">
        <w:t xml:space="preserve">date of the order field if the signature date is not present. </w:t>
      </w:r>
    </w:p>
    <w:p w:rsidR="00407A23" w:rsidRPr="00C32362" w:rsidRDefault="00407A23"/>
    <w:p w:rsidR="00407A23" w:rsidRPr="00C32362" w:rsidRDefault="00917309">
      <w:r w:rsidRPr="00C32362">
        <w:t>Unless an agency receives an exemption from the SEWP Program Management Office (PMO), a</w:t>
      </w:r>
      <w:r w:rsidR="00496933" w:rsidRPr="00C32362">
        <w:t xml:space="preserve">ll delivery orders shall be submitted </w:t>
      </w:r>
      <w:r w:rsidRPr="00C32362">
        <w:t xml:space="preserve">by the issuing Agency </w:t>
      </w:r>
      <w:r w:rsidR="00496933" w:rsidRPr="00C32362">
        <w:t xml:space="preserve">directly to the SEWP </w:t>
      </w:r>
      <w:r w:rsidRPr="00C32362">
        <w:t>PMO</w:t>
      </w:r>
      <w:r w:rsidR="00496933" w:rsidRPr="00C32362">
        <w:t xml:space="preserve"> whose functions are described in Attachment C, </w:t>
      </w:r>
      <w:r w:rsidR="00C05C2A" w:rsidRPr="00C32362">
        <w:t>Statement of Work</w:t>
      </w:r>
      <w:r w:rsidR="00546BF0" w:rsidRPr="00C32362">
        <w:t xml:space="preserve"> </w:t>
      </w:r>
      <w:r w:rsidR="00496933" w:rsidRPr="00C32362">
        <w:t>prior to acceptance and processing of the delivery order by the contractor.</w:t>
      </w:r>
      <w:r w:rsidR="00240A23" w:rsidRPr="00C32362">
        <w:t xml:space="preserve">  Submission may be made either via e-mail, fax or other designated electronic commerce methods as defined by the SEWP PMO</w:t>
      </w:r>
      <w:r w:rsidR="0057180C" w:rsidRPr="00C32362">
        <w:t>.</w:t>
      </w:r>
    </w:p>
    <w:p w:rsidR="00407A23" w:rsidRPr="00C32362" w:rsidRDefault="00407A23"/>
    <w:p w:rsidR="00407A23" w:rsidRPr="00C32362" w:rsidRDefault="00496933">
      <w:pPr>
        <w:jc w:val="center"/>
      </w:pPr>
      <w:r w:rsidRPr="00C32362">
        <w:t>(End of text)</w:t>
      </w:r>
    </w:p>
    <w:p w:rsidR="00407A23" w:rsidRPr="00C32362" w:rsidRDefault="00496933">
      <w:pPr>
        <w:pStyle w:val="Heading3"/>
      </w:pPr>
      <w:bookmarkStart w:id="110" w:name="_Toc127244839"/>
      <w:bookmarkStart w:id="111" w:name="_Toc364329249"/>
      <w:bookmarkStart w:id="112" w:name="_Toc370288213"/>
      <w:r w:rsidRPr="00C32362">
        <w:t>A.1.4. ORDERING (52.216</w:t>
      </w:r>
      <w:r w:rsidRPr="00C32362">
        <w:noBreakHyphen/>
        <w:t>18) (OCT 1995)</w:t>
      </w:r>
      <w:bookmarkEnd w:id="110"/>
      <w:bookmarkEnd w:id="111"/>
      <w:bookmarkEnd w:id="112"/>
    </w:p>
    <w:p w:rsidR="00407A23" w:rsidRPr="00C32362" w:rsidRDefault="00407A23"/>
    <w:p w:rsidR="006F2A4D" w:rsidRDefault="00496933">
      <w:r w:rsidRPr="00C32362">
        <w:t xml:space="preserve">(a) Any supplies and services to be furnished under this contract shall be ordered by issuance of delivery orders or task orders by the individuals or activities designated in the Schedule.  Such orders may be issued from  </w:t>
      </w:r>
    </w:p>
    <w:p w:rsidR="00407A23" w:rsidRPr="00AC27D9" w:rsidRDefault="00B510B4">
      <w:r w:rsidRPr="00B510B4">
        <w:t>May 1, 2014 – April 30, 2019</w:t>
      </w:r>
      <w:r w:rsidR="0005402B">
        <w:t xml:space="preserve"> (base ordering period) and one option (May 1, 2019- April 30, 2024)</w:t>
      </w:r>
      <w:r w:rsidRPr="00B510B4">
        <w:t xml:space="preserve">. </w:t>
      </w:r>
    </w:p>
    <w:p w:rsidR="00407A23" w:rsidRPr="00AC27D9" w:rsidRDefault="00407A23"/>
    <w:p w:rsidR="00407A23" w:rsidRPr="00C32362" w:rsidRDefault="00496933">
      <w:r w:rsidRPr="00C32362">
        <w:t>(b) All delivery orders or task orders are subject to the terms and conditions of this contract.  In the event of conflict between a delivery order or task order and this contract, the contract shall control.</w:t>
      </w:r>
    </w:p>
    <w:p w:rsidR="00407A23" w:rsidRPr="00C32362" w:rsidRDefault="00407A23"/>
    <w:p w:rsidR="00407A23" w:rsidRDefault="00496933">
      <w:r w:rsidRPr="00C32362">
        <w:t>(c) If mailed, a delivery order or task order is considered "issued" when the Government deposits the order in the mail.  Orders may be issued orally, by facsimile, or by electronic commerce methods only if authorized in the Schedule.</w:t>
      </w:r>
    </w:p>
    <w:p w:rsidR="00EC0E62" w:rsidRDefault="00EC0E62"/>
    <w:p w:rsidR="00EC0E62" w:rsidRPr="00EC0E62" w:rsidRDefault="007E4A4E" w:rsidP="00EC0E62">
      <w:pPr>
        <w:pStyle w:val="Default"/>
        <w:rPr>
          <w:rFonts w:ascii="Times New Roman" w:hAnsi="Times New Roman" w:cs="Times New Roman"/>
          <w:color w:val="auto"/>
          <w:sz w:val="20"/>
          <w:szCs w:val="20"/>
        </w:rPr>
      </w:pPr>
      <w:r w:rsidRPr="007E4A4E">
        <w:rPr>
          <w:rFonts w:ascii="Times New Roman" w:hAnsi="Times New Roman" w:cs="Times New Roman"/>
          <w:sz w:val="20"/>
          <w:szCs w:val="20"/>
        </w:rPr>
        <w:t xml:space="preserve">**Note: The Small Business Jobs Act of 2010 allows any issuing CO to </w:t>
      </w:r>
      <w:r w:rsidRPr="007E4A4E">
        <w:rPr>
          <w:rFonts w:ascii="Times New Roman" w:hAnsi="Times New Roman" w:cs="Times New Roman"/>
          <w:color w:val="auto"/>
          <w:sz w:val="20"/>
          <w:szCs w:val="20"/>
        </w:rPr>
        <w:t>set</w:t>
      </w:r>
      <w:r w:rsidR="00721011">
        <w:rPr>
          <w:rFonts w:ascii="Times New Roman" w:hAnsi="Times New Roman" w:cs="Times New Roman"/>
          <w:color w:val="auto"/>
          <w:sz w:val="20"/>
          <w:szCs w:val="20"/>
        </w:rPr>
        <w:t xml:space="preserve"> </w:t>
      </w:r>
      <w:r w:rsidRPr="007E4A4E">
        <w:rPr>
          <w:rFonts w:ascii="Times New Roman" w:hAnsi="Times New Roman" w:cs="Times New Roman"/>
          <w:color w:val="auto"/>
          <w:sz w:val="20"/>
          <w:szCs w:val="20"/>
        </w:rPr>
        <w:t>aside orders placed against multiple-award contracts for SBCs, including small businesses in the 8(a), HUBZone, SDVOSB, and WOSB Programs</w:t>
      </w:r>
      <w:r w:rsidR="005E3997">
        <w:rPr>
          <w:rFonts w:ascii="Times New Roman" w:hAnsi="Times New Roman" w:cs="Times New Roman"/>
          <w:color w:val="auto"/>
          <w:sz w:val="20"/>
          <w:szCs w:val="20"/>
        </w:rPr>
        <w:t>.</w:t>
      </w:r>
      <w:r w:rsidRPr="007E4A4E">
        <w:rPr>
          <w:rFonts w:ascii="Times New Roman" w:hAnsi="Times New Roman" w:cs="Times New Roman"/>
          <w:color w:val="auto"/>
          <w:sz w:val="20"/>
          <w:szCs w:val="20"/>
        </w:rPr>
        <w:t xml:space="preserve"> </w:t>
      </w:r>
    </w:p>
    <w:p w:rsidR="00EC0E62" w:rsidRPr="00C32362" w:rsidRDefault="00EC0E62"/>
    <w:p w:rsidR="00407A23" w:rsidRPr="00C32362" w:rsidRDefault="00407A23"/>
    <w:p w:rsidR="00407A23" w:rsidRPr="00C32362" w:rsidRDefault="00496933">
      <w:pPr>
        <w:jc w:val="center"/>
      </w:pPr>
      <w:r w:rsidRPr="00C32362">
        <w:t>(End of clause)</w:t>
      </w:r>
    </w:p>
    <w:p w:rsidR="008C21DF" w:rsidRPr="00C32362" w:rsidRDefault="008C21DF">
      <w:pPr>
        <w:jc w:val="center"/>
      </w:pPr>
    </w:p>
    <w:p w:rsidR="008C21DF" w:rsidRPr="00C32362" w:rsidRDefault="008C21DF">
      <w:pPr>
        <w:jc w:val="center"/>
      </w:pPr>
    </w:p>
    <w:p w:rsidR="00407A23" w:rsidRPr="00C32362" w:rsidRDefault="00496933">
      <w:pPr>
        <w:pStyle w:val="Heading3"/>
      </w:pPr>
      <w:bookmarkStart w:id="113" w:name="_Toc127244841"/>
      <w:bookmarkStart w:id="114" w:name="_Toc364329250"/>
      <w:bookmarkStart w:id="115" w:name="_Toc370288214"/>
      <w:r w:rsidRPr="00C32362">
        <w:t>A.1.5. INDEFINITE QUANTITY (52.216-22) (OCT 1995)</w:t>
      </w:r>
      <w:bookmarkEnd w:id="113"/>
      <w:bookmarkEnd w:id="114"/>
      <w:bookmarkEnd w:id="115"/>
    </w:p>
    <w:p w:rsidR="00407A23" w:rsidRPr="00C32362" w:rsidRDefault="00407A23"/>
    <w:p w:rsidR="00407A23" w:rsidRPr="00C32362" w:rsidRDefault="00496933">
      <w:r w:rsidRPr="00C32362">
        <w:t xml:space="preserve">(a) This is an indefinite-quantity contract for the supplies or services </w:t>
      </w:r>
      <w:r w:rsidR="0057180C" w:rsidRPr="00C32362">
        <w:t>specified</w:t>
      </w:r>
      <w:r w:rsidRPr="00C32362">
        <w:t xml:space="preserve"> and effective for the period stated, in the Schedule.  The quantities of supplies and services specified in the Schedule are estimates only and are not guaranteed to be purchased by this contract.</w:t>
      </w:r>
    </w:p>
    <w:p w:rsidR="00407A23" w:rsidRPr="00C32362" w:rsidRDefault="00407A23"/>
    <w:p w:rsidR="00407A23" w:rsidRPr="00C32362" w:rsidRDefault="00496933">
      <w:r w:rsidRPr="00C32362">
        <w:t>(b)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rsidR="00407A23" w:rsidRPr="00C32362" w:rsidRDefault="00407A23"/>
    <w:p w:rsidR="00407A23" w:rsidRPr="00C32362" w:rsidRDefault="00496933">
      <w:r w:rsidRPr="00C32362">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rsidR="00407A23" w:rsidRPr="00C32362" w:rsidRDefault="00407A23"/>
    <w:p w:rsidR="00693260" w:rsidRPr="00C32362" w:rsidRDefault="00496933" w:rsidP="00693260">
      <w:r w:rsidRPr="00C32362">
        <w:t xml:space="preserve">(d)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w:t>
      </w:r>
      <w:r w:rsidR="00693260" w:rsidRPr="00C32362">
        <w:t xml:space="preserve">deliveries under this contract </w:t>
      </w:r>
      <w:r w:rsidR="003734EE">
        <w:t xml:space="preserve">beyond </w:t>
      </w:r>
      <w:r w:rsidR="00AC27D9">
        <w:t>five (5</w:t>
      </w:r>
      <w:r w:rsidR="003734EE">
        <w:t>) year</w:t>
      </w:r>
      <w:r w:rsidR="00AC27D9">
        <w:t>s</w:t>
      </w:r>
      <w:r w:rsidR="003734EE">
        <w:t xml:space="preserve"> from the end of the contract’s effective ordering period for those orders placed within the effective ordering period.</w:t>
      </w:r>
    </w:p>
    <w:p w:rsidR="00407A23" w:rsidRPr="00C32362" w:rsidRDefault="00496933">
      <w:r w:rsidRPr="00C32362">
        <w:rPr>
          <w:b/>
          <w:bCs/>
        </w:rPr>
        <w:t>.</w:t>
      </w:r>
    </w:p>
    <w:p w:rsidR="00407A23" w:rsidRPr="00C32362" w:rsidRDefault="00407A23"/>
    <w:p w:rsidR="00407A23" w:rsidRPr="00C32362" w:rsidRDefault="00496933">
      <w:pPr>
        <w:jc w:val="center"/>
      </w:pPr>
      <w:r w:rsidRPr="00C32362">
        <w:t>(End of clause)</w:t>
      </w:r>
    </w:p>
    <w:p w:rsidR="001F0A1F" w:rsidRPr="00C32362" w:rsidRDefault="001F0A1F">
      <w:pPr>
        <w:jc w:val="center"/>
      </w:pPr>
    </w:p>
    <w:p w:rsidR="00407A23" w:rsidRPr="00C32362" w:rsidRDefault="00496933">
      <w:pPr>
        <w:pStyle w:val="Heading3"/>
      </w:pPr>
      <w:bookmarkStart w:id="116" w:name="wp1135896"/>
      <w:bookmarkStart w:id="117" w:name="wp1135897"/>
      <w:bookmarkStart w:id="118" w:name="wp1135898"/>
      <w:bookmarkStart w:id="119" w:name="_Toc127244842"/>
      <w:bookmarkStart w:id="120" w:name="_Toc364329251"/>
      <w:bookmarkStart w:id="121" w:name="_Toc370288215"/>
      <w:bookmarkEnd w:id="116"/>
      <w:bookmarkEnd w:id="117"/>
      <w:bookmarkEnd w:id="118"/>
      <w:r w:rsidRPr="00C32362">
        <w:t>A.1.</w:t>
      </w:r>
      <w:r w:rsidR="00A64F2C" w:rsidRPr="00C32362">
        <w:t>6</w:t>
      </w:r>
      <w:r w:rsidRPr="00C32362">
        <w:t>. MINIMUM AND MAXIMUM QUANTITIES</w:t>
      </w:r>
      <w:bookmarkEnd w:id="119"/>
      <w:bookmarkEnd w:id="120"/>
      <w:bookmarkEnd w:id="121"/>
    </w:p>
    <w:p w:rsidR="00407A23" w:rsidRPr="00C32362" w:rsidRDefault="00407A23"/>
    <w:p w:rsidR="00407A23" w:rsidRPr="00C32362" w:rsidRDefault="00496933">
      <w:r w:rsidRPr="00C32362">
        <w:t xml:space="preserve">As referred to in the "Indefinite Quantity" clause of this contract, the minimum amount </w:t>
      </w:r>
      <w:r w:rsidR="00455E3F">
        <w:t xml:space="preserve">of supplies or services that shall be </w:t>
      </w:r>
      <w:r w:rsidRPr="00C32362">
        <w:t xml:space="preserve">ordered </w:t>
      </w:r>
      <w:r w:rsidR="00455E3F">
        <w:t xml:space="preserve">during the effective ordering period </w:t>
      </w:r>
      <w:r w:rsidRPr="00C32362">
        <w:t>shall be $</w:t>
      </w:r>
      <w:r w:rsidR="00557478" w:rsidRPr="00C32362">
        <w:t>25</w:t>
      </w:r>
      <w:r w:rsidR="00F354B2" w:rsidRPr="00C32362">
        <w:t>.00</w:t>
      </w:r>
      <w:r w:rsidRPr="00C32362">
        <w:t xml:space="preserve"> per </w:t>
      </w:r>
      <w:r w:rsidR="00557478" w:rsidRPr="00C32362">
        <w:t>contract</w:t>
      </w:r>
      <w:r w:rsidRPr="00C32362">
        <w:t xml:space="preserve">. </w:t>
      </w:r>
    </w:p>
    <w:p w:rsidR="00407A23" w:rsidRPr="00C32362" w:rsidRDefault="00407A23"/>
    <w:p w:rsidR="00407A23" w:rsidRPr="00C32362" w:rsidRDefault="00496933">
      <w:r w:rsidRPr="00C32362">
        <w:t>The Government guarantees to issue</w:t>
      </w:r>
      <w:r w:rsidR="00D43DE6" w:rsidRPr="00C32362">
        <w:t xml:space="preserve"> at least</w:t>
      </w:r>
      <w:r w:rsidRPr="00C32362">
        <w:t xml:space="preserve"> one </w:t>
      </w:r>
      <w:r w:rsidR="00D43DE6" w:rsidRPr="00C32362">
        <w:t>order</w:t>
      </w:r>
      <w:r w:rsidRPr="00C32362">
        <w:t xml:space="preserve"> for a total amount not less than the minimum. There will be no further obligation on the part of the Government to issue additional orders thereafter. </w:t>
      </w:r>
    </w:p>
    <w:p w:rsidR="00407A23" w:rsidRPr="00C32362" w:rsidRDefault="00407A23"/>
    <w:p w:rsidR="00407A23" w:rsidRPr="00C32362" w:rsidRDefault="00496933">
      <w:r w:rsidRPr="00C32362">
        <w:t xml:space="preserve">The maximum ordering value of each contract shall not exceed $ </w:t>
      </w:r>
      <w:r w:rsidR="0057180C" w:rsidRPr="00C32362">
        <w:rPr>
          <w:u w:val="single"/>
        </w:rPr>
        <w:t>20</w:t>
      </w:r>
      <w:r w:rsidRPr="00C32362">
        <w:rPr>
          <w:u w:val="single"/>
        </w:rPr>
        <w:t>,000,000</w:t>
      </w:r>
      <w:r w:rsidR="00DE31F4" w:rsidRPr="00C32362">
        <w:rPr>
          <w:u w:val="single"/>
        </w:rPr>
        <w:t>,000.</w:t>
      </w:r>
    </w:p>
    <w:p w:rsidR="00407A23" w:rsidRPr="00C32362" w:rsidRDefault="00407A23">
      <w:pPr>
        <w:rPr>
          <w:b/>
        </w:rPr>
      </w:pPr>
    </w:p>
    <w:p w:rsidR="00407A23" w:rsidRDefault="00496933">
      <w:pPr>
        <w:jc w:val="center"/>
      </w:pPr>
      <w:r w:rsidRPr="00C32362">
        <w:rPr>
          <w:b/>
        </w:rPr>
        <w:t xml:space="preserve"> </w:t>
      </w:r>
      <w:r w:rsidRPr="00C32362">
        <w:t>(End of text)</w:t>
      </w:r>
    </w:p>
    <w:p w:rsidR="000B2E7A" w:rsidRDefault="000B2E7A">
      <w:pPr>
        <w:jc w:val="center"/>
      </w:pPr>
    </w:p>
    <w:p w:rsidR="000B2E7A" w:rsidRDefault="000B2E7A">
      <w:pPr>
        <w:jc w:val="center"/>
      </w:pPr>
    </w:p>
    <w:p w:rsidR="00D922F4" w:rsidRPr="00C32362" w:rsidRDefault="00D922F4">
      <w:pPr>
        <w:jc w:val="center"/>
      </w:pPr>
    </w:p>
    <w:p w:rsidR="00407A23" w:rsidRPr="00C32362" w:rsidRDefault="00407A23">
      <w:pPr>
        <w:jc w:val="center"/>
      </w:pPr>
    </w:p>
    <w:p w:rsidR="00407A23" w:rsidRPr="00C32362" w:rsidRDefault="00496933">
      <w:pPr>
        <w:pStyle w:val="Heading3"/>
      </w:pPr>
      <w:bookmarkStart w:id="122" w:name="_Toc127244844"/>
      <w:bookmarkStart w:id="123" w:name="_Toc364329252"/>
      <w:bookmarkStart w:id="124" w:name="_Toc370288216"/>
      <w:r w:rsidRPr="00C32362">
        <w:lastRenderedPageBreak/>
        <w:t>A.1.</w:t>
      </w:r>
      <w:r w:rsidR="00A64F2C" w:rsidRPr="00C32362">
        <w:t>7</w:t>
      </w:r>
      <w:r w:rsidRPr="00C32362">
        <w:t>. DISCOUNTS FOR TECHNOLOGY EQUIPMENT</w:t>
      </w:r>
      <w:bookmarkEnd w:id="122"/>
      <w:bookmarkEnd w:id="123"/>
      <w:bookmarkEnd w:id="124"/>
    </w:p>
    <w:p w:rsidR="00407A23" w:rsidRPr="00C32362" w:rsidRDefault="00496933">
      <w:r w:rsidRPr="00C32362">
        <w:t xml:space="preserve"> </w:t>
      </w:r>
    </w:p>
    <w:p w:rsidR="000C5F80" w:rsidRPr="00C32362" w:rsidRDefault="000C5F80" w:rsidP="000C5F80">
      <w:r w:rsidRPr="00C32362">
        <w:t xml:space="preserve">The Contractor shall offer a discount which will be applied against </w:t>
      </w:r>
      <w:r w:rsidR="00721011">
        <w:t>its</w:t>
      </w:r>
      <w:r w:rsidRPr="00C32362">
        <w:t xml:space="preserve"> commercial list price</w:t>
      </w:r>
      <w:r w:rsidR="00721011">
        <w:t>, see Attachment F, published in the SEWP database of record</w:t>
      </w:r>
      <w:r w:rsidRPr="00C32362">
        <w:t xml:space="preserve">. The discount(s) proposed will be applied to all Technology Equipment purchases for the life of the contract(s). The Government requires that all items be available to order throughout the life of this contract, if available from the Original Equipment Manufacturer (OEM). </w:t>
      </w:r>
    </w:p>
    <w:p w:rsidR="000C5F80" w:rsidRPr="00C32362" w:rsidRDefault="000C5F80" w:rsidP="000C5F80"/>
    <w:p w:rsidR="000C5F80" w:rsidRPr="00C32362" w:rsidRDefault="000C5F80" w:rsidP="000C5F80">
      <w:r w:rsidRPr="00C32362">
        <w:t xml:space="preserve">The price of all CLINs in Attachment F, Pricing Exhibits as defined in the SEWP database of record must be equal to or less than the price for the same offering on the Contractor’s current GSA Schedule after discounting for any GSA or other Government fee.  If the product is not available on the Contractor’s current GSA schedule, then the SEWP contract price must be equal to or less than the same offering on the Contractor’s current commercial price list and/or any Contractor’s </w:t>
      </w:r>
      <w:r>
        <w:t>comparable</w:t>
      </w:r>
      <w:r w:rsidRPr="00C32362">
        <w:t xml:space="preserve"> </w:t>
      </w:r>
      <w:r>
        <w:t xml:space="preserve">Federal </w:t>
      </w:r>
      <w:r w:rsidRPr="00C32362">
        <w:t>Government contracts</w:t>
      </w:r>
      <w:r>
        <w:t xml:space="preserve"> unless any pricing difference can be justified</w:t>
      </w:r>
      <w:r w:rsidRPr="00C32362">
        <w:t xml:space="preserve">. The Contractor shall notify the SEWP Contracting Officer and the ordering Agency Contracting Officer, within seven calendar days, of changes to prices below the offering price listed in this contract. If the Contractor's current GSA Schedule Contract price list after discounting any GSA or other Government fee or the Contractor's current commercial or </w:t>
      </w:r>
      <w:r>
        <w:t xml:space="preserve">equivalent Federal </w:t>
      </w:r>
      <w:r w:rsidRPr="00C32362">
        <w:t>Government price list is lower than the above discounted price, the Government retains the right to order at the lesser amount</w:t>
      </w:r>
      <w:r>
        <w:t xml:space="preserve"> unless justification for the price difference exists</w:t>
      </w:r>
      <w:r w:rsidRPr="00C32362">
        <w:t>.</w:t>
      </w:r>
    </w:p>
    <w:p w:rsidR="000C5F80" w:rsidRPr="00C32362" w:rsidRDefault="000C5F80" w:rsidP="000C5F80"/>
    <w:p w:rsidR="000C5F80" w:rsidRPr="00C32362" w:rsidRDefault="000C5F80" w:rsidP="000C5F80">
      <w:r w:rsidRPr="00C32362">
        <w:t>Pricing must be comparable to that of other SEWP Contractors and similar contract vehicles.  Markups above an OEM’s wholesale / invoice price list must be reasonable and justified.</w:t>
      </w:r>
    </w:p>
    <w:p w:rsidR="000C5F80" w:rsidRPr="00C32362" w:rsidRDefault="000C5F80" w:rsidP="000C5F80"/>
    <w:p w:rsidR="000C5F80" w:rsidRPr="00C32362" w:rsidRDefault="000C5F80" w:rsidP="000C5F80">
      <w:pPr>
        <w:rPr>
          <w:i/>
        </w:rPr>
      </w:pPr>
      <w:r w:rsidRPr="00C32362">
        <w:t>The Government may negotiate a lower price on an order</w:t>
      </w:r>
      <w:r w:rsidR="00A83EE7">
        <w:t>-</w:t>
      </w:r>
      <w:r w:rsidRPr="00C32362">
        <w:t>by</w:t>
      </w:r>
      <w:r w:rsidR="00A83EE7">
        <w:t>-</w:t>
      </w:r>
      <w:r w:rsidRPr="00C32362">
        <w:t>order basis.</w:t>
      </w:r>
    </w:p>
    <w:p w:rsidR="000C5F80" w:rsidRPr="00C32362" w:rsidRDefault="000C5F80" w:rsidP="000C5F80">
      <w:pPr>
        <w:rPr>
          <w:i/>
        </w:rPr>
      </w:pPr>
    </w:p>
    <w:p w:rsidR="00407A23" w:rsidRPr="00C32362" w:rsidRDefault="00407A23">
      <w:pPr>
        <w:pStyle w:val="PlainText"/>
        <w:rPr>
          <w:rFonts w:ascii="Times New Roman" w:eastAsia="MS Mincho" w:hAnsi="Times New Roman"/>
        </w:rPr>
      </w:pPr>
    </w:p>
    <w:p w:rsidR="00407A23" w:rsidRPr="00C32362" w:rsidRDefault="00496933">
      <w:pPr>
        <w:pStyle w:val="PlainText"/>
        <w:rPr>
          <w:rFonts w:ascii="Times New Roman" w:eastAsia="MS Mincho" w:hAnsi="Times New Roman"/>
          <w:b/>
        </w:rPr>
      </w:pPr>
      <w:r w:rsidRPr="00C32362">
        <w:rPr>
          <w:rFonts w:ascii="Times New Roman" w:eastAsia="MS Mincho" w:hAnsi="Times New Roman"/>
          <w:b/>
        </w:rPr>
        <w:t xml:space="preserve">PRODUCT CLASSIFICATIONS </w:t>
      </w:r>
    </w:p>
    <w:p w:rsidR="00407A23" w:rsidRPr="00C32362" w:rsidRDefault="00407A23">
      <w:pPr>
        <w:pStyle w:val="PlainText"/>
        <w:rPr>
          <w:rFonts w:ascii="Times New Roman" w:eastAsia="MS Mincho" w:hAnsi="Times New Roman"/>
        </w:rPr>
      </w:pPr>
    </w:p>
    <w:p w:rsidR="000C5F80" w:rsidRPr="00C32362" w:rsidRDefault="000C5F80" w:rsidP="000C5F80">
      <w:pPr>
        <w:rPr>
          <w:rFonts w:eastAsia="MS Mincho"/>
        </w:rPr>
      </w:pPr>
      <w:r w:rsidRPr="00C32362">
        <w:rPr>
          <w:rFonts w:eastAsia="MS Mincho"/>
        </w:rPr>
        <w:t xml:space="preserve">All items offered under the contract, whether mandatory products, additional technology or available components shall be associated with a Product Classification Group and Classification Description Subgroup. The valid set of Product Classifications is pre-defined as listed in Attachment F, Pricing Exhibits and cannot be added to or deleted from or otherwise changed.  One Classification Description Subgroup is predefined with an associated Classification Subgroup Discount of 0%.  The Contractor may propose additional Classification Description Subgroups and an associated price discount.  The discount for each item on contract will be automatically assigned based on the Product Classification Group and Classification Description Subgroup associated with that item. </w:t>
      </w:r>
    </w:p>
    <w:p w:rsidR="000C5F80" w:rsidRPr="00C32362" w:rsidRDefault="000C5F80" w:rsidP="000C5F80">
      <w:pPr>
        <w:rPr>
          <w:rFonts w:eastAsia="MS Mincho"/>
        </w:rPr>
      </w:pPr>
    </w:p>
    <w:p w:rsidR="000C5F80" w:rsidRPr="00C32362" w:rsidRDefault="000C5F80" w:rsidP="000C5F80">
      <w:r w:rsidRPr="00C32362">
        <w:t xml:space="preserve">These discounts shall remain constant over the life of the contract, and the applicable Classification Subgroup discount shall be used when adding new equipment to the contract.  </w:t>
      </w:r>
    </w:p>
    <w:p w:rsidR="000C5F80" w:rsidRPr="00C32362" w:rsidRDefault="000C5F80" w:rsidP="000C5F80">
      <w:pPr>
        <w:rPr>
          <w:i/>
        </w:rPr>
      </w:pPr>
    </w:p>
    <w:p w:rsidR="00B510B4" w:rsidRPr="00B510B4" w:rsidRDefault="00B510B4" w:rsidP="00B510B4">
      <w:pPr>
        <w:ind w:left="720"/>
        <w:rPr>
          <w:b/>
        </w:rPr>
      </w:pPr>
      <w:r w:rsidRPr="00B510B4">
        <w:rPr>
          <w:b/>
        </w:rPr>
        <w:t>Training and Documentation</w:t>
      </w:r>
    </w:p>
    <w:p w:rsidR="00B510B4" w:rsidRDefault="000C5F80" w:rsidP="00B510B4">
      <w:pPr>
        <w:ind w:left="720"/>
      </w:pPr>
      <w:r w:rsidRPr="00C32362">
        <w:t xml:space="preserve">Training and Documentation (both on-line and hardcopy) CLINS may be provided if the training and documentation directly relates to products that are in scope for SEWP as defined in Attachment C, Statement of Work. </w:t>
      </w:r>
    </w:p>
    <w:p w:rsidR="00B510B4" w:rsidRDefault="00B510B4" w:rsidP="00B510B4">
      <w:pPr>
        <w:ind w:left="720"/>
      </w:pPr>
    </w:p>
    <w:p w:rsidR="00B510B4" w:rsidRPr="00B510B4" w:rsidRDefault="00B510B4" w:rsidP="00B510B4">
      <w:pPr>
        <w:ind w:left="720"/>
        <w:rPr>
          <w:b/>
        </w:rPr>
      </w:pPr>
      <w:r w:rsidRPr="00B510B4">
        <w:rPr>
          <w:b/>
        </w:rPr>
        <w:t>Maintenance, Warranty and Licensing</w:t>
      </w:r>
    </w:p>
    <w:p w:rsidR="00B510B4" w:rsidRDefault="000C5F80" w:rsidP="00B510B4">
      <w:pPr>
        <w:ind w:left="720"/>
      </w:pPr>
      <w:r w:rsidRPr="00C32362">
        <w:t xml:space="preserve">Maintenance, warranty services and product licensing may be provided for any in scope product. </w:t>
      </w:r>
    </w:p>
    <w:p w:rsidR="00B510B4" w:rsidRDefault="00B510B4" w:rsidP="00B510B4">
      <w:pPr>
        <w:ind w:left="720"/>
      </w:pPr>
    </w:p>
    <w:p w:rsidR="00B510B4" w:rsidRPr="00B510B4" w:rsidRDefault="000C5F80" w:rsidP="00B510B4">
      <w:pPr>
        <w:ind w:left="720"/>
        <w:rPr>
          <w:b/>
        </w:rPr>
      </w:pPr>
      <w:r w:rsidRPr="00C32362">
        <w:t xml:space="preserve"> </w:t>
      </w:r>
      <w:r w:rsidR="00B510B4" w:rsidRPr="00B510B4">
        <w:rPr>
          <w:b/>
        </w:rPr>
        <w:t>Service Restrictions</w:t>
      </w:r>
    </w:p>
    <w:p w:rsidR="00B510B4" w:rsidRDefault="000C5F80" w:rsidP="00B510B4">
      <w:pPr>
        <w:ind w:left="720"/>
      </w:pPr>
      <w:r w:rsidRPr="00C32362">
        <w:t xml:space="preserve">Agencies may utilize SEWP contracts to purchase product based services.  These services include site planning, installation, integration and product engineering services using the Service CLINs on the contract provided that the services directly support the site planning, installation and implementation of in scope equipment/products.  The products may either be purchased separately from SEWP or another means or at the same time as the services.  </w:t>
      </w:r>
    </w:p>
    <w:p w:rsidR="00B510B4" w:rsidRDefault="00B510B4" w:rsidP="00B510B4">
      <w:pPr>
        <w:ind w:left="720"/>
      </w:pPr>
    </w:p>
    <w:p w:rsidR="00B510B4" w:rsidRDefault="000C5F80" w:rsidP="00B510B4">
      <w:pPr>
        <w:ind w:left="720"/>
      </w:pPr>
      <w:r w:rsidRPr="00C32362">
        <w:t xml:space="preserve"> Labor services and ancillary products other than </w:t>
      </w:r>
      <w:r>
        <w:t xml:space="preserve">product </w:t>
      </w:r>
      <w:r w:rsidRPr="00C32362">
        <w:t xml:space="preserve">training, maintenance, warranty, site planning, installation, integration and product engineering services and products already defined in the Product Classification Groups may be purchased using the Service CLINs on the contract provided that </w:t>
      </w:r>
      <w:r>
        <w:t>those</w:t>
      </w:r>
      <w:r w:rsidRPr="00C32362">
        <w:t xml:space="preserve"> services/products directly support the associated equipment purchased on that delivery and provided that </w:t>
      </w:r>
      <w:r w:rsidRPr="00C32362">
        <w:lastRenderedPageBreak/>
        <w:t>these additional services/products do not exceed 5% of the price of the associated equipment/products.  These limited services/products shall not be purchased separately from the related product purchase.</w:t>
      </w:r>
      <w:r>
        <w:t xml:space="preserve">  The 5% restriction does not apply to</w:t>
      </w:r>
      <w:r w:rsidRPr="001A34CE">
        <w:t xml:space="preserve"> </w:t>
      </w:r>
      <w:r>
        <w:t xml:space="preserve">product </w:t>
      </w:r>
      <w:r w:rsidRPr="00C32362">
        <w:t>training, maintenance, warranty, site planning, installation, integration and product engineering services and products</w:t>
      </w:r>
      <w:r>
        <w:t>.</w:t>
      </w:r>
    </w:p>
    <w:p w:rsidR="00B510B4" w:rsidRDefault="00B510B4" w:rsidP="00B510B4">
      <w:pPr>
        <w:ind w:left="720"/>
      </w:pPr>
    </w:p>
    <w:p w:rsidR="00B510B4" w:rsidRDefault="000C5F80" w:rsidP="00B510B4">
      <w:pPr>
        <w:ind w:left="720"/>
      </w:pPr>
      <w:r w:rsidRPr="00C32362">
        <w:t>The rates for services contained in the contractor’s price list applicable to this Contract are reviewed and approved as fair and reasonable. However, for orders with labor services</w:t>
      </w:r>
      <w:r>
        <w:t xml:space="preserve"> based on labor rates</w:t>
      </w:r>
      <w:r w:rsidRPr="00C32362">
        <w:t xml:space="preserve">, </w:t>
      </w:r>
      <w:r w:rsidR="0022122A">
        <w:t xml:space="preserve">the issuing CO </w:t>
      </w:r>
      <w:r w:rsidR="0022122A" w:rsidRPr="00200F31">
        <w:rPr>
          <w:highlight w:val="yellow"/>
        </w:rPr>
        <w:t>p</w:t>
      </w:r>
      <w:r w:rsidR="00520257" w:rsidRPr="00200F31">
        <w:rPr>
          <w:highlight w:val="yellow"/>
        </w:rPr>
        <w:t>l</w:t>
      </w:r>
      <w:r w:rsidR="0022122A" w:rsidRPr="00200F31">
        <w:rPr>
          <w:highlight w:val="yellow"/>
        </w:rPr>
        <w:t>acing</w:t>
      </w:r>
      <w:r w:rsidR="0022122A">
        <w:t xml:space="preserve"> an order against the contract </w:t>
      </w:r>
      <w:r w:rsidRPr="00C32362">
        <w:t>is responsible for considering the labor hours and mix of labor proposed to perform specific task being ordered and for making a determination that the price of those services is fair and reasonable.</w:t>
      </w:r>
    </w:p>
    <w:p w:rsidR="000C5F80" w:rsidRPr="00C32362" w:rsidRDefault="000C5F80" w:rsidP="000C5F80">
      <w:pPr>
        <w:jc w:val="center"/>
      </w:pPr>
    </w:p>
    <w:p w:rsidR="000C5F80" w:rsidRPr="00C32362" w:rsidRDefault="000C5F80" w:rsidP="000C5F80">
      <w:pPr>
        <w:jc w:val="center"/>
      </w:pPr>
    </w:p>
    <w:p w:rsidR="001F0A1F" w:rsidRPr="00C32362" w:rsidRDefault="001F0A1F" w:rsidP="00B03BBA">
      <w:pPr>
        <w:jc w:val="center"/>
      </w:pPr>
    </w:p>
    <w:p w:rsidR="00407A23" w:rsidRDefault="00B03BBA" w:rsidP="00B03BBA">
      <w:pPr>
        <w:jc w:val="center"/>
      </w:pPr>
      <w:r w:rsidRPr="00C32362">
        <w:t xml:space="preserve"> </w:t>
      </w:r>
      <w:r w:rsidR="00496933" w:rsidRPr="00C32362">
        <w:t xml:space="preserve">(End of text) </w:t>
      </w:r>
    </w:p>
    <w:p w:rsidR="003734EE" w:rsidRPr="00C32362" w:rsidRDefault="003734EE" w:rsidP="00B03BBA">
      <w:pPr>
        <w:jc w:val="center"/>
      </w:pPr>
    </w:p>
    <w:p w:rsidR="00407A23" w:rsidRPr="00C32362" w:rsidRDefault="00BE2BD7">
      <w:pPr>
        <w:pStyle w:val="Heading3"/>
      </w:pPr>
      <w:bookmarkStart w:id="125" w:name="_Toc127244845"/>
      <w:bookmarkStart w:id="126" w:name="_Toc364329253"/>
      <w:bookmarkStart w:id="127" w:name="_Toc370288217"/>
      <w:r w:rsidRPr="00C32362">
        <w:t>A.1</w:t>
      </w:r>
      <w:r w:rsidR="00F44C6B" w:rsidRPr="00C32362">
        <w:t>.</w:t>
      </w:r>
      <w:r w:rsidR="00A64F2C" w:rsidRPr="00C32362">
        <w:t>8</w:t>
      </w:r>
      <w:r w:rsidR="00496933" w:rsidRPr="00C32362">
        <w:t>. ACCEPTANCE--MULTIPLE LOCATIONS (GSFC 52.246-93) (</w:t>
      </w:r>
      <w:r w:rsidR="00DE31F4" w:rsidRPr="00C32362">
        <w:t>APR 2008</w:t>
      </w:r>
      <w:r w:rsidR="00496933" w:rsidRPr="00C32362">
        <w:t>)</w:t>
      </w:r>
      <w:bookmarkEnd w:id="125"/>
      <w:bookmarkEnd w:id="126"/>
      <w:bookmarkEnd w:id="127"/>
    </w:p>
    <w:p w:rsidR="00DE31F4" w:rsidRPr="00C32362" w:rsidRDefault="00DE31F4" w:rsidP="00DE31F4">
      <w:pPr>
        <w:pStyle w:val="ClauseText9"/>
        <w:rPr>
          <w:rFonts w:ascii="Times New Roman" w:hAnsi="Times New Roman" w:cs="Times New Roman"/>
          <w:sz w:val="20"/>
          <w:szCs w:val="20"/>
        </w:rPr>
      </w:pPr>
    </w:p>
    <w:p w:rsidR="00DE31F4" w:rsidRPr="00C32362" w:rsidRDefault="00DE31F4" w:rsidP="00DE31F4">
      <w:pPr>
        <w:pStyle w:val="ClauseText9"/>
        <w:rPr>
          <w:rFonts w:ascii="Times New Roman" w:hAnsi="Times New Roman" w:cs="Times New Roman"/>
          <w:sz w:val="20"/>
          <w:szCs w:val="20"/>
        </w:rPr>
      </w:pPr>
      <w:r w:rsidRPr="00C32362">
        <w:rPr>
          <w:rFonts w:ascii="Times New Roman" w:hAnsi="Times New Roman" w:cs="Times New Roman"/>
          <w:sz w:val="20"/>
          <w:szCs w:val="20"/>
        </w:rPr>
        <w:t>The</w:t>
      </w:r>
      <w:r w:rsidR="001A6ADF" w:rsidRPr="00C32362">
        <w:rPr>
          <w:rFonts w:ascii="Times New Roman" w:hAnsi="Times New Roman" w:cs="Times New Roman"/>
          <w:sz w:val="20"/>
          <w:szCs w:val="20"/>
        </w:rPr>
        <w:t xml:space="preserve"> issuing </w:t>
      </w:r>
      <w:r w:rsidRPr="00C32362">
        <w:rPr>
          <w:rFonts w:ascii="Times New Roman" w:hAnsi="Times New Roman" w:cs="Times New Roman"/>
          <w:sz w:val="20"/>
          <w:szCs w:val="20"/>
        </w:rPr>
        <w:t>Contracting Officer or authorized representative</w:t>
      </w:r>
      <w:r w:rsidR="001A6ADF" w:rsidRPr="00C32362">
        <w:rPr>
          <w:rFonts w:ascii="Times New Roman" w:hAnsi="Times New Roman" w:cs="Times New Roman"/>
          <w:sz w:val="20"/>
          <w:szCs w:val="20"/>
        </w:rPr>
        <w:t>, as identified on the order</w:t>
      </w:r>
      <w:r w:rsidRPr="00C32362">
        <w:rPr>
          <w:rFonts w:ascii="Times New Roman" w:hAnsi="Times New Roman" w:cs="Times New Roman"/>
          <w:sz w:val="20"/>
          <w:szCs w:val="20"/>
        </w:rPr>
        <w:t xml:space="preserve"> will accomplish acceptance </w:t>
      </w:r>
      <w:r w:rsidR="001A6ADF" w:rsidRPr="00C32362">
        <w:rPr>
          <w:rFonts w:ascii="Times New Roman" w:hAnsi="Times New Roman" w:cs="Times New Roman"/>
          <w:sz w:val="20"/>
          <w:szCs w:val="20"/>
        </w:rPr>
        <w:t>as specified on each order.</w:t>
      </w:r>
    </w:p>
    <w:p w:rsidR="00DE31F4" w:rsidRPr="00C32362" w:rsidRDefault="00DE31F4" w:rsidP="00DE31F4">
      <w:pPr>
        <w:pStyle w:val="ClauseText9"/>
        <w:rPr>
          <w:rFonts w:ascii="Times New Roman" w:hAnsi="Times New Roman" w:cs="Times New Roman"/>
          <w:sz w:val="20"/>
          <w:szCs w:val="20"/>
        </w:rPr>
      </w:pPr>
    </w:p>
    <w:p w:rsidR="00DE31F4" w:rsidRPr="00C32362" w:rsidRDefault="00DE31F4" w:rsidP="00DE31F4">
      <w:pPr>
        <w:pStyle w:val="ClauseText9"/>
        <w:rPr>
          <w:rFonts w:ascii="Times New Roman" w:hAnsi="Times New Roman" w:cs="Times New Roman"/>
          <w:sz w:val="20"/>
          <w:szCs w:val="20"/>
        </w:rPr>
      </w:pPr>
      <w:r w:rsidRPr="00C32362">
        <w:rPr>
          <w:rFonts w:ascii="Times New Roman" w:hAnsi="Times New Roman" w:cs="Times New Roman"/>
          <w:sz w:val="20"/>
          <w:szCs w:val="20"/>
        </w:rPr>
        <w:t>The Contracting Officer reserves the right to designate other Government agents as authorized representatives.  The Contractor will be notified by a written notice or by a copy of the delegation letter if other agents are authorized.</w:t>
      </w:r>
    </w:p>
    <w:p w:rsidR="00DE31F4" w:rsidRPr="00C32362" w:rsidRDefault="00DE31F4" w:rsidP="00DE31F4">
      <w:pPr>
        <w:pStyle w:val="ClauseText9"/>
        <w:rPr>
          <w:rFonts w:ascii="Times New Roman" w:hAnsi="Times New Roman" w:cs="Times New Roman"/>
          <w:sz w:val="20"/>
          <w:szCs w:val="20"/>
        </w:rPr>
      </w:pPr>
    </w:p>
    <w:p w:rsidR="001A6ADF" w:rsidRDefault="00DE31F4" w:rsidP="001A6ADF">
      <w:pPr>
        <w:pStyle w:val="ClauseText9"/>
        <w:rPr>
          <w:rFonts w:ascii="Times New Roman" w:hAnsi="Times New Roman" w:cs="Times New Roman"/>
          <w:sz w:val="20"/>
          <w:szCs w:val="20"/>
        </w:rPr>
      </w:pPr>
      <w:r w:rsidRPr="00C32362">
        <w:rPr>
          <w:rFonts w:ascii="Times New Roman" w:hAnsi="Times New Roman" w:cs="Times New Roman"/>
          <w:sz w:val="20"/>
          <w:szCs w:val="20"/>
        </w:rPr>
        <w:t xml:space="preserve">If this is a fixed price type contract, acceptance shall be deemed to have occurred constructively--for the sole purpose of computing an interest penalty that might be due the Contractor under </w:t>
      </w:r>
      <w:r w:rsidR="001A6ADF" w:rsidRPr="00C32362">
        <w:rPr>
          <w:rFonts w:ascii="Times New Roman" w:hAnsi="Times New Roman" w:cs="Times New Roman"/>
          <w:sz w:val="20"/>
          <w:szCs w:val="20"/>
        </w:rPr>
        <w:t>the Prompt Payment Act--on the 7</w:t>
      </w:r>
      <w:r w:rsidR="001A6ADF" w:rsidRPr="00C32362">
        <w:rPr>
          <w:rFonts w:ascii="Times New Roman" w:hAnsi="Times New Roman" w:cs="Times New Roman"/>
          <w:sz w:val="20"/>
          <w:szCs w:val="20"/>
          <w:vertAlign w:val="superscript"/>
        </w:rPr>
        <w:t>th</w:t>
      </w:r>
      <w:r w:rsidR="001A6ADF" w:rsidRPr="00C32362">
        <w:rPr>
          <w:rFonts w:ascii="Times New Roman" w:hAnsi="Times New Roman" w:cs="Times New Roman"/>
          <w:sz w:val="20"/>
          <w:szCs w:val="20"/>
        </w:rPr>
        <w:t xml:space="preserve"> </w:t>
      </w:r>
      <w:r w:rsidRPr="00C32362">
        <w:rPr>
          <w:rFonts w:ascii="Times New Roman" w:hAnsi="Times New Roman" w:cs="Times New Roman"/>
          <w:sz w:val="20"/>
          <w:szCs w:val="20"/>
        </w:rPr>
        <w:t>day after the Contractor has delivered the supplies or services in accordance with the terms and conditions of the contract.  In the event that actual acceptance occurs within the constructive acceptance period, the determination of an interest penalty shall be based on the date of the actual acceptance.</w:t>
      </w:r>
    </w:p>
    <w:p w:rsidR="00B510B4" w:rsidRDefault="00B510B4" w:rsidP="00B510B4"/>
    <w:p w:rsidR="00DE31F4" w:rsidRPr="00C32362" w:rsidRDefault="00DE31F4" w:rsidP="001A6ADF">
      <w:pPr>
        <w:pStyle w:val="ClauseText9"/>
        <w:jc w:val="center"/>
        <w:rPr>
          <w:rFonts w:ascii="Times New Roman" w:hAnsi="Times New Roman" w:cs="Times New Roman"/>
          <w:sz w:val="20"/>
          <w:szCs w:val="20"/>
        </w:rPr>
      </w:pPr>
      <w:r w:rsidRPr="00C32362">
        <w:rPr>
          <w:rFonts w:ascii="Times New Roman" w:hAnsi="Times New Roman" w:cs="Times New Roman"/>
          <w:sz w:val="20"/>
          <w:szCs w:val="20"/>
        </w:rPr>
        <w:t>(End of clause)</w:t>
      </w:r>
    </w:p>
    <w:p w:rsidR="00DE31F4" w:rsidRPr="00C32362" w:rsidRDefault="00DE31F4" w:rsidP="00DE31F4"/>
    <w:p w:rsidR="00DE31F4" w:rsidRPr="00C32362" w:rsidRDefault="00DE31F4"/>
    <w:p w:rsidR="00407A23" w:rsidRPr="00C32362" w:rsidRDefault="00407A23">
      <w:pPr>
        <w:jc w:val="center"/>
      </w:pPr>
    </w:p>
    <w:p w:rsidR="00407A23" w:rsidRPr="00C32362" w:rsidRDefault="00496933">
      <w:pPr>
        <w:pStyle w:val="Heading3"/>
      </w:pPr>
      <w:bookmarkStart w:id="128" w:name="_Toc127244847"/>
      <w:bookmarkStart w:id="129" w:name="_Toc364329254"/>
      <w:bookmarkStart w:id="130" w:name="_Toc370288218"/>
      <w:r w:rsidRPr="00C32362">
        <w:t>A.1.</w:t>
      </w:r>
      <w:r w:rsidR="00A64F2C" w:rsidRPr="00C32362">
        <w:t>9</w:t>
      </w:r>
      <w:r w:rsidRPr="00C32362">
        <w:t xml:space="preserve">. </w:t>
      </w:r>
      <w:bookmarkEnd w:id="128"/>
      <w:r w:rsidRPr="00C32362">
        <w:t>MATERIAL INSPECTION AND RECEIVING REPORT (1852.246</w:t>
      </w:r>
      <w:r w:rsidRPr="00C32362">
        <w:noBreakHyphen/>
        <w:t>72) (AUG 2003)</w:t>
      </w:r>
      <w:bookmarkEnd w:id="129"/>
      <w:bookmarkEnd w:id="130"/>
    </w:p>
    <w:p w:rsidR="00407A23" w:rsidRPr="00C32362" w:rsidRDefault="00407A23"/>
    <w:p w:rsidR="00407A23" w:rsidRPr="00C32362" w:rsidRDefault="00496933">
      <w:r w:rsidRPr="00C32362">
        <w:t>NOTE:  This clause is applicable to GSFC and Wallops delivery orders only.</w:t>
      </w:r>
    </w:p>
    <w:p w:rsidR="00407A23" w:rsidRPr="00C32362" w:rsidRDefault="00407A23"/>
    <w:p w:rsidR="00407A23" w:rsidRPr="00C32362" w:rsidRDefault="00496933">
      <w:r w:rsidRPr="00C32362">
        <w:t>(a) At the time of each delivery to the Government under this contract, the Contractor shall furnish a Material Inspection and Receiving Report (DD Form 250 series) prepared in an original copy and sufficient other copies to accomplish the following distribution:</w:t>
      </w:r>
    </w:p>
    <w:p w:rsidR="00407A23" w:rsidRPr="00C32362" w:rsidRDefault="00496933">
      <w:r w:rsidRPr="00C32362">
        <w:tab/>
        <w:t>(1) Via mail and marked "Advance Copy", one copy each to the Contracting Officer, the Contracting Officer's Technical Representative (if designated in the contract), and to the cognizant Administrative Contracting Officer, if any.</w:t>
      </w:r>
    </w:p>
    <w:p w:rsidR="00407A23" w:rsidRPr="00C32362" w:rsidRDefault="00496933">
      <w:r w:rsidRPr="00C32362">
        <w:tab/>
        <w:t>(2) Via mail, the original and 1 copy (unfolded) to the shipment address (delivery point) specified in Section F of this contract.  Mark the exterior of the envelope "CONTAINS DD FORM 250".  This must arrive prior to the shipment.</w:t>
      </w:r>
    </w:p>
    <w:p w:rsidR="00407A23" w:rsidRPr="00C32362" w:rsidRDefault="00496933">
      <w:r w:rsidRPr="00C32362">
        <w:tab/>
        <w:t>(3) With shipment in waterproof envelope (one copy) for the consignee.</w:t>
      </w:r>
    </w:p>
    <w:p w:rsidR="00407A23" w:rsidRPr="00C32362" w:rsidRDefault="00496933">
      <w:r w:rsidRPr="00C32362">
        <w:tab/>
        <w:t>(4) If the shipment address is not directly to the Goddard Space Flight Center (Greenbelt) or Goddard Space Flight Center (Wallops) central receiving areas, then one copy of the DD Form 250 must be provided (via mail) to one on the following addresses depending upon whether this contract is with GSFC Greenbelt or GSFC Wallops:</w:t>
      </w:r>
    </w:p>
    <w:p w:rsidR="00407A23" w:rsidRPr="00C32362" w:rsidRDefault="00407A23"/>
    <w:p w:rsidR="00407A23" w:rsidRPr="00C32362" w:rsidRDefault="00496933">
      <w:r w:rsidRPr="00C32362">
        <w:tab/>
      </w:r>
      <w:r w:rsidRPr="00C32362">
        <w:tab/>
        <w:t xml:space="preserve">Receiving and Inspection (Code </w:t>
      </w:r>
      <w:r w:rsidR="00D674C6" w:rsidRPr="00C32362">
        <w:t>279</w:t>
      </w:r>
      <w:r w:rsidRPr="00C32362">
        <w:t>), Goddard Space Flight Center, Greenbelt, MD 20771.</w:t>
      </w:r>
    </w:p>
    <w:p w:rsidR="00407A23" w:rsidRPr="00C32362" w:rsidRDefault="00407A23"/>
    <w:p w:rsidR="00407A23" w:rsidRPr="00C32362" w:rsidRDefault="00496933">
      <w:r w:rsidRPr="00C32362">
        <w:tab/>
      </w:r>
      <w:r w:rsidRPr="00C32362">
        <w:tab/>
        <w:t>Receiving and Inspection (Bldg. F16), Wallops Flight Facility, Wallops Island VA 23337.</w:t>
      </w:r>
    </w:p>
    <w:p w:rsidR="00407A23" w:rsidRPr="00C32362" w:rsidRDefault="00407A23"/>
    <w:p w:rsidR="00407A23" w:rsidRPr="00C32362" w:rsidRDefault="00496933">
      <w:r w:rsidRPr="00C32362">
        <w:t>(b) The Contractor shall prepare the DD Form 250 in accordance with NASA FAR Supplement 1846.6.  The Contractor shall enclose the copies of the DD Form 250 in the package or seal them in a waterproof envelope, which shall be securely attached to the exterior of the package in the most protected location.</w:t>
      </w:r>
    </w:p>
    <w:p w:rsidR="00407A23" w:rsidRPr="00C32362" w:rsidRDefault="00407A23"/>
    <w:p w:rsidR="00407A23" w:rsidRPr="00C32362" w:rsidRDefault="00496933">
      <w:r w:rsidRPr="00C32362">
        <w:t>(c) When more than one package is involved in a shipment, the Contractor shall list on the DD Form 250, as additional information, the quantity of packages and the package numbers.  The Contractor shall forward the DD Form 250 with the lowest numbered package of the shipment and print the words "CONTAINS DD FORM 250" on the package.</w:t>
      </w:r>
    </w:p>
    <w:p w:rsidR="00407A23" w:rsidRPr="00C32362" w:rsidRDefault="00407A23"/>
    <w:p w:rsidR="00407A23" w:rsidRPr="00C32362" w:rsidRDefault="00496933">
      <w:pPr>
        <w:ind w:left="2880" w:firstLine="720"/>
      </w:pPr>
      <w:r w:rsidRPr="00C32362">
        <w:t>(End of clause)</w:t>
      </w:r>
    </w:p>
    <w:p w:rsidR="003734EE" w:rsidRDefault="003734EE">
      <w:pPr>
        <w:pStyle w:val="Heading3"/>
      </w:pPr>
      <w:bookmarkStart w:id="131" w:name="_Toc132532699"/>
      <w:bookmarkStart w:id="132" w:name="_Toc127244848"/>
    </w:p>
    <w:p w:rsidR="00407A23" w:rsidRPr="00C32362" w:rsidRDefault="00496933">
      <w:pPr>
        <w:pStyle w:val="Heading3"/>
      </w:pPr>
      <w:bookmarkStart w:id="133" w:name="_Toc364329255"/>
      <w:bookmarkStart w:id="134" w:name="_Toc370288219"/>
      <w:r w:rsidRPr="00C32362">
        <w:t>A.1.1</w:t>
      </w:r>
      <w:r w:rsidR="00A64F2C" w:rsidRPr="00C32362">
        <w:t>0</w:t>
      </w:r>
      <w:r w:rsidRPr="00C32362">
        <w:t>.</w:t>
      </w:r>
      <w:bookmarkEnd w:id="131"/>
      <w:r w:rsidRPr="00C32362">
        <w:t xml:space="preserve"> </w:t>
      </w:r>
      <w:bookmarkStart w:id="135" w:name="_Toc127244849"/>
      <w:bookmarkStart w:id="136" w:name="_Toc132532700"/>
      <w:bookmarkEnd w:id="132"/>
      <w:r w:rsidRPr="00C32362">
        <w:t>TIME OF DELIVERY</w:t>
      </w:r>
      <w:bookmarkEnd w:id="133"/>
      <w:bookmarkEnd w:id="134"/>
      <w:bookmarkEnd w:id="135"/>
      <w:bookmarkEnd w:id="136"/>
    </w:p>
    <w:p w:rsidR="00407A23" w:rsidRPr="00C32362" w:rsidRDefault="00407A23"/>
    <w:p w:rsidR="00407A23" w:rsidRPr="00C32362" w:rsidRDefault="00496933">
      <w:r w:rsidRPr="00C32362">
        <w:t>The Government requires delivery to be made in accordance to the following schedule(s):</w:t>
      </w:r>
    </w:p>
    <w:p w:rsidR="00407A23" w:rsidRPr="00C32362" w:rsidRDefault="00407A23"/>
    <w:p w:rsidR="00407A23" w:rsidRPr="00C32362" w:rsidRDefault="00753CC6" w:rsidP="00817E35">
      <w:pPr>
        <w:ind w:left="720" w:hanging="360"/>
        <w:jc w:val="both"/>
      </w:pPr>
      <w:r w:rsidRPr="00C32362">
        <w:t>1.    Standard Delivery:  Items shall be delivered within 30</w:t>
      </w:r>
      <w:r>
        <w:t xml:space="preserve"> calendar </w:t>
      </w:r>
      <w:r w:rsidRPr="00C32362">
        <w:t>days</w:t>
      </w:r>
      <w:r>
        <w:t xml:space="preserve"> </w:t>
      </w:r>
      <w:r w:rsidRPr="00C32362">
        <w:t>of receipt and processing of the Delivery Order at the SEWP PMO, for non-credit card orders, and within 30</w:t>
      </w:r>
      <w:r>
        <w:t xml:space="preserve"> calendar</w:t>
      </w:r>
      <w:r w:rsidRPr="00C32362">
        <w:t xml:space="preserve"> days of placement of credit card orders unless otherwise noted and mutually agreed upon as described below for Expedited and Non-standard Delivery.</w:t>
      </w:r>
    </w:p>
    <w:p w:rsidR="00407A23" w:rsidRPr="00C32362" w:rsidRDefault="00407A23" w:rsidP="00817E35">
      <w:pPr>
        <w:ind w:left="720" w:hanging="360"/>
        <w:jc w:val="both"/>
      </w:pPr>
    </w:p>
    <w:p w:rsidR="00407A23" w:rsidRPr="00C32362" w:rsidRDefault="00496933" w:rsidP="00817E35">
      <w:pPr>
        <w:ind w:left="720" w:hanging="360"/>
        <w:jc w:val="both"/>
      </w:pPr>
      <w:r w:rsidRPr="00C32362">
        <w:t>2.   Expedited Delivery: An expedited delivery schedule of less than 30</w:t>
      </w:r>
      <w:r w:rsidR="003734EE">
        <w:t xml:space="preserve"> calendar</w:t>
      </w:r>
      <w:r w:rsidRPr="00C32362">
        <w:t xml:space="preserve"> days delivery, mutually agreed upon by the Ordering Agency and Contractor, may be added to Delivery Orders.</w:t>
      </w:r>
    </w:p>
    <w:p w:rsidR="00407A23" w:rsidRPr="00C32362" w:rsidRDefault="00407A23" w:rsidP="00817E35">
      <w:pPr>
        <w:jc w:val="both"/>
      </w:pPr>
    </w:p>
    <w:p w:rsidR="00B510B4" w:rsidRDefault="00496933" w:rsidP="00B510B4">
      <w:pPr>
        <w:numPr>
          <w:ilvl w:val="0"/>
          <w:numId w:val="67"/>
        </w:numPr>
        <w:jc w:val="both"/>
      </w:pPr>
      <w:r w:rsidRPr="00C32362">
        <w:t>Non-standard Delivery: A delivery schedule other than the 30</w:t>
      </w:r>
      <w:r w:rsidR="003734EE">
        <w:t xml:space="preserve"> calendar</w:t>
      </w:r>
      <w:r w:rsidRPr="00C32362">
        <w:t xml:space="preserve"> day standard delivery time may be proposed on an individual CLIN (item) basis or at the time a quote is provided to the Government</w:t>
      </w:r>
    </w:p>
    <w:p w:rsidR="00480790" w:rsidRPr="00C32362" w:rsidRDefault="00480790" w:rsidP="00817E35">
      <w:pPr>
        <w:jc w:val="both"/>
      </w:pPr>
    </w:p>
    <w:p w:rsidR="00B510B4" w:rsidRDefault="00496933" w:rsidP="00B510B4">
      <w:pPr>
        <w:numPr>
          <w:ilvl w:val="0"/>
          <w:numId w:val="67"/>
        </w:numPr>
      </w:pPr>
      <w:r w:rsidRPr="00C32362">
        <w:t xml:space="preserve">If an item cannot be delivered within the delivery time for that item, the Contractor shall notify the issuing Contracting Officer and the SEWP </w:t>
      </w:r>
      <w:r w:rsidR="003A5977" w:rsidRPr="00C32362">
        <w:t>PMO</w:t>
      </w:r>
      <w:r w:rsidRPr="00C32362">
        <w:t xml:space="preserve"> within two business days of receipt of order</w:t>
      </w:r>
      <w:r w:rsidR="003A5977" w:rsidRPr="00C32362">
        <w:t xml:space="preserve"> or notification from the manufacturer</w:t>
      </w:r>
      <w:r w:rsidRPr="00C32362">
        <w:t xml:space="preserve"> of the expected delivery date for the ordered item(s).  Upon notification, the Ordering Agency may choose to cancel the order or request due consideration for the delay.  </w:t>
      </w:r>
      <w:r w:rsidRPr="00C32362">
        <w:br/>
      </w:r>
    </w:p>
    <w:p w:rsidR="00407A23" w:rsidRPr="00C32362" w:rsidRDefault="00496933" w:rsidP="00817E35">
      <w:pPr>
        <w:jc w:val="center"/>
      </w:pPr>
      <w:r w:rsidRPr="00C32362">
        <w:br/>
        <w:t>(End of text)</w:t>
      </w:r>
    </w:p>
    <w:p w:rsidR="00407A23" w:rsidRPr="00C32362" w:rsidRDefault="00496933">
      <w:pPr>
        <w:pStyle w:val="Heading3"/>
      </w:pPr>
      <w:bookmarkStart w:id="137" w:name="_Toc127244850"/>
      <w:bookmarkStart w:id="138" w:name="_Toc364329256"/>
      <w:bookmarkStart w:id="139" w:name="_Toc370288220"/>
      <w:r w:rsidRPr="00C32362">
        <w:t>A.1.</w:t>
      </w:r>
      <w:r w:rsidR="00A64F2C" w:rsidRPr="00C32362">
        <w:t>11</w:t>
      </w:r>
      <w:r w:rsidRPr="00C32362">
        <w:t>. PARTIAL SHIPMENTS</w:t>
      </w:r>
      <w:bookmarkEnd w:id="137"/>
      <w:bookmarkEnd w:id="138"/>
      <w:bookmarkEnd w:id="139"/>
    </w:p>
    <w:p w:rsidR="00407A23" w:rsidRPr="00C32362" w:rsidRDefault="00407A23"/>
    <w:p w:rsidR="00407A23" w:rsidRPr="00C32362" w:rsidRDefault="00496933">
      <w:r w:rsidRPr="00C32362">
        <w:t>A partial shipment is any shipment that does not include all items specified in the order.</w:t>
      </w:r>
    </w:p>
    <w:p w:rsidR="00407A23" w:rsidRPr="00C32362" w:rsidRDefault="00407A23"/>
    <w:p w:rsidR="00407A23" w:rsidRPr="00C32362" w:rsidRDefault="00496933">
      <w:r w:rsidRPr="00C32362">
        <w:t>Partial shipments will not be accepted unless authorized on the delivery order or by the issuing Contracting Officer prior to the time of delivery.  The Government reserves the right to return partial shipments to the Contractor, transportation charges collect.</w:t>
      </w:r>
    </w:p>
    <w:p w:rsidR="00407A23" w:rsidRPr="00C32362" w:rsidRDefault="00407A23"/>
    <w:p w:rsidR="00407A23" w:rsidRDefault="00496933">
      <w:pPr>
        <w:jc w:val="center"/>
      </w:pPr>
      <w:r w:rsidRPr="00C32362">
        <w:t>(End of text)</w:t>
      </w:r>
    </w:p>
    <w:p w:rsidR="00205E0C" w:rsidRDefault="00205E0C">
      <w:pPr>
        <w:jc w:val="center"/>
      </w:pPr>
    </w:p>
    <w:p w:rsidR="00205E0C" w:rsidRDefault="00205E0C">
      <w:pPr>
        <w:jc w:val="center"/>
      </w:pPr>
    </w:p>
    <w:p w:rsidR="00205E0C" w:rsidRPr="00C32362" w:rsidRDefault="00205E0C">
      <w:pPr>
        <w:jc w:val="center"/>
      </w:pPr>
    </w:p>
    <w:p w:rsidR="00205E0C" w:rsidRDefault="00205E0C">
      <w:pPr>
        <w:pStyle w:val="Heading3"/>
      </w:pPr>
      <w:bookmarkStart w:id="140" w:name="_Toc127244851"/>
    </w:p>
    <w:p w:rsidR="00407A23" w:rsidRDefault="00496933">
      <w:pPr>
        <w:pStyle w:val="Heading3"/>
      </w:pPr>
      <w:bookmarkStart w:id="141" w:name="_Toc364329257"/>
      <w:bookmarkStart w:id="142" w:name="_Toc370288221"/>
      <w:r w:rsidRPr="00C32362">
        <w:t>A.1.</w:t>
      </w:r>
      <w:r w:rsidR="00A64F2C" w:rsidRPr="00C32362">
        <w:t>12</w:t>
      </w:r>
      <w:r w:rsidRPr="00C32362">
        <w:t>. INDIVIDUALS AUTHORIZED TO ISSUE ORDERS</w:t>
      </w:r>
      <w:bookmarkEnd w:id="140"/>
      <w:bookmarkEnd w:id="141"/>
      <w:bookmarkEnd w:id="142"/>
    </w:p>
    <w:p w:rsidR="00205E0C" w:rsidRDefault="00205E0C" w:rsidP="00520304"/>
    <w:p w:rsidR="00520304" w:rsidRPr="00205E0C" w:rsidRDefault="00B510B4" w:rsidP="00520304">
      <w:pPr>
        <w:rPr>
          <w:b/>
        </w:rPr>
      </w:pPr>
      <w:r w:rsidRPr="00B510B4">
        <w:rPr>
          <w:b/>
        </w:rPr>
        <w:t>Strategic Sourcing Initiatives</w:t>
      </w:r>
    </w:p>
    <w:p w:rsidR="00520304" w:rsidRPr="00520304" w:rsidRDefault="00520304" w:rsidP="00520304">
      <w:r w:rsidRPr="00520304">
        <w:t>The Government reserves the right to utilize the SEWP V contracts to support strategic sourcing initiatives.  These initiatives may range from a single facility, an agency, or to the entire Federal Government under the auspices of OMB. Socio-economic considerations and goals may be considered as an integral aspect of strategic sourcing.</w:t>
      </w:r>
    </w:p>
    <w:p w:rsidR="00407A23" w:rsidRPr="00C32362" w:rsidRDefault="00496933">
      <w:r w:rsidRPr="00C32362">
        <w:t xml:space="preserve">Any Government Contracting Officer or duly authorized representative is authorized to place delivery orders against the contract. Credit card orders may be issued by agency designated ordering officials.  </w:t>
      </w:r>
    </w:p>
    <w:p w:rsidR="003A5977" w:rsidRPr="00C32362" w:rsidRDefault="003A5977"/>
    <w:p w:rsidR="003A5977" w:rsidRPr="00C32362" w:rsidRDefault="003A5977" w:rsidP="003A5977">
      <w:r w:rsidRPr="00C32362">
        <w:t xml:space="preserve">Support Service Contractors may be authorized by their Government Contracting Officer to purchase from the SEWP Contracts on behalf of the Government. To authorize a contractor to purchase from the SEWP contracts, the authorizing contracting officer should send a copy of the authorization letter to the SEWP Program Office </w:t>
      </w:r>
      <w:r w:rsidR="003C59D6" w:rsidRPr="00C32362">
        <w:t>containing</w:t>
      </w:r>
      <w:r w:rsidRPr="00C32362">
        <w:t xml:space="preserve"> all of the following information:</w:t>
      </w:r>
    </w:p>
    <w:p w:rsidR="00B510B4" w:rsidRDefault="003A5977" w:rsidP="00B510B4">
      <w:pPr>
        <w:numPr>
          <w:ilvl w:val="0"/>
          <w:numId w:val="142"/>
        </w:numPr>
      </w:pPr>
      <w:r w:rsidRPr="00C32362">
        <w:t>Authorizing Agency Name, Contracting Officer (CO</w:t>
      </w:r>
      <w:r w:rsidR="00480790" w:rsidRPr="00C32362">
        <w:t>/KO</w:t>
      </w:r>
      <w:r w:rsidRPr="00C32362">
        <w:t>) Name, Mailing Addres</w:t>
      </w:r>
      <w:r w:rsidR="00480790" w:rsidRPr="00C32362">
        <w:t>s,</w:t>
      </w:r>
      <w:r w:rsidR="00D674C6" w:rsidRPr="00C32362">
        <w:t xml:space="preserve"> Email Address,</w:t>
      </w:r>
      <w:r w:rsidR="00480790" w:rsidRPr="00C32362">
        <w:t xml:space="preserve"> Phone/FAX number</w:t>
      </w:r>
    </w:p>
    <w:p w:rsidR="00B510B4" w:rsidRDefault="003A5977" w:rsidP="00B510B4">
      <w:pPr>
        <w:numPr>
          <w:ilvl w:val="0"/>
          <w:numId w:val="142"/>
        </w:numPr>
      </w:pPr>
      <w:r w:rsidRPr="00C32362">
        <w:t xml:space="preserve">Complete contractor corporate name, division, and address. </w:t>
      </w:r>
    </w:p>
    <w:p w:rsidR="00B510B4" w:rsidRDefault="003A5977" w:rsidP="00B510B4">
      <w:pPr>
        <w:numPr>
          <w:ilvl w:val="0"/>
          <w:numId w:val="142"/>
        </w:numPr>
      </w:pPr>
      <w:r w:rsidRPr="00C32362">
        <w:t xml:space="preserve">Contract number and period of performance </w:t>
      </w:r>
    </w:p>
    <w:p w:rsidR="00B510B4" w:rsidRDefault="003A5977" w:rsidP="00B510B4">
      <w:pPr>
        <w:numPr>
          <w:ilvl w:val="0"/>
          <w:numId w:val="142"/>
        </w:numPr>
      </w:pPr>
      <w:r w:rsidRPr="00C32362">
        <w:t xml:space="preserve">A statement that the contractor is authorized to purchase from SEWP contracts in support of the above contract. </w:t>
      </w:r>
    </w:p>
    <w:p w:rsidR="00B510B4" w:rsidRDefault="003A5977" w:rsidP="00B510B4">
      <w:pPr>
        <w:numPr>
          <w:ilvl w:val="0"/>
          <w:numId w:val="142"/>
        </w:numPr>
      </w:pPr>
      <w:r w:rsidRPr="00C32362">
        <w:t xml:space="preserve">The CO's/KO's signature and date signed. </w:t>
      </w:r>
    </w:p>
    <w:p w:rsidR="003A5977" w:rsidRPr="00C32362" w:rsidRDefault="003A5977"/>
    <w:p w:rsidR="003A5977" w:rsidRDefault="003A5977">
      <w:r w:rsidRPr="00C32362">
        <w:t>Note: Local and State Governments, and Federal Tribes are not authorized to issue orders against these contracts.</w:t>
      </w:r>
    </w:p>
    <w:p w:rsidR="00520304" w:rsidRDefault="00520304"/>
    <w:p w:rsidR="00407A23" w:rsidRPr="00C32362" w:rsidRDefault="00520304">
      <w:pPr>
        <w:jc w:val="center"/>
      </w:pPr>
      <w:r w:rsidRPr="00C32362" w:rsidDel="00520304">
        <w:t xml:space="preserve"> </w:t>
      </w:r>
      <w:r w:rsidR="00496933" w:rsidRPr="00C32362">
        <w:t>(End of text)</w:t>
      </w:r>
    </w:p>
    <w:p w:rsidR="00407A23" w:rsidRDefault="00407A23">
      <w:pPr>
        <w:jc w:val="center"/>
      </w:pPr>
    </w:p>
    <w:p w:rsidR="003734EE" w:rsidRPr="00C32362" w:rsidRDefault="003734EE">
      <w:pPr>
        <w:jc w:val="center"/>
      </w:pPr>
    </w:p>
    <w:p w:rsidR="00407A23" w:rsidRPr="00C32362" w:rsidRDefault="00496933">
      <w:pPr>
        <w:pStyle w:val="Heading3"/>
      </w:pPr>
      <w:bookmarkStart w:id="143" w:name="_Toc127244852"/>
      <w:bookmarkStart w:id="144" w:name="_Toc364329258"/>
      <w:bookmarkStart w:id="145" w:name="_Toc370288222"/>
      <w:r w:rsidRPr="00C32362">
        <w:t>A.1.</w:t>
      </w:r>
      <w:r w:rsidR="00A64F2C" w:rsidRPr="00C32362">
        <w:t>13</w:t>
      </w:r>
      <w:r w:rsidRPr="00C32362">
        <w:t>. APPROVAL OF CONTRACT (52.204-1) (DEC 1989)</w:t>
      </w:r>
      <w:bookmarkEnd w:id="143"/>
      <w:bookmarkEnd w:id="144"/>
      <w:bookmarkEnd w:id="145"/>
    </w:p>
    <w:p w:rsidR="00407A23" w:rsidRPr="00C32362" w:rsidRDefault="00407A23"/>
    <w:p w:rsidR="00407A23" w:rsidRDefault="00496933">
      <w:r w:rsidRPr="00C32362">
        <w:t xml:space="preserve">This contract is subject to the written approval of the Associate Director for Acquisition and shall not be binding until so approved. </w:t>
      </w:r>
    </w:p>
    <w:p w:rsidR="003734EE" w:rsidRPr="00C32362" w:rsidRDefault="003734EE"/>
    <w:p w:rsidR="00407A23" w:rsidRDefault="00496933">
      <w:pPr>
        <w:jc w:val="center"/>
      </w:pPr>
      <w:r w:rsidRPr="00C32362">
        <w:t>(End of clause)</w:t>
      </w:r>
    </w:p>
    <w:p w:rsidR="003734EE" w:rsidRPr="00C32362" w:rsidRDefault="003734EE">
      <w:pPr>
        <w:jc w:val="center"/>
      </w:pPr>
    </w:p>
    <w:p w:rsidR="00407A23" w:rsidRPr="00C32362" w:rsidRDefault="00496933">
      <w:pPr>
        <w:pStyle w:val="Heading3"/>
      </w:pPr>
      <w:bookmarkStart w:id="146" w:name="_Toc127244853"/>
      <w:bookmarkStart w:id="147" w:name="_Toc364329259"/>
      <w:bookmarkStart w:id="148" w:name="_Toc370288223"/>
      <w:r w:rsidRPr="00C32362">
        <w:t>A.1.</w:t>
      </w:r>
      <w:r w:rsidR="00A64F2C" w:rsidRPr="00C32362">
        <w:t>14</w:t>
      </w:r>
      <w:r w:rsidRPr="00C32362">
        <w:t>. WARRANTY</w:t>
      </w:r>
      <w:bookmarkEnd w:id="146"/>
      <w:bookmarkEnd w:id="147"/>
      <w:bookmarkEnd w:id="148"/>
      <w:r w:rsidRPr="00C32362">
        <w:t xml:space="preserve">  </w:t>
      </w:r>
    </w:p>
    <w:p w:rsidR="00407A23" w:rsidRPr="00C32362" w:rsidRDefault="00407A23"/>
    <w:p w:rsidR="003A5977" w:rsidRPr="00C32362" w:rsidRDefault="00496933">
      <w:r w:rsidRPr="00C32362">
        <w:t xml:space="preserve">The Contractor shall provide an extended warranty, which can be purchased and begin at any time during the standard commercial warranty period up to and including the end of the commercial warranty period.  Extended warranty packages may be invoiced and paid at the start of the warranty period. This extended warranty shall provide coverage based on the </w:t>
      </w:r>
      <w:r w:rsidR="00205E0C">
        <w:t xml:space="preserve">standard </w:t>
      </w:r>
      <w:r w:rsidRPr="00C32362">
        <w:t>commercial warranty</w:t>
      </w:r>
      <w:r w:rsidR="00205E0C">
        <w:t>.</w:t>
      </w:r>
    </w:p>
    <w:p w:rsidR="00B03BBA" w:rsidRPr="00C32362" w:rsidRDefault="00B03BBA"/>
    <w:p w:rsidR="00B03BBA" w:rsidRPr="00C32362" w:rsidRDefault="00B03BBA" w:rsidP="00B03BBA">
      <w:r w:rsidRPr="00C32362">
        <w:t xml:space="preserve">At the Government’s discretion, the Government may order, at any time during a warranty period, monthly maintenance at a Discounted Monthly Extended Warranty amount in lieu of the extended warranty. </w:t>
      </w:r>
    </w:p>
    <w:p w:rsidR="00B03BBA" w:rsidRDefault="00B03BBA"/>
    <w:p w:rsidR="00375E4E" w:rsidRPr="00C32362" w:rsidRDefault="00375E4E"/>
    <w:p w:rsidR="00480790" w:rsidRPr="00C32362" w:rsidRDefault="00480790"/>
    <w:p w:rsidR="00B03BBA" w:rsidRPr="00C32362" w:rsidRDefault="00B03BBA" w:rsidP="00B03BBA">
      <w:pPr>
        <w:pStyle w:val="Heading4"/>
      </w:pPr>
      <w:r w:rsidRPr="00C32362">
        <w:t>A.1.</w:t>
      </w:r>
      <w:r w:rsidR="00A64F2C" w:rsidRPr="00C32362">
        <w:t>14</w:t>
      </w:r>
      <w:r w:rsidRPr="00C32362">
        <w:t xml:space="preserve">.1. </w:t>
      </w:r>
      <w:r w:rsidR="00D9231D" w:rsidRPr="00C32362">
        <w:t>SOFTWARE MAINTENANCE / PRODUCT EXTENDED WARRANTY AS A PRODUCT</w:t>
      </w:r>
    </w:p>
    <w:p w:rsidR="00C05C2A" w:rsidRPr="00C32362" w:rsidRDefault="00B03BBA" w:rsidP="00C05C2A">
      <w:pPr>
        <w:ind w:left="360"/>
      </w:pPr>
      <w:r w:rsidRPr="00C32362">
        <w:t>Product and software maintenance, warranty and licensing shall be treated as a commercial product unless such product is priced on a usage basis; e.g. maintenance on a printer based on usage must be invoiced monthly.</w:t>
      </w:r>
    </w:p>
    <w:p w:rsidR="00C05C2A" w:rsidRPr="00C32362" w:rsidRDefault="00B03BBA" w:rsidP="00C05C2A">
      <w:pPr>
        <w:ind w:left="360"/>
      </w:pPr>
      <w:r w:rsidRPr="00C32362">
        <w:t xml:space="preserve">Software maintenance as a product includes the publishing of bug/defect fixes via patches and updates/upgrades in function and technology to maintain the operability and usability of the software product. It may also include other no charge </w:t>
      </w:r>
      <w:r w:rsidR="00E77111" w:rsidRPr="00C32362">
        <w:t>support that is</w:t>
      </w:r>
      <w:r w:rsidRPr="00C32362">
        <w:t xml:space="preserve"> included in the purchase price of the product in the commercial marketplace. No </w:t>
      </w:r>
      <w:r w:rsidRPr="00C32362">
        <w:lastRenderedPageBreak/>
        <w:t>charge support includes items such as user blogs, discussion forums, on-line help libraries and</w:t>
      </w:r>
      <w:r w:rsidR="00935144" w:rsidRPr="00C32362">
        <w:t xml:space="preserve"> </w:t>
      </w:r>
      <w:r w:rsidRPr="00C32362">
        <w:t>Frequently Asked Questions</w:t>
      </w:r>
      <w:r w:rsidR="00935144" w:rsidRPr="00C32362">
        <w:t xml:space="preserve"> (FAQ)</w:t>
      </w:r>
      <w:r w:rsidRPr="00C32362">
        <w:t>, hosted chat rooms, and limited telephone, email and/or web-based general technical support for users self diagnostics.</w:t>
      </w:r>
    </w:p>
    <w:p w:rsidR="00C05C2A" w:rsidRPr="00C32362" w:rsidRDefault="00B03BBA" w:rsidP="00C05C2A">
      <w:pPr>
        <w:ind w:left="360"/>
      </w:pPr>
      <w:r w:rsidRPr="00C32362">
        <w:t>Software maintenance as a product does NOT include the creation, design, implementation, integration, etc. of a software package. These examples are considered software maintenance as a servic</w:t>
      </w:r>
      <w:r w:rsidR="00817E35" w:rsidRPr="00C32362">
        <w:t>e and are to be billed monthly.</w:t>
      </w:r>
    </w:p>
    <w:p w:rsidR="00407A23" w:rsidRPr="00C32362" w:rsidRDefault="00407A23"/>
    <w:p w:rsidR="00407A23" w:rsidRPr="00C32362" w:rsidRDefault="00496933">
      <w:pPr>
        <w:jc w:val="center"/>
      </w:pPr>
      <w:r w:rsidRPr="00C32362">
        <w:t xml:space="preserve"> (End of text)</w:t>
      </w:r>
    </w:p>
    <w:p w:rsidR="00407A23" w:rsidRPr="00C32362" w:rsidRDefault="00407A23">
      <w:pPr>
        <w:jc w:val="center"/>
      </w:pPr>
    </w:p>
    <w:p w:rsidR="00407A23" w:rsidRPr="00C32362" w:rsidRDefault="00496933">
      <w:pPr>
        <w:pStyle w:val="Heading3"/>
      </w:pPr>
      <w:bookmarkStart w:id="149" w:name="_Toc127244855"/>
      <w:bookmarkStart w:id="150" w:name="_Toc364329260"/>
      <w:bookmarkStart w:id="151" w:name="_Toc370288224"/>
      <w:r w:rsidRPr="00C32362">
        <w:t>A.1.</w:t>
      </w:r>
      <w:r w:rsidR="00A64F2C" w:rsidRPr="00C32362">
        <w:t>15</w:t>
      </w:r>
      <w:r w:rsidRPr="00C32362">
        <w:t>. ELECTRONIC DATA AND REPORT INTERCHANGE</w:t>
      </w:r>
      <w:bookmarkEnd w:id="149"/>
      <w:bookmarkEnd w:id="150"/>
      <w:bookmarkEnd w:id="151"/>
    </w:p>
    <w:p w:rsidR="00407A23" w:rsidRPr="00C32362" w:rsidRDefault="00407A23"/>
    <w:p w:rsidR="00407A23" w:rsidRPr="00C32362" w:rsidRDefault="00496933">
      <w:r w:rsidRPr="00C32362">
        <w:t xml:space="preserve">Electronic Data and Report Interchange shall apply in accordance </w:t>
      </w:r>
      <w:r w:rsidR="00480790" w:rsidRPr="00C32362">
        <w:t>with Attachment</w:t>
      </w:r>
      <w:r w:rsidRPr="00C32362">
        <w:t xml:space="preserve"> D</w:t>
      </w:r>
      <w:r w:rsidR="00935144" w:rsidRPr="00C32362">
        <w:t xml:space="preserve">, </w:t>
      </w:r>
      <w:r w:rsidRPr="00C32362">
        <w:t xml:space="preserve">Contractor/Government Communication Requirements. </w:t>
      </w:r>
    </w:p>
    <w:p w:rsidR="00407A23" w:rsidRPr="00C32362" w:rsidRDefault="00496933">
      <w:pPr>
        <w:jc w:val="center"/>
      </w:pPr>
      <w:r w:rsidRPr="00C32362">
        <w:t>(End of text)</w:t>
      </w:r>
    </w:p>
    <w:p w:rsidR="00407A23" w:rsidRPr="00C32362" w:rsidRDefault="00496933">
      <w:pPr>
        <w:pStyle w:val="Heading3"/>
      </w:pPr>
      <w:bookmarkStart w:id="152" w:name="_Toc127244856"/>
      <w:bookmarkStart w:id="153" w:name="_Toc364329261"/>
      <w:bookmarkStart w:id="154" w:name="_Toc370288225"/>
      <w:r w:rsidRPr="00C32362">
        <w:t>A.1.</w:t>
      </w:r>
      <w:r w:rsidR="00A64F2C" w:rsidRPr="00C32362">
        <w:t>16</w:t>
      </w:r>
      <w:r w:rsidRPr="00C32362">
        <w:t>. OTHER FEDERAL AGENCY UTILIZATION</w:t>
      </w:r>
      <w:bookmarkEnd w:id="152"/>
      <w:bookmarkEnd w:id="153"/>
      <w:bookmarkEnd w:id="154"/>
    </w:p>
    <w:p w:rsidR="00407A23" w:rsidRPr="00C32362" w:rsidRDefault="00496933">
      <w:r w:rsidRPr="00C32362">
        <w:t>Other Federal Agencies, and authorized Contractors, will be allowed to utilize this contract, on a non-mandatory basis</w:t>
      </w:r>
      <w:r w:rsidR="001C1013">
        <w:t>.</w:t>
      </w:r>
    </w:p>
    <w:p w:rsidR="00407A23" w:rsidRPr="00C32362" w:rsidRDefault="00407A23"/>
    <w:p w:rsidR="00407A23" w:rsidRPr="00C32362" w:rsidRDefault="00496933">
      <w:pPr>
        <w:jc w:val="center"/>
      </w:pPr>
      <w:r w:rsidRPr="00C32362">
        <w:t>(End of text)</w:t>
      </w:r>
    </w:p>
    <w:p w:rsidR="00407A23" w:rsidRPr="00C32362" w:rsidRDefault="00407A23"/>
    <w:p w:rsidR="00407A23" w:rsidRPr="00C32362" w:rsidRDefault="00496933">
      <w:r w:rsidRPr="00C32362">
        <w:rPr>
          <w:b/>
        </w:rPr>
        <w:t>***NOTE!</w:t>
      </w:r>
      <w:r w:rsidRPr="00C32362">
        <w:t xml:space="preserve">   Non-Federal Governments </w:t>
      </w:r>
      <w:r w:rsidRPr="00C32362">
        <w:rPr>
          <w:u w:val="single"/>
        </w:rPr>
        <w:t>are not</w:t>
      </w:r>
      <w:r w:rsidRPr="00C32362">
        <w:t xml:space="preserve"> authorized to use this contract unless mandated by Congress. </w:t>
      </w:r>
    </w:p>
    <w:p w:rsidR="00407A23" w:rsidRPr="00C32362" w:rsidRDefault="00496933">
      <w:pPr>
        <w:pStyle w:val="Heading3"/>
      </w:pPr>
      <w:bookmarkStart w:id="155" w:name="_Toc127244857"/>
      <w:bookmarkStart w:id="156" w:name="_Toc364329262"/>
      <w:bookmarkStart w:id="157" w:name="_Toc370288226"/>
      <w:r w:rsidRPr="00C32362">
        <w:t>A.1.</w:t>
      </w:r>
      <w:r w:rsidR="00A64F2C" w:rsidRPr="00C32362">
        <w:t>17</w:t>
      </w:r>
      <w:r w:rsidRPr="00C32362">
        <w:t>. CERTIFICATE OF MAINTAINABILITY</w:t>
      </w:r>
      <w:bookmarkEnd w:id="155"/>
      <w:bookmarkEnd w:id="156"/>
      <w:bookmarkEnd w:id="157"/>
    </w:p>
    <w:p w:rsidR="00407A23" w:rsidRPr="00C32362" w:rsidRDefault="00407A23">
      <w:pPr>
        <w:tabs>
          <w:tab w:val="left" w:pos="1620"/>
        </w:tabs>
      </w:pPr>
    </w:p>
    <w:p w:rsidR="00407A23" w:rsidRPr="00C32362" w:rsidRDefault="00496933">
      <w:r w:rsidRPr="00C32362">
        <w:t xml:space="preserve">A "Certificate of Maintainability" is not required for equipment acquired and maintained under this contract unless it is specifically requested by the issuing Contracting Officer.  If it is requested, the Contractor shall issue the certification within twenty </w:t>
      </w:r>
      <w:r w:rsidR="003C59D6" w:rsidRPr="00C32362">
        <w:t>calendar days</w:t>
      </w:r>
      <w:r w:rsidRPr="00C32362">
        <w:t xml:space="preserve"> of the request.</w:t>
      </w:r>
    </w:p>
    <w:p w:rsidR="00407A23" w:rsidRPr="00C32362" w:rsidRDefault="00407A23"/>
    <w:p w:rsidR="00407A23" w:rsidRPr="00C32362" w:rsidRDefault="00496933">
      <w:r w:rsidRPr="00C32362">
        <w:t>The certificate shall state that</w:t>
      </w:r>
      <w:r w:rsidR="000C5F80">
        <w:t xml:space="preserve"> at the time of delivery,</w:t>
      </w:r>
      <w:r w:rsidRPr="00C32362">
        <w:t xml:space="preserve"> preventive maintenance in accordance with the specifications of the Original Equipment Manufacturer (OEM) has been performed and that the equipment is performing in accordance with the OEM's specifications such that the OEM (or the OEM's successor in interest, if such exists at the time of the commitment) commits that it would assume maintenance of the equipment (or the OEM certifies that the equipment is eligible for maintenance, including but not limited to repair or inspection charges) if such maintenance were assumed effective the date after the Contractor's performance ceases.  The Certificate of Maintainability shall also state that the equipment is at the most current OEM's revision level.  The Contractor is responsible for bearing all costs associated with obtaining such certification at no charge to the Government.</w:t>
      </w:r>
    </w:p>
    <w:p w:rsidR="00407A23" w:rsidRPr="00C32362" w:rsidRDefault="00407A23"/>
    <w:p w:rsidR="00407A23" w:rsidRPr="00C32362" w:rsidRDefault="00496933">
      <w:r w:rsidRPr="00C32362">
        <w:t>If equipment is acquired under this contract without maintenance,</w:t>
      </w:r>
      <w:r w:rsidR="00477CF4">
        <w:t xml:space="preserve"> </w:t>
      </w:r>
      <w:r w:rsidR="000C5F80">
        <w:t>at the time of product delivery,</w:t>
      </w:r>
      <w:r w:rsidRPr="00C32362">
        <w:t xml:space="preserve"> the Contractor shall issue a Certificate of Maintainability for such equipment if requested by the issuing Contracting Officer.  The certificate shall list each item delivered by a component identification number (i.e. serial number) and state that the equipment is in such condition that the OEM commits that it would assume maintenance of the equipment (or the OEM certifies that the equipment is eligible for maintenance).  All charges required to obtain the requisite performance of the equipment, shall be borne by the Contractor.  The fact that the equipment may have been acquired with a warranty does not relieve the Contractor of its obligations under this subparagraph.</w:t>
      </w:r>
    </w:p>
    <w:p w:rsidR="00407A23" w:rsidRPr="00C32362" w:rsidRDefault="00407A23"/>
    <w:p w:rsidR="00407A23" w:rsidRPr="00C32362" w:rsidRDefault="00496933">
      <w:pPr>
        <w:jc w:val="center"/>
      </w:pPr>
      <w:r w:rsidRPr="00C32362">
        <w:t>(End of text)</w:t>
      </w:r>
    </w:p>
    <w:p w:rsidR="00407A23" w:rsidRPr="00C32362" w:rsidRDefault="00496933">
      <w:pPr>
        <w:pStyle w:val="Heading3"/>
      </w:pPr>
      <w:bookmarkStart w:id="158" w:name="_Toc127244858"/>
      <w:bookmarkStart w:id="159" w:name="_Toc364329263"/>
      <w:bookmarkStart w:id="160" w:name="_Toc370288227"/>
      <w:r w:rsidRPr="00C32362">
        <w:t>A.1.</w:t>
      </w:r>
      <w:r w:rsidR="00A64F2C" w:rsidRPr="00C32362">
        <w:t>18</w:t>
      </w:r>
      <w:r w:rsidRPr="00C32362">
        <w:t>. SUBSTITUTE/ENHANCEMENTS FOR SPECIALIZED EQUIPMENT/SOFTWARE TO ACCOMMODATE USERS WITH DISABILITIES</w:t>
      </w:r>
      <w:bookmarkEnd w:id="158"/>
      <w:bookmarkEnd w:id="159"/>
      <w:bookmarkEnd w:id="160"/>
    </w:p>
    <w:p w:rsidR="00407A23" w:rsidRPr="00C32362" w:rsidRDefault="00407A23">
      <w:pPr>
        <w:rPr>
          <w:i/>
        </w:rPr>
      </w:pPr>
    </w:p>
    <w:p w:rsidR="00407A23" w:rsidRPr="00C32362" w:rsidRDefault="00496933">
      <w:r w:rsidRPr="00C32362">
        <w:t xml:space="preserve">The Contractor is encouraged to offer equipment or software that becomes available after contract award and offers improvements in technology and that better suits the needs of users with disabilities.  If the Government elects to do so, it may evaluate the equipment/software, and substitute the equipment for the equipment covered in the contract </w:t>
      </w:r>
      <w:r w:rsidRPr="00C32362">
        <w:lastRenderedPageBreak/>
        <w:t>but not yet delivered.  Any such proposal should contain the general information required by the “Technology Refreshment” clause A.1.</w:t>
      </w:r>
      <w:r w:rsidR="007D63C6" w:rsidRPr="00C32362">
        <w:t xml:space="preserve">19 </w:t>
      </w:r>
      <w:r w:rsidRPr="00C32362">
        <w:t xml:space="preserve">in this Section. </w:t>
      </w:r>
    </w:p>
    <w:p w:rsidR="00407A23" w:rsidRPr="00C32362" w:rsidRDefault="00407A23"/>
    <w:p w:rsidR="00407A23" w:rsidRPr="00C32362" w:rsidRDefault="00496933">
      <w:r w:rsidRPr="00C32362">
        <w:t xml:space="preserve">When substitution of such specialized technology is made without charge to the Government, or as a planned part of the contract (e.g. planned upgrade), manuals and publications as required by the contract shall be provided to all addresses (in the stated quantities) affected by the change without charge to the Government (unless other payment arrangements are made by the ordering agency). </w:t>
      </w:r>
    </w:p>
    <w:p w:rsidR="00407A23" w:rsidRPr="00C32362" w:rsidRDefault="00407A23"/>
    <w:p w:rsidR="00407A23" w:rsidRPr="00C32362" w:rsidRDefault="00496933">
      <w:pPr>
        <w:jc w:val="center"/>
      </w:pPr>
      <w:r w:rsidRPr="00C32362">
        <w:t>(End of text)</w:t>
      </w:r>
    </w:p>
    <w:p w:rsidR="00407A23" w:rsidRPr="00C32362" w:rsidRDefault="00496933">
      <w:pPr>
        <w:pStyle w:val="Heading3"/>
      </w:pPr>
      <w:bookmarkStart w:id="161" w:name="_Toc127244859"/>
      <w:bookmarkStart w:id="162" w:name="_Toc364329264"/>
      <w:bookmarkStart w:id="163" w:name="_Toc370288228"/>
      <w:r w:rsidRPr="00C32362">
        <w:t>A.1.</w:t>
      </w:r>
      <w:r w:rsidR="00A64F2C" w:rsidRPr="00C32362">
        <w:t>19</w:t>
      </w:r>
      <w:r w:rsidRPr="00C32362">
        <w:t>. TECHNOLOGY REFRESHMENT</w:t>
      </w:r>
      <w:bookmarkEnd w:id="161"/>
      <w:bookmarkEnd w:id="162"/>
      <w:bookmarkEnd w:id="163"/>
    </w:p>
    <w:p w:rsidR="00407A23" w:rsidRPr="00C32362" w:rsidRDefault="00407A23"/>
    <w:p w:rsidR="00407A23" w:rsidRPr="00C32362" w:rsidRDefault="00496933">
      <w:r w:rsidRPr="00C32362">
        <w:t>The Government shall have the right to require, at any time, that the Contractor offer under this contract</w:t>
      </w:r>
      <w:r w:rsidR="00205E0C">
        <w:t xml:space="preserve"> state-of-the-art</w:t>
      </w:r>
      <w:r w:rsidR="00A83EE7">
        <w:t xml:space="preserve"> versions of </w:t>
      </w:r>
      <w:r w:rsidRPr="00C32362">
        <w:t>hardware and software components</w:t>
      </w:r>
      <w:r w:rsidR="00A83EE7">
        <w:t xml:space="preserve"> that it agrees to offer SEWP customers</w:t>
      </w:r>
      <w:r w:rsidR="00205E0C">
        <w:t xml:space="preserve">. </w:t>
      </w:r>
      <w:r w:rsidRPr="00C32362">
        <w:t>In this way the Government seeks to ensure that it can obtain the benefits of new design enhancements and technological updates or advances for equipment currently on the contract.  When requested or offered, the Contractor shall provide, within 30 calendar days of receipt of request, a refreshment proposal including the components so identified</w:t>
      </w:r>
      <w:r w:rsidR="00A83EE7">
        <w:t>,</w:t>
      </w:r>
      <w:r w:rsidRPr="00C32362">
        <w:t xml:space="preserve"> at the technology discount as indicated in Clause A.1.</w:t>
      </w:r>
      <w:r w:rsidR="00B03BBA" w:rsidRPr="00C32362">
        <w:t>7</w:t>
      </w:r>
      <w:r w:rsidRPr="00C32362">
        <w:t>.</w:t>
      </w:r>
    </w:p>
    <w:p w:rsidR="00407A23" w:rsidRPr="00C32362" w:rsidRDefault="00407A23"/>
    <w:p w:rsidR="00407A23" w:rsidRPr="00C32362" w:rsidRDefault="00496933">
      <w:r w:rsidRPr="00C32362">
        <w:t>In the event that the Contractor is no longer able to provide the products</w:t>
      </w:r>
      <w:r w:rsidR="00A83EE7">
        <w:t xml:space="preserve"> it previously offered</w:t>
      </w:r>
      <w:r w:rsidR="00A558CB" w:rsidRPr="00C32362">
        <w:t xml:space="preserve"> </w:t>
      </w:r>
      <w:r w:rsidRPr="00C32362">
        <w:t>(because they are no longer being manufactured, for example), the Contractor may, with the Government's approval, remove the products from the contract.  For products in the mandatory deliverable lists, the Contractor shall provide substitute products which shall have the functional capabilities of the products originally provided and shall meet or exceed the original products' rated performance characteristics, at the appropriate discount as indicated in Clause A.1.7.</w:t>
      </w:r>
    </w:p>
    <w:p w:rsidR="00407A23" w:rsidRPr="00C32362" w:rsidRDefault="00407A23"/>
    <w:p w:rsidR="00407A23" w:rsidRPr="00C32362" w:rsidRDefault="00496933">
      <w:r w:rsidRPr="00C32362">
        <w:t xml:space="preserve">On an annual basis, the Contractor shall provide the Government either with a self-certification that the mandatory deliverable items currently on the Contract are state-of-the-art technology, or a technology refreshment proposal updating the mandatory deliverable items.  The Government will review the Contractor self-certification and/or technology refreshment proposal for acceptability in terms of scope and the current state of technology. </w:t>
      </w:r>
    </w:p>
    <w:p w:rsidR="00773526" w:rsidRPr="00C32362" w:rsidRDefault="00773526"/>
    <w:p w:rsidR="00773526" w:rsidRPr="00C32362" w:rsidRDefault="00773526">
      <w:r w:rsidRPr="00C32362">
        <w:t>The Government reserves the right to remove any item from the current contract if it deems the item to be out of scope</w:t>
      </w:r>
      <w:r w:rsidR="00A83EE7">
        <w:t xml:space="preserve">, </w:t>
      </w:r>
      <w:r w:rsidRPr="00C32362">
        <w:t>not reasonably priced</w:t>
      </w:r>
      <w:r w:rsidR="00A83EE7">
        <w:t>,</w:t>
      </w:r>
      <w:r w:rsidRPr="00C32362">
        <w:t xml:space="preserve"> out of date</w:t>
      </w:r>
      <w:r w:rsidR="00A83EE7">
        <w:t>,</w:t>
      </w:r>
      <w:r w:rsidRPr="00C32362">
        <w:t xml:space="preserve"> or missing technical information.  Any item on contract </w:t>
      </w:r>
      <w:r w:rsidR="00C91E9B" w:rsidRPr="00C32362">
        <w:t>for more than 18 months may be considered out of date.</w:t>
      </w:r>
    </w:p>
    <w:p w:rsidR="00C91B69" w:rsidRPr="00C32362" w:rsidRDefault="00C91B69"/>
    <w:p w:rsidR="00C91B69" w:rsidRPr="00C32362" w:rsidRDefault="00C91B69" w:rsidP="00C91B69">
      <w:r w:rsidRPr="00C32362">
        <w:t> The price on the contract for any CLIN cannot change value within one week of the last update, unless a documented error has been identified and approved. The price on the contract for any CLIN cannot change value within one month of the last update unless prior approval is received from the SEWP PMO.</w:t>
      </w:r>
    </w:p>
    <w:p w:rsidR="00407A23" w:rsidRPr="00C32362" w:rsidRDefault="00407A23"/>
    <w:p w:rsidR="00407A23" w:rsidRPr="00C32362" w:rsidRDefault="00496933">
      <w:r w:rsidRPr="00C32362">
        <w:t xml:space="preserve">Any new technology which will upgrade, extend or enhance the components shall be </w:t>
      </w:r>
      <w:r w:rsidR="0015373D" w:rsidRPr="00C32362">
        <w:t>evaluated</w:t>
      </w:r>
      <w:r w:rsidRPr="00C32362">
        <w:t xml:space="preserve"> if the Contractor submits a</w:t>
      </w:r>
      <w:r w:rsidR="00831893" w:rsidRPr="00C32362">
        <w:t xml:space="preserve"> technology refreshment (TR)</w:t>
      </w:r>
      <w:r w:rsidRPr="00C32362">
        <w:t xml:space="preserve"> proposal outlining the proposed technology.  Included in this proposal shall be pricing data (i.e., current published commercial price list) and other technical information as listed below.  With the receipt of a proposal from the Contractor, the Government shall have the right to approve any or all of the proposed CLINs and to unilaterally modify the contract to provide for ordering of the new technology.  The criteria for acceptance of the new technology proposal are as follows:</w:t>
      </w:r>
    </w:p>
    <w:p w:rsidR="00407A23" w:rsidRPr="00C32362" w:rsidRDefault="00407A23"/>
    <w:p w:rsidR="00407A23" w:rsidRPr="00C32362" w:rsidRDefault="00496933">
      <w:pPr>
        <w:numPr>
          <w:ilvl w:val="0"/>
          <w:numId w:val="1"/>
        </w:numPr>
      </w:pPr>
      <w:r w:rsidRPr="00C32362">
        <w:t>For mandatory deliverable items, each item must satisfy all original mandatory requirements in the technical specifications of this contract.</w:t>
      </w:r>
    </w:p>
    <w:p w:rsidR="00407A23" w:rsidRPr="00C32362" w:rsidRDefault="00407A23"/>
    <w:p w:rsidR="00407A23" w:rsidRPr="00C32362" w:rsidRDefault="00496933">
      <w:pPr>
        <w:numPr>
          <w:ilvl w:val="0"/>
          <w:numId w:val="1"/>
        </w:numPr>
      </w:pPr>
      <w:r w:rsidRPr="00C32362">
        <w:t>Each item must correspond with an appropriate existing contract product class code and its corresponding price discount.</w:t>
      </w:r>
    </w:p>
    <w:p w:rsidR="00407A23" w:rsidRPr="00C32362" w:rsidRDefault="00407A23"/>
    <w:p w:rsidR="00407A23" w:rsidRPr="00C32362" w:rsidRDefault="00496933">
      <w:r w:rsidRPr="00C32362">
        <w:t>At a minimum, the technology proposal shall include the following header information:</w:t>
      </w:r>
    </w:p>
    <w:p w:rsidR="00407A23" w:rsidRPr="00C32362" w:rsidRDefault="00496933">
      <w:pPr>
        <w:numPr>
          <w:ilvl w:val="1"/>
          <w:numId w:val="1"/>
        </w:numPr>
      </w:pPr>
      <w:r w:rsidRPr="00C32362">
        <w:t>TR Number (unique tracking number)</w:t>
      </w:r>
    </w:p>
    <w:p w:rsidR="00407A23" w:rsidRPr="00C32362" w:rsidRDefault="00496933">
      <w:pPr>
        <w:numPr>
          <w:ilvl w:val="1"/>
          <w:numId w:val="1"/>
        </w:numPr>
      </w:pPr>
      <w:r w:rsidRPr="00C32362">
        <w:t>Description of the proposed TR</w:t>
      </w:r>
    </w:p>
    <w:p w:rsidR="00407A23" w:rsidRPr="00C32362" w:rsidRDefault="00496933">
      <w:pPr>
        <w:numPr>
          <w:ilvl w:val="1"/>
          <w:numId w:val="1"/>
        </w:numPr>
      </w:pPr>
      <w:r w:rsidRPr="00C32362">
        <w:t>Contract Number</w:t>
      </w:r>
    </w:p>
    <w:p w:rsidR="00407A23" w:rsidRPr="00C32362" w:rsidRDefault="00496933">
      <w:pPr>
        <w:numPr>
          <w:ilvl w:val="1"/>
          <w:numId w:val="1"/>
        </w:numPr>
      </w:pPr>
      <w:r w:rsidRPr="00C32362">
        <w:lastRenderedPageBreak/>
        <w:t>Contact Name</w:t>
      </w:r>
    </w:p>
    <w:p w:rsidR="00407A23" w:rsidRPr="00C32362" w:rsidRDefault="00496933">
      <w:pPr>
        <w:numPr>
          <w:ilvl w:val="1"/>
          <w:numId w:val="1"/>
        </w:numPr>
      </w:pPr>
      <w:r w:rsidRPr="00C32362">
        <w:t>Contact Phone Number</w:t>
      </w:r>
    </w:p>
    <w:p w:rsidR="00407A23" w:rsidRPr="00C32362" w:rsidRDefault="00496933">
      <w:pPr>
        <w:numPr>
          <w:ilvl w:val="1"/>
          <w:numId w:val="1"/>
        </w:numPr>
      </w:pPr>
      <w:r w:rsidRPr="00C32362">
        <w:t>Contact E-mail address</w:t>
      </w:r>
    </w:p>
    <w:p w:rsidR="00407A23" w:rsidRPr="00C32362" w:rsidRDefault="00407A23"/>
    <w:p w:rsidR="00407A23" w:rsidRPr="00C32362" w:rsidRDefault="00496933">
      <w:r w:rsidRPr="00C32362">
        <w:t>At a minimum, the technology proposal shall include the following information for each product proposed:</w:t>
      </w:r>
    </w:p>
    <w:p w:rsidR="00407A23" w:rsidRPr="00C32362" w:rsidRDefault="00496933">
      <w:pPr>
        <w:numPr>
          <w:ilvl w:val="1"/>
          <w:numId w:val="1"/>
        </w:numPr>
      </w:pPr>
      <w:r w:rsidRPr="00C32362">
        <w:t xml:space="preserve">Contract Line Item Number (CLIN) (unique for this </w:t>
      </w:r>
      <w:r w:rsidR="00917F12" w:rsidRPr="00C32362">
        <w:t>product</w:t>
      </w:r>
      <w:r w:rsidRPr="00C32362">
        <w:t>)</w:t>
      </w:r>
    </w:p>
    <w:p w:rsidR="00407A23" w:rsidRPr="00C32362" w:rsidRDefault="00496933">
      <w:pPr>
        <w:numPr>
          <w:ilvl w:val="1"/>
          <w:numId w:val="1"/>
        </w:numPr>
      </w:pPr>
      <w:r w:rsidRPr="00C32362">
        <w:t>Name of Original Equipment Manufacturer</w:t>
      </w:r>
    </w:p>
    <w:p w:rsidR="00B500D0" w:rsidRPr="00C32362" w:rsidRDefault="00B500D0" w:rsidP="00B500D0">
      <w:pPr>
        <w:numPr>
          <w:ilvl w:val="1"/>
          <w:numId w:val="1"/>
        </w:numPr>
      </w:pPr>
      <w:r w:rsidRPr="00C32362">
        <w:t xml:space="preserve">Original Equipment Manufacturer Part Number </w:t>
      </w:r>
    </w:p>
    <w:p w:rsidR="00B500D0" w:rsidRPr="00C32362" w:rsidRDefault="00B500D0" w:rsidP="00B500D0">
      <w:pPr>
        <w:numPr>
          <w:ilvl w:val="1"/>
          <w:numId w:val="1"/>
        </w:numPr>
      </w:pPr>
      <w:r w:rsidRPr="00C32362">
        <w:t>Original Equipment Manufacturer’s Model Number / Model Name</w:t>
      </w:r>
    </w:p>
    <w:p w:rsidR="00B500D0" w:rsidRPr="00C32362" w:rsidRDefault="00B500D0" w:rsidP="00B500D0">
      <w:pPr>
        <w:numPr>
          <w:ilvl w:val="1"/>
          <w:numId w:val="1"/>
        </w:numPr>
      </w:pPr>
      <w:r w:rsidRPr="00C32362">
        <w:t>Product Classification Code</w:t>
      </w:r>
    </w:p>
    <w:p w:rsidR="00B500D0" w:rsidRPr="00C32362" w:rsidRDefault="00B500D0" w:rsidP="00B500D0">
      <w:pPr>
        <w:numPr>
          <w:ilvl w:val="1"/>
          <w:numId w:val="1"/>
        </w:numPr>
      </w:pPr>
      <w:r w:rsidRPr="00C32362">
        <w:t>Classification Subgroup</w:t>
      </w:r>
    </w:p>
    <w:p w:rsidR="00407A23" w:rsidRPr="00C32362" w:rsidRDefault="00496933">
      <w:pPr>
        <w:numPr>
          <w:ilvl w:val="1"/>
          <w:numId w:val="1"/>
        </w:numPr>
      </w:pPr>
      <w:r w:rsidRPr="00C32362">
        <w:t>Base/Mandatory/Available Component Flag</w:t>
      </w:r>
    </w:p>
    <w:p w:rsidR="00407A23" w:rsidRPr="00C32362" w:rsidRDefault="00496933">
      <w:pPr>
        <w:numPr>
          <w:ilvl w:val="1"/>
          <w:numId w:val="1"/>
        </w:numPr>
      </w:pPr>
      <w:r w:rsidRPr="00C32362">
        <w:t>Full Item Description</w:t>
      </w:r>
    </w:p>
    <w:p w:rsidR="00407A23" w:rsidRPr="00C32362" w:rsidRDefault="00496933">
      <w:pPr>
        <w:numPr>
          <w:ilvl w:val="1"/>
          <w:numId w:val="1"/>
        </w:numPr>
      </w:pPr>
      <w:r w:rsidRPr="00C32362">
        <w:t>List Price</w:t>
      </w:r>
    </w:p>
    <w:p w:rsidR="00407A23" w:rsidRPr="00C32362" w:rsidRDefault="00496933">
      <w:pPr>
        <w:numPr>
          <w:ilvl w:val="1"/>
          <w:numId w:val="1"/>
        </w:numPr>
      </w:pPr>
      <w:r w:rsidRPr="00C32362">
        <w:t>SEWP Price</w:t>
      </w:r>
    </w:p>
    <w:p w:rsidR="0015373D" w:rsidRPr="00C32362" w:rsidRDefault="0015373D">
      <w:pPr>
        <w:numPr>
          <w:ilvl w:val="1"/>
          <w:numId w:val="1"/>
        </w:numPr>
      </w:pPr>
      <w:r w:rsidRPr="00C32362">
        <w:t>GSA price (if item is currently on Contractor’s GSA contract)</w:t>
      </w:r>
    </w:p>
    <w:p w:rsidR="00831893" w:rsidRPr="00C32362" w:rsidRDefault="00831893" w:rsidP="00773526"/>
    <w:p w:rsidR="00831893" w:rsidRPr="00C32362" w:rsidRDefault="00831893" w:rsidP="00773526">
      <w:r w:rsidRPr="00C32362">
        <w:t>Additionally several line item specific flags must either be set or will have defaulted values assigned to them.  These include:</w:t>
      </w:r>
    </w:p>
    <w:p w:rsidR="00831893" w:rsidRPr="00C32362" w:rsidRDefault="00831893" w:rsidP="00831893">
      <w:pPr>
        <w:numPr>
          <w:ilvl w:val="1"/>
          <w:numId w:val="1"/>
        </w:numPr>
      </w:pPr>
      <w:r w:rsidRPr="00C32362">
        <w:t xml:space="preserve">Trade Act Agreement (TAA): </w:t>
      </w:r>
    </w:p>
    <w:p w:rsidR="00831893" w:rsidRPr="00C32362" w:rsidRDefault="00831893" w:rsidP="00831893">
      <w:pPr>
        <w:numPr>
          <w:ilvl w:val="2"/>
          <w:numId w:val="1"/>
        </w:numPr>
      </w:pPr>
      <w:r w:rsidRPr="00C32362">
        <w:t>C =TAA Compliant</w:t>
      </w:r>
    </w:p>
    <w:p w:rsidR="00831893" w:rsidRPr="00C32362" w:rsidRDefault="00831893" w:rsidP="00831893">
      <w:pPr>
        <w:numPr>
          <w:ilvl w:val="2"/>
          <w:numId w:val="1"/>
        </w:numPr>
      </w:pPr>
      <w:r w:rsidRPr="00C32362">
        <w:t>NC=Not Compliant (can only be purchased if a</w:t>
      </w:r>
      <w:r w:rsidR="00A51BE2" w:rsidRPr="00C32362">
        <w:t xml:space="preserve"> FAR </w:t>
      </w:r>
      <w:r w:rsidRPr="00C32362">
        <w:t xml:space="preserve"> exception exists)</w:t>
      </w:r>
      <w:r w:rsidR="00A51BE2" w:rsidRPr="00C32362">
        <w:t xml:space="preserve"> - Default Flag</w:t>
      </w:r>
    </w:p>
    <w:p w:rsidR="00831893" w:rsidRPr="00C32362" w:rsidRDefault="00831893" w:rsidP="00831893">
      <w:pPr>
        <w:numPr>
          <w:ilvl w:val="2"/>
          <w:numId w:val="1"/>
        </w:numPr>
      </w:pPr>
      <w:r w:rsidRPr="00C32362">
        <w:t>NA=Not Applicable</w:t>
      </w:r>
    </w:p>
    <w:p w:rsidR="000C5F80" w:rsidRPr="00C32362" w:rsidRDefault="000C5F80" w:rsidP="000C5F80">
      <w:pPr>
        <w:numPr>
          <w:ilvl w:val="1"/>
          <w:numId w:val="1"/>
        </w:numPr>
      </w:pPr>
      <w:r w:rsidRPr="00C32362">
        <w:t>EPEAT</w:t>
      </w:r>
    </w:p>
    <w:p w:rsidR="000C5F80" w:rsidRPr="00C32362" w:rsidRDefault="000C5F80" w:rsidP="000C5F80">
      <w:pPr>
        <w:numPr>
          <w:ilvl w:val="2"/>
          <w:numId w:val="1"/>
        </w:numPr>
      </w:pPr>
      <w:r w:rsidRPr="00C32362">
        <w:t>A = Applicable but no EPEAT compliant product available</w:t>
      </w:r>
    </w:p>
    <w:p w:rsidR="000C5F80" w:rsidRPr="00C32362" w:rsidRDefault="000C5F80" w:rsidP="000C5F80">
      <w:pPr>
        <w:numPr>
          <w:ilvl w:val="2"/>
          <w:numId w:val="1"/>
        </w:numPr>
      </w:pPr>
      <w:r w:rsidRPr="00C32362">
        <w:t>B = EPEAT certified Bronze</w:t>
      </w:r>
    </w:p>
    <w:p w:rsidR="000C5F80" w:rsidRPr="00C32362" w:rsidRDefault="000C5F80" w:rsidP="000C5F80">
      <w:pPr>
        <w:numPr>
          <w:ilvl w:val="2"/>
          <w:numId w:val="1"/>
        </w:numPr>
      </w:pPr>
      <w:r w:rsidRPr="00C32362">
        <w:t>G = EPEAT certified Gold</w:t>
      </w:r>
    </w:p>
    <w:p w:rsidR="000C5F80" w:rsidRDefault="000C5F80" w:rsidP="000C5F80">
      <w:pPr>
        <w:numPr>
          <w:ilvl w:val="2"/>
          <w:numId w:val="1"/>
        </w:numPr>
      </w:pPr>
      <w:r w:rsidRPr="00C32362">
        <w:t>N</w:t>
      </w:r>
      <w:r>
        <w:t>A</w:t>
      </w:r>
      <w:r w:rsidRPr="00C32362">
        <w:t xml:space="preserve"> = Not Applicable </w:t>
      </w:r>
    </w:p>
    <w:p w:rsidR="000C5F80" w:rsidRPr="00C32362" w:rsidRDefault="000C5F80" w:rsidP="000C5F80">
      <w:pPr>
        <w:numPr>
          <w:ilvl w:val="2"/>
          <w:numId w:val="1"/>
        </w:numPr>
      </w:pPr>
      <w:r w:rsidRPr="00C32362">
        <w:t>N</w:t>
      </w:r>
      <w:r>
        <w:t>C</w:t>
      </w:r>
      <w:r w:rsidRPr="00C32362">
        <w:t xml:space="preserve"> = </w:t>
      </w:r>
      <w:r>
        <w:t>N</w:t>
      </w:r>
      <w:r w:rsidRPr="00C32362">
        <w:t>on-compliant- Default Flag</w:t>
      </w:r>
    </w:p>
    <w:p w:rsidR="000C5F80" w:rsidRPr="00C32362" w:rsidRDefault="000C5F80" w:rsidP="000C5F80">
      <w:pPr>
        <w:numPr>
          <w:ilvl w:val="2"/>
          <w:numId w:val="1"/>
        </w:numPr>
      </w:pPr>
      <w:r w:rsidRPr="00C32362">
        <w:t>S = EPEAT certified Silver</w:t>
      </w:r>
    </w:p>
    <w:p w:rsidR="000C5F80" w:rsidRPr="00C32362" w:rsidRDefault="000C5F80" w:rsidP="000C5F80">
      <w:pPr>
        <w:numPr>
          <w:ilvl w:val="2"/>
          <w:numId w:val="1"/>
        </w:numPr>
      </w:pPr>
      <w:r w:rsidRPr="00C32362">
        <w:t xml:space="preserve">Y = EPEAT compliant and registered, non-certified Business size </w:t>
      </w:r>
    </w:p>
    <w:p w:rsidR="00007E83" w:rsidRPr="00C32362" w:rsidRDefault="00007E83" w:rsidP="00007E83">
      <w:pPr>
        <w:numPr>
          <w:ilvl w:val="1"/>
          <w:numId w:val="1"/>
        </w:numPr>
      </w:pPr>
      <w:r w:rsidRPr="00C32362">
        <w:t>Energy star compliant</w:t>
      </w:r>
    </w:p>
    <w:p w:rsidR="00007E83" w:rsidRPr="00C32362" w:rsidRDefault="00007E83" w:rsidP="00007E83">
      <w:pPr>
        <w:numPr>
          <w:ilvl w:val="2"/>
          <w:numId w:val="1"/>
        </w:numPr>
      </w:pPr>
      <w:r w:rsidRPr="00C32362">
        <w:t>C = Compliant</w:t>
      </w:r>
    </w:p>
    <w:p w:rsidR="00007E83" w:rsidRPr="00C32362" w:rsidRDefault="00007E83" w:rsidP="00007E83">
      <w:pPr>
        <w:numPr>
          <w:ilvl w:val="2"/>
          <w:numId w:val="1"/>
        </w:numPr>
      </w:pPr>
      <w:r w:rsidRPr="00C32362">
        <w:t>NA = Not Applicable</w:t>
      </w:r>
    </w:p>
    <w:p w:rsidR="00007E83" w:rsidRDefault="00007E83" w:rsidP="00007E83">
      <w:pPr>
        <w:numPr>
          <w:ilvl w:val="2"/>
          <w:numId w:val="1"/>
        </w:numPr>
      </w:pPr>
      <w:r w:rsidRPr="00C32362">
        <w:t xml:space="preserve">NC = Not Compliant - Default Flag </w:t>
      </w:r>
    </w:p>
    <w:p w:rsidR="00007E83" w:rsidRPr="00C32362" w:rsidRDefault="00007E83" w:rsidP="00007E83">
      <w:pPr>
        <w:numPr>
          <w:ilvl w:val="1"/>
          <w:numId w:val="1"/>
        </w:numPr>
      </w:pPr>
      <w:r>
        <w:t>Product Condition</w:t>
      </w:r>
    </w:p>
    <w:p w:rsidR="00007E83" w:rsidRDefault="00007E83" w:rsidP="00007E83">
      <w:pPr>
        <w:numPr>
          <w:ilvl w:val="2"/>
          <w:numId w:val="1"/>
        </w:numPr>
      </w:pPr>
      <w:r>
        <w:t>N = Product is new – Default Flag</w:t>
      </w:r>
    </w:p>
    <w:p w:rsidR="00007E83" w:rsidRPr="00C32362" w:rsidRDefault="00007E83" w:rsidP="00007E83">
      <w:pPr>
        <w:numPr>
          <w:ilvl w:val="2"/>
          <w:numId w:val="1"/>
        </w:numPr>
      </w:pPr>
      <w:r>
        <w:t>R = Product is refurbished</w:t>
      </w:r>
    </w:p>
    <w:p w:rsidR="00007E83" w:rsidRPr="00C32362" w:rsidRDefault="00007E83" w:rsidP="00007E83">
      <w:pPr>
        <w:numPr>
          <w:ilvl w:val="2"/>
          <w:numId w:val="1"/>
        </w:numPr>
      </w:pPr>
      <w:r>
        <w:t>U = Product is used</w:t>
      </w:r>
    </w:p>
    <w:p w:rsidR="00A51BE2" w:rsidRPr="00C32362" w:rsidRDefault="00A51BE2" w:rsidP="00A51BE2"/>
    <w:p w:rsidR="00A51BE2" w:rsidRPr="00C32362" w:rsidRDefault="00A51BE2" w:rsidP="00A51BE2">
      <w:r w:rsidRPr="00C32362">
        <w:t xml:space="preserve">All or part of a technology refreshment request may be approved by the Government.  All approved items will immediately be added to the electronic SEWP database of record constituting the current data associated with Attachment F of this contract. At that point, the items may be quoted and ordered. </w:t>
      </w:r>
    </w:p>
    <w:p w:rsidR="00917F12" w:rsidRPr="00C32362" w:rsidRDefault="00917F12" w:rsidP="00917F12">
      <w:pPr>
        <w:ind w:left="1440"/>
      </w:pPr>
    </w:p>
    <w:p w:rsidR="00407A23" w:rsidRPr="00C32362" w:rsidRDefault="00773526">
      <w:pPr>
        <w:pStyle w:val="Heading4"/>
      </w:pPr>
      <w:bookmarkStart w:id="164" w:name="_Toc127244860"/>
      <w:r w:rsidRPr="00C32362">
        <w:t>A.1.</w:t>
      </w:r>
      <w:r w:rsidR="00A64F2C" w:rsidRPr="00C32362">
        <w:t>19</w:t>
      </w:r>
      <w:r w:rsidR="00496933" w:rsidRPr="00C32362">
        <w:t xml:space="preserve">.1. </w:t>
      </w:r>
      <w:r w:rsidR="00D9231D" w:rsidRPr="00C32362">
        <w:t>SPECIALIZED CONTRACT LINE ITEM NUMBERS</w:t>
      </w:r>
      <w:bookmarkEnd w:id="164"/>
    </w:p>
    <w:p w:rsidR="00C05C2A" w:rsidRPr="00C32362" w:rsidRDefault="00496933" w:rsidP="00C05C2A">
      <w:pPr>
        <w:ind w:left="360"/>
      </w:pPr>
      <w:r w:rsidRPr="00C32362">
        <w:t>The following CLINs and their descriptions will be added to the Contract to cover non-product line items which have a varying price associated with them:</w:t>
      </w:r>
    </w:p>
    <w:p w:rsidR="00B510B4" w:rsidRDefault="00496933" w:rsidP="00B510B4">
      <w:pPr>
        <w:numPr>
          <w:ilvl w:val="0"/>
          <w:numId w:val="72"/>
        </w:numPr>
        <w:tabs>
          <w:tab w:val="clear" w:pos="720"/>
          <w:tab w:val="num" w:pos="1080"/>
        </w:tabs>
        <w:ind w:left="1080"/>
      </w:pPr>
      <w:r w:rsidRPr="00C32362">
        <w:t>TRAVEL-Z: Travel expenses based on the current Government rates for per diem and transportation. Any other travel cost related to an order fulfillment e.g. installation, shall be negotiated on a per order basis</w:t>
      </w:r>
    </w:p>
    <w:p w:rsidR="00B510B4" w:rsidRDefault="00496933" w:rsidP="00B510B4">
      <w:pPr>
        <w:numPr>
          <w:ilvl w:val="0"/>
          <w:numId w:val="72"/>
        </w:numPr>
        <w:tabs>
          <w:tab w:val="clear" w:pos="720"/>
          <w:tab w:val="num" w:pos="1080"/>
        </w:tabs>
        <w:ind w:left="1080"/>
      </w:pPr>
      <w:r w:rsidRPr="00C32362">
        <w:t>CREDIT-Z: Credit Discount</w:t>
      </w:r>
    </w:p>
    <w:p w:rsidR="00B510B4" w:rsidRDefault="00496933" w:rsidP="00B510B4">
      <w:pPr>
        <w:numPr>
          <w:ilvl w:val="0"/>
          <w:numId w:val="72"/>
        </w:numPr>
        <w:tabs>
          <w:tab w:val="clear" w:pos="720"/>
          <w:tab w:val="num" w:pos="1080"/>
        </w:tabs>
        <w:ind w:left="1080"/>
      </w:pPr>
      <w:r w:rsidRPr="00C32362">
        <w:t>DELIVERY-Z: Delivery Fee</w:t>
      </w:r>
    </w:p>
    <w:p w:rsidR="00B510B4" w:rsidRDefault="00B510B4" w:rsidP="00B510B4">
      <w:pPr>
        <w:ind w:left="1080"/>
      </w:pPr>
    </w:p>
    <w:p w:rsidR="00B510B4" w:rsidRDefault="00B510B4" w:rsidP="00B510B4">
      <w:pPr>
        <w:ind w:left="1080"/>
      </w:pPr>
    </w:p>
    <w:p w:rsidR="00B510B4" w:rsidRDefault="00B510B4" w:rsidP="00B510B4">
      <w:pPr>
        <w:ind w:left="1080"/>
      </w:pPr>
    </w:p>
    <w:p w:rsidR="00407A23" w:rsidRPr="00C32362" w:rsidRDefault="00407A23"/>
    <w:p w:rsidR="00407A23" w:rsidRPr="00C32362" w:rsidRDefault="00496933">
      <w:pPr>
        <w:pStyle w:val="Heading4"/>
      </w:pPr>
      <w:bookmarkStart w:id="165" w:name="_Toc127244861"/>
      <w:r w:rsidRPr="00C32362">
        <w:t>A.1.</w:t>
      </w:r>
      <w:r w:rsidR="00A64F2C" w:rsidRPr="00C32362">
        <w:t>19</w:t>
      </w:r>
      <w:r w:rsidRPr="00C32362">
        <w:t xml:space="preserve">.2. </w:t>
      </w:r>
      <w:r w:rsidR="00D9231D" w:rsidRPr="00C32362">
        <w:t>BUNDLED LINE ITEMS</w:t>
      </w:r>
      <w:bookmarkEnd w:id="165"/>
    </w:p>
    <w:p w:rsidR="00C05C2A" w:rsidRPr="00C32362" w:rsidRDefault="00496933" w:rsidP="00C05C2A">
      <w:pPr>
        <w:ind w:left="360"/>
      </w:pPr>
      <w:r w:rsidRPr="00C32362">
        <w:t>The Contractor may propose a single line item which bundles together a number of separate products into one CLIN provided that:</w:t>
      </w:r>
    </w:p>
    <w:p w:rsidR="00B510B4" w:rsidRDefault="00496933" w:rsidP="00B510B4">
      <w:pPr>
        <w:numPr>
          <w:ilvl w:val="0"/>
          <w:numId w:val="73"/>
        </w:numPr>
        <w:tabs>
          <w:tab w:val="clear" w:pos="720"/>
          <w:tab w:val="num" w:pos="1080"/>
        </w:tabs>
        <w:ind w:left="1080"/>
      </w:pPr>
      <w:r w:rsidRPr="00C32362">
        <w:t>each of the products are available as separate CLINs in the Contract</w:t>
      </w:r>
      <w:r w:rsidR="00917F12" w:rsidRPr="00C32362">
        <w:t xml:space="preserve"> prior to addition of the bundled CLIN</w:t>
      </w:r>
    </w:p>
    <w:p w:rsidR="00B510B4" w:rsidRDefault="00917F12" w:rsidP="00B510B4">
      <w:pPr>
        <w:numPr>
          <w:ilvl w:val="0"/>
          <w:numId w:val="73"/>
        </w:numPr>
        <w:tabs>
          <w:tab w:val="clear" w:pos="720"/>
          <w:tab w:val="num" w:pos="1080"/>
        </w:tabs>
        <w:ind w:left="1080"/>
      </w:pPr>
      <w:r w:rsidRPr="00C32362">
        <w:t>a spreadsheet listing the items and individual prices is submitted for approval to the SEWP PMO</w:t>
      </w:r>
    </w:p>
    <w:p w:rsidR="00831893" w:rsidRDefault="00831893" w:rsidP="00831893"/>
    <w:p w:rsidR="00D922F4" w:rsidRPr="00C32362" w:rsidRDefault="00D922F4" w:rsidP="00831893"/>
    <w:p w:rsidR="00831893" w:rsidRPr="00C32362" w:rsidRDefault="00831893" w:rsidP="00831893"/>
    <w:p w:rsidR="00831893" w:rsidRPr="00C32362" w:rsidRDefault="00831893" w:rsidP="00831893">
      <w:pPr>
        <w:pStyle w:val="Heading4"/>
      </w:pPr>
      <w:r w:rsidRPr="00C32362">
        <w:t>A.1.</w:t>
      </w:r>
      <w:r w:rsidR="00A64F2C" w:rsidRPr="00C32362">
        <w:t>19</w:t>
      </w:r>
      <w:r w:rsidRPr="00C32362">
        <w:t xml:space="preserve">.3. </w:t>
      </w:r>
      <w:r w:rsidR="00D9231D" w:rsidRPr="00C32362">
        <w:t>BUILT TO ORDER LINE ITEMS</w:t>
      </w:r>
    </w:p>
    <w:p w:rsidR="00C05C2A" w:rsidRPr="00C32362" w:rsidRDefault="00831893" w:rsidP="00C05C2A">
      <w:pPr>
        <w:ind w:left="360"/>
      </w:pPr>
      <w:r w:rsidRPr="00C32362">
        <w:t>The Contractor may propose built to order (BTO)/configure to order (CTO) items wherein the exact configuration and pricing is dependent on end user requirements provided that:</w:t>
      </w:r>
    </w:p>
    <w:p w:rsidR="00B510B4" w:rsidRDefault="00831893" w:rsidP="00B510B4">
      <w:pPr>
        <w:numPr>
          <w:ilvl w:val="0"/>
          <w:numId w:val="147"/>
        </w:numPr>
        <w:tabs>
          <w:tab w:val="clear" w:pos="720"/>
          <w:tab w:val="num" w:pos="1080"/>
        </w:tabs>
        <w:ind w:left="1080"/>
      </w:pPr>
      <w:r w:rsidRPr="00C32362">
        <w:t>the base product has been separately added to the contract</w:t>
      </w:r>
    </w:p>
    <w:p w:rsidR="00B510B4" w:rsidRDefault="00831893" w:rsidP="00B510B4">
      <w:pPr>
        <w:numPr>
          <w:ilvl w:val="0"/>
          <w:numId w:val="147"/>
        </w:numPr>
        <w:tabs>
          <w:tab w:val="clear" w:pos="720"/>
          <w:tab w:val="num" w:pos="1080"/>
        </w:tabs>
        <w:ind w:left="1080"/>
      </w:pPr>
      <w:r w:rsidRPr="00C32362">
        <w:t>a spreadsheet listing the items and individual component prices is submitted to the SEWP PMO and referred to in the TR submission</w:t>
      </w:r>
    </w:p>
    <w:p w:rsidR="00B510B4" w:rsidRDefault="00831893" w:rsidP="00B510B4">
      <w:pPr>
        <w:numPr>
          <w:ilvl w:val="0"/>
          <w:numId w:val="147"/>
        </w:numPr>
        <w:tabs>
          <w:tab w:val="clear" w:pos="720"/>
          <w:tab w:val="num" w:pos="1080"/>
        </w:tabs>
        <w:ind w:left="1080"/>
      </w:pPr>
      <w:r w:rsidRPr="00C32362">
        <w:t>each configuration to be quoted is separately listed and priced on the contract using unique CLINs</w:t>
      </w:r>
    </w:p>
    <w:p w:rsidR="00B510B4" w:rsidRDefault="00831893" w:rsidP="00B510B4">
      <w:pPr>
        <w:numPr>
          <w:ilvl w:val="1"/>
          <w:numId w:val="147"/>
        </w:numPr>
        <w:tabs>
          <w:tab w:val="clear" w:pos="1440"/>
          <w:tab w:val="num" w:pos="1800"/>
        </w:tabs>
        <w:ind w:left="1800"/>
      </w:pPr>
      <w:r w:rsidRPr="00C32362">
        <w:t>the quoted configuration must exactly match the configuration on the contract</w:t>
      </w:r>
    </w:p>
    <w:p w:rsidR="00B510B4" w:rsidRDefault="00831893" w:rsidP="00B510B4">
      <w:pPr>
        <w:numPr>
          <w:ilvl w:val="0"/>
          <w:numId w:val="147"/>
        </w:numPr>
        <w:tabs>
          <w:tab w:val="clear" w:pos="720"/>
          <w:tab w:val="num" w:pos="1080"/>
        </w:tabs>
        <w:ind w:left="1080"/>
      </w:pPr>
      <w:r w:rsidRPr="00C32362">
        <w:t>each configuration to be quoted is referenced by the manufacturer part number of the base product</w:t>
      </w:r>
    </w:p>
    <w:p w:rsidR="00407A23" w:rsidRPr="00C32362" w:rsidRDefault="00407A23"/>
    <w:p w:rsidR="00407A23" w:rsidRPr="00C32362" w:rsidRDefault="00496933">
      <w:pPr>
        <w:jc w:val="center"/>
      </w:pPr>
      <w:r w:rsidRPr="00C32362">
        <w:t>(End of text)</w:t>
      </w:r>
    </w:p>
    <w:p w:rsidR="00407A23" w:rsidRPr="00C32362" w:rsidRDefault="00496933">
      <w:pPr>
        <w:pStyle w:val="Heading3"/>
        <w:rPr>
          <w:b w:val="0"/>
        </w:rPr>
      </w:pPr>
      <w:bookmarkStart w:id="166" w:name="_Toc127244862"/>
      <w:bookmarkStart w:id="167" w:name="_Toc364329265"/>
      <w:bookmarkStart w:id="168" w:name="_Toc370288229"/>
      <w:r w:rsidRPr="00C32362">
        <w:rPr>
          <w:rStyle w:val="Heading2Char"/>
          <w:rFonts w:ascii="Times New Roman" w:hAnsi="Times New Roman"/>
          <w:b/>
          <w:i w:val="0"/>
          <w:sz w:val="20"/>
        </w:rPr>
        <w:t>A.1.</w:t>
      </w:r>
      <w:r w:rsidR="00A64F2C" w:rsidRPr="00C32362">
        <w:rPr>
          <w:rStyle w:val="Heading2Char"/>
          <w:rFonts w:ascii="Times New Roman" w:hAnsi="Times New Roman"/>
          <w:b/>
          <w:i w:val="0"/>
          <w:sz w:val="20"/>
        </w:rPr>
        <w:t>20</w:t>
      </w:r>
      <w:r w:rsidRPr="00C32362">
        <w:rPr>
          <w:rStyle w:val="Heading2Char"/>
          <w:rFonts w:ascii="Times New Roman" w:hAnsi="Times New Roman"/>
          <w:b/>
          <w:i w:val="0"/>
          <w:sz w:val="20"/>
        </w:rPr>
        <w:t>. ORDER LIMITATIONS (52.216-19) (OCT 1995</w:t>
      </w:r>
      <w:r w:rsidRPr="00C32362">
        <w:rPr>
          <w:b w:val="0"/>
        </w:rPr>
        <w:t>)</w:t>
      </w:r>
      <w:bookmarkEnd w:id="166"/>
      <w:bookmarkEnd w:id="167"/>
      <w:bookmarkEnd w:id="168"/>
    </w:p>
    <w:p w:rsidR="00407A23" w:rsidRPr="00C32362" w:rsidRDefault="00407A23"/>
    <w:p w:rsidR="00B510B4" w:rsidRDefault="00496933" w:rsidP="00B510B4">
      <w:pPr>
        <w:numPr>
          <w:ilvl w:val="0"/>
          <w:numId w:val="68"/>
        </w:numPr>
      </w:pPr>
      <w:r w:rsidRPr="00C32362">
        <w:t xml:space="preserve">Minimum order – All </w:t>
      </w:r>
      <w:r w:rsidR="009630F5" w:rsidRPr="00C32362">
        <w:t>Groups</w:t>
      </w:r>
      <w:r w:rsidRPr="00C32362">
        <w:t>:  When the Government requires supplies or services covered by this contract in an amount of less than $</w:t>
      </w:r>
      <w:r w:rsidR="00E77111" w:rsidRPr="00C32362">
        <w:t>25;</w:t>
      </w:r>
      <w:r w:rsidRPr="00C32362">
        <w:t xml:space="preserve"> the Contractor is not obligated to furnish those supplies or services under the contract.</w:t>
      </w:r>
    </w:p>
    <w:p w:rsidR="00407A23" w:rsidRPr="00C32362" w:rsidRDefault="00407A23"/>
    <w:p w:rsidR="00B510B4" w:rsidRDefault="00496933" w:rsidP="00B510B4">
      <w:pPr>
        <w:numPr>
          <w:ilvl w:val="0"/>
          <w:numId w:val="68"/>
        </w:numPr>
      </w:pPr>
      <w:r w:rsidRPr="00C32362">
        <w:t>Maximum order :  The Contractor is not obligated to honor--</w:t>
      </w:r>
    </w:p>
    <w:p w:rsidR="00B510B4" w:rsidRDefault="00496933" w:rsidP="00B510B4">
      <w:pPr>
        <w:numPr>
          <w:ilvl w:val="0"/>
          <w:numId w:val="69"/>
        </w:numPr>
      </w:pPr>
      <w:r w:rsidRPr="00C32362">
        <w:t>Any order for a single item in excess of $2 million;</w:t>
      </w:r>
    </w:p>
    <w:p w:rsidR="00B510B4" w:rsidRDefault="00496933" w:rsidP="00B510B4">
      <w:pPr>
        <w:numPr>
          <w:ilvl w:val="0"/>
          <w:numId w:val="69"/>
        </w:numPr>
      </w:pPr>
      <w:r w:rsidRPr="00C32362">
        <w:t>Any order for a combination of items in excess of $10 million;</w:t>
      </w:r>
    </w:p>
    <w:p w:rsidR="00B510B4" w:rsidRDefault="00496933" w:rsidP="00B510B4">
      <w:pPr>
        <w:numPr>
          <w:ilvl w:val="0"/>
          <w:numId w:val="69"/>
        </w:numPr>
      </w:pPr>
      <w:r w:rsidRPr="00C32362">
        <w:t>A series of orders from the same ordering office within 30 days that together call for quantities exceeding the limitation in subparagraph (1) or (2) above.</w:t>
      </w:r>
    </w:p>
    <w:p w:rsidR="00407A23" w:rsidRPr="00C32362" w:rsidRDefault="00407A23"/>
    <w:p w:rsidR="00407A23" w:rsidRPr="00C32362" w:rsidRDefault="00496933">
      <w:r w:rsidRPr="00C32362">
        <w:t>(c) If this is a requirements contract (i.e., includes the Requirements clause at subsection 52.216</w:t>
      </w:r>
      <w:r w:rsidRPr="00C32362">
        <w:noBreakHyphen/>
        <w:t xml:space="preserve">21 of the Federal Acquisition Regulation (FAR)), the Government is not required to order a part of any one requirement from the Contractor if that </w:t>
      </w:r>
      <w:r w:rsidR="00E77111">
        <w:t xml:space="preserve">requirement exceeds the maximum </w:t>
      </w:r>
      <w:r w:rsidRPr="00C32362">
        <w:t>order limitations in paragraph (b) above.</w:t>
      </w:r>
    </w:p>
    <w:p w:rsidR="00407A23" w:rsidRPr="00C32362" w:rsidRDefault="00407A23"/>
    <w:p w:rsidR="00407A23" w:rsidRPr="00C32362" w:rsidRDefault="00496933">
      <w:r w:rsidRPr="00C32362">
        <w:t>(d) Notwithstanding paragraphs (b) and (c) above, the Contractor shall honor any order exceeding the maximum order limitations in paragraph (b), unless that order (or orders) is returned to the ordering office within</w:t>
      </w:r>
      <w:r w:rsidR="00752233" w:rsidRPr="00C32362">
        <w:t xml:space="preserve"> </w:t>
      </w:r>
      <w:r w:rsidRPr="00C32362">
        <w:t>seven (7)  days after issuance, with written notice stating the Contractor's intent not to ship the item (or items) called for and the reasons.  Upon receiving this notice, the Government may acquire the supplies or services from another source.</w:t>
      </w:r>
    </w:p>
    <w:p w:rsidR="00407A23" w:rsidRPr="00C32362" w:rsidRDefault="00407A23"/>
    <w:p w:rsidR="00407A23" w:rsidRPr="00C32362" w:rsidRDefault="00496933">
      <w:r w:rsidRPr="00C32362">
        <w:t xml:space="preserve">                                                                          (End of clause)</w:t>
      </w:r>
    </w:p>
    <w:p w:rsidR="00407A23" w:rsidRPr="00C32362" w:rsidRDefault="00496933">
      <w:pPr>
        <w:pStyle w:val="Heading3"/>
      </w:pPr>
      <w:bookmarkStart w:id="169" w:name="_Toc127244863"/>
      <w:bookmarkStart w:id="170" w:name="_Toc364329266"/>
      <w:bookmarkStart w:id="171" w:name="_Toc370288230"/>
      <w:r w:rsidRPr="00C32362">
        <w:t>A.1.</w:t>
      </w:r>
      <w:r w:rsidR="00A64F2C" w:rsidRPr="00C32362">
        <w:t>21</w:t>
      </w:r>
      <w:r w:rsidR="00C91E9B" w:rsidRPr="00C32362">
        <w:t>.</w:t>
      </w:r>
      <w:r w:rsidRPr="00C32362">
        <w:t xml:space="preserve"> FAIR OPPORTUNITY AND REQUESTS FOR QUOTES</w:t>
      </w:r>
      <w:bookmarkEnd w:id="169"/>
      <w:bookmarkEnd w:id="170"/>
      <w:bookmarkEnd w:id="171"/>
    </w:p>
    <w:p w:rsidR="00407A23" w:rsidRPr="00C32362" w:rsidRDefault="00407A23"/>
    <w:p w:rsidR="00773526" w:rsidRPr="00C32362" w:rsidRDefault="00496933">
      <w:pPr>
        <w:pStyle w:val="HTMLBody"/>
      </w:pPr>
      <w:r w:rsidRPr="00C32362">
        <w:t>Contractors will be provided fair opportunity at the individual order level</w:t>
      </w:r>
      <w:r w:rsidR="00B2702F">
        <w:t xml:space="preserve"> as</w:t>
      </w:r>
      <w:r w:rsidRPr="00C32362">
        <w:t xml:space="preserve"> </w:t>
      </w:r>
      <w:r w:rsidR="00917F12" w:rsidRPr="00C32362">
        <w:t xml:space="preserve">appropriate </w:t>
      </w:r>
      <w:r w:rsidR="00773526" w:rsidRPr="00C32362">
        <w:t>per FAR Part 16.505(b)</w:t>
      </w:r>
      <w:r w:rsidRPr="00C32362">
        <w:t xml:space="preserve">, including the SEWP RFQ tools. No documentation for the order selection is required to be submitted with the order.  All such documentation is to be maintained by the </w:t>
      </w:r>
      <w:r w:rsidR="00E52BE8" w:rsidRPr="00C32362">
        <w:t>issuing procurement office.</w:t>
      </w:r>
    </w:p>
    <w:p w:rsidR="00407A23" w:rsidRPr="00C32362" w:rsidRDefault="00407A23">
      <w:pPr>
        <w:pStyle w:val="HTMLBody"/>
      </w:pPr>
    </w:p>
    <w:p w:rsidR="00407A23" w:rsidRPr="00C32362" w:rsidRDefault="00496933">
      <w:r w:rsidRPr="00C32362">
        <w:t>The Contractor shall not market, quote or otherwise offer for sale, under this contract, any products not listed in Attachment F, Pricing Exhibits</w:t>
      </w:r>
      <w:r w:rsidR="00E52BE8" w:rsidRPr="00C32362">
        <w:t xml:space="preserve"> as defined in the SEWP database of record</w:t>
      </w:r>
      <w:r w:rsidRPr="00C32362">
        <w:t xml:space="preserve"> until the said products are included in the SEWP database, and available to all Government end-users. </w:t>
      </w:r>
    </w:p>
    <w:p w:rsidR="00407A23" w:rsidRPr="00C32362" w:rsidRDefault="00407A23"/>
    <w:p w:rsidR="00407A23" w:rsidRPr="00C32362" w:rsidRDefault="00496933">
      <w:r w:rsidRPr="00C32362">
        <w:lastRenderedPageBreak/>
        <w:t>If the Government issues a Request For Information (RFI) as part of market research, the Contractor may provide items not yet listed on their SEWP contract as part of a market research quote if:</w:t>
      </w:r>
    </w:p>
    <w:p w:rsidR="00B510B4" w:rsidRDefault="00496933" w:rsidP="00B510B4">
      <w:pPr>
        <w:numPr>
          <w:ilvl w:val="0"/>
          <w:numId w:val="71"/>
        </w:numPr>
      </w:pPr>
      <w:r w:rsidRPr="00C32362">
        <w:t>all such items are clearly marked as not yet available on their SEWP contract;</w:t>
      </w:r>
    </w:p>
    <w:p w:rsidR="00B510B4" w:rsidRDefault="00496933" w:rsidP="00B510B4">
      <w:pPr>
        <w:numPr>
          <w:ilvl w:val="0"/>
          <w:numId w:val="71"/>
        </w:numPr>
      </w:pPr>
      <w:r w:rsidRPr="00C32362">
        <w:t>the contractor submits a technology refreshment request to add those products to their contract</w:t>
      </w:r>
    </w:p>
    <w:p w:rsidR="00407A23" w:rsidRPr="00C32362" w:rsidRDefault="00407A23"/>
    <w:p w:rsidR="00407A23" w:rsidRPr="00C32362" w:rsidRDefault="00496933">
      <w:r w:rsidRPr="00C32362">
        <w:t>If the Government issues a Request For Quote (RFQ)</w:t>
      </w:r>
      <w:r w:rsidR="00067EE8" w:rsidRPr="00C32362">
        <w:t xml:space="preserve"> or a Market Research R</w:t>
      </w:r>
      <w:r w:rsidR="00E52BE8" w:rsidRPr="00C32362">
        <w:t>equest</w:t>
      </w:r>
      <w:r w:rsidR="00067EE8" w:rsidRPr="00C32362">
        <w:t xml:space="preserve"> (MRR)</w:t>
      </w:r>
      <w:r w:rsidRPr="00C32362">
        <w:t>, the Contractor may only respond with items available on their Contract.  If the Contractor has insufficient items on their contract to fully respond to the Formal RFQ, the Contractor must respond with a No Bid.</w:t>
      </w:r>
    </w:p>
    <w:p w:rsidR="006C2DDB" w:rsidRPr="00C32362" w:rsidRDefault="006C2DDB"/>
    <w:p w:rsidR="006C2DDB" w:rsidRPr="00C32362" w:rsidRDefault="006C2DDB">
      <w:r w:rsidRPr="00C32362">
        <w:t>Unless the RFQ specifically allows for partial quotes, the Contractor must respond fully to all requirements specified in the RFQ.</w:t>
      </w:r>
    </w:p>
    <w:p w:rsidR="00407A23" w:rsidRPr="00C32362" w:rsidRDefault="00407A23"/>
    <w:p w:rsidR="00407A23" w:rsidRPr="00C32362" w:rsidRDefault="00496933">
      <w:r w:rsidRPr="00C32362">
        <w:t>When the Contractor markets, quotes or otherwise offers for sale a product under this contract, the price of each item shall be the no greater than the price in Attachment F, Pricing Exhibits</w:t>
      </w:r>
      <w:r w:rsidR="00E77111">
        <w:t xml:space="preserve"> </w:t>
      </w:r>
      <w:r w:rsidR="00E77111" w:rsidRPr="00C32362">
        <w:t>as defined in the SEWP database of record</w:t>
      </w:r>
      <w:r w:rsidRPr="00C32362">
        <w:t xml:space="preserve"> at the time the quote is issued.</w:t>
      </w:r>
    </w:p>
    <w:p w:rsidR="00407A23" w:rsidRPr="00C32362" w:rsidRDefault="00407A23"/>
    <w:p w:rsidR="00407A23" w:rsidRPr="00C32362" w:rsidRDefault="00496933">
      <w:r w:rsidRPr="00C32362">
        <w:t>When submitting a quote to a Government end-user, the contractor must clearly state the length of time the quote is valid.  The contractor shall honor any order submitted within the stated time period of a quote.</w:t>
      </w:r>
    </w:p>
    <w:p w:rsidR="00407A23" w:rsidRPr="00C32362" w:rsidRDefault="00407A23"/>
    <w:p w:rsidR="00407A23" w:rsidRDefault="00496933">
      <w:r w:rsidRPr="00C32362">
        <w:t xml:space="preserve">When responding to an </w:t>
      </w:r>
      <w:r w:rsidR="00C05C2A" w:rsidRPr="00C32362">
        <w:t>RF</w:t>
      </w:r>
      <w:r w:rsidR="00935144" w:rsidRPr="00C32362">
        <w:t>Q</w:t>
      </w:r>
      <w:r w:rsidRPr="00C32362">
        <w:t xml:space="preserve"> or </w:t>
      </w:r>
      <w:r w:rsidR="00C05C2A" w:rsidRPr="00C32362">
        <w:t>MRR</w:t>
      </w:r>
      <w:r w:rsidRPr="00C32362">
        <w:t xml:space="preserve"> issued from the NASA SEWP on-line quoting system, the Contractor must respond as outlined in Attachment D, Section D.1. On-line Quoting.</w:t>
      </w:r>
    </w:p>
    <w:p w:rsidR="0022122A" w:rsidRDefault="0022122A"/>
    <w:p w:rsidR="0022122A" w:rsidRPr="00C32362" w:rsidRDefault="0022122A">
      <w:r>
        <w:t xml:space="preserve">As a result of the Small Business jobs act, the issuing Contracting Officer can set aside an order for small businesses as long as there are two or more with that designation. </w:t>
      </w:r>
    </w:p>
    <w:p w:rsidR="00407A23" w:rsidRPr="00C32362" w:rsidRDefault="00407A23"/>
    <w:p w:rsidR="00407A23" w:rsidRPr="00C32362" w:rsidRDefault="00496933">
      <w:pPr>
        <w:jc w:val="center"/>
      </w:pPr>
      <w:r w:rsidRPr="00C32362">
        <w:t>(End of text)</w:t>
      </w:r>
    </w:p>
    <w:p w:rsidR="00407A23" w:rsidRPr="00C32362" w:rsidRDefault="00496933">
      <w:pPr>
        <w:pStyle w:val="Heading3"/>
      </w:pPr>
      <w:bookmarkStart w:id="172" w:name="_Toc127244864"/>
      <w:bookmarkStart w:id="173" w:name="_Toc364329267"/>
      <w:bookmarkStart w:id="174" w:name="_Toc370288231"/>
      <w:r w:rsidRPr="00C32362">
        <w:t>A.1.</w:t>
      </w:r>
      <w:r w:rsidR="00A64F2C" w:rsidRPr="00C32362">
        <w:t>22</w:t>
      </w:r>
      <w:r w:rsidRPr="00C32362">
        <w:t>. INVOICES – SUBMISSION OF</w:t>
      </w:r>
      <w:bookmarkEnd w:id="172"/>
      <w:bookmarkEnd w:id="173"/>
      <w:bookmarkEnd w:id="174"/>
    </w:p>
    <w:p w:rsidR="00407A23" w:rsidRPr="00C32362" w:rsidRDefault="00407A23"/>
    <w:p w:rsidR="00407A23" w:rsidRPr="00C32362" w:rsidRDefault="00496933">
      <w:r w:rsidRPr="00C32362">
        <w:t>All invoices shall be submitted to the "Designated Billing Office" and/or "Designated Payment Office" address specified in each delivery order.</w:t>
      </w:r>
    </w:p>
    <w:p w:rsidR="00407A23" w:rsidRDefault="00496933">
      <w:r w:rsidRPr="00C32362">
        <w:t xml:space="preserve">                                                                                   (End of text)</w:t>
      </w:r>
    </w:p>
    <w:p w:rsidR="00D922F4" w:rsidRPr="00C32362" w:rsidRDefault="00D922F4"/>
    <w:p w:rsidR="00407A23" w:rsidRDefault="00496933">
      <w:pPr>
        <w:pStyle w:val="Heading3"/>
      </w:pPr>
      <w:bookmarkStart w:id="175" w:name="_Toc127244865"/>
      <w:bookmarkStart w:id="176" w:name="_Toc364329268"/>
      <w:bookmarkStart w:id="177" w:name="_Toc370288232"/>
      <w:r w:rsidRPr="00C32362">
        <w:t>A.1.</w:t>
      </w:r>
      <w:r w:rsidR="00A64F2C" w:rsidRPr="00C32362">
        <w:t>23</w:t>
      </w:r>
      <w:r w:rsidRPr="00C32362">
        <w:t xml:space="preserve">. </w:t>
      </w:r>
      <w:bookmarkEnd w:id="175"/>
      <w:r w:rsidR="006C59E2" w:rsidRPr="006C59E2">
        <w:rPr>
          <w:rFonts w:ascii="Arial" w:hAnsi="Arial" w:cs="Arial"/>
        </w:rPr>
        <w:t xml:space="preserve"> </w:t>
      </w:r>
      <w:r w:rsidR="00B510B4" w:rsidRPr="00B510B4">
        <w:rPr>
          <w:rFonts w:cs="Arial"/>
          <w:caps/>
        </w:rPr>
        <w:t>Unenforceability of Unauthorized Obligations</w:t>
      </w:r>
      <w:r w:rsidR="006C59E2">
        <w:rPr>
          <w:rFonts w:cs="Arial"/>
          <w:caps/>
        </w:rPr>
        <w:t xml:space="preserve"> (52.232-39) (JUN 2013)</w:t>
      </w:r>
      <w:bookmarkEnd w:id="176"/>
      <w:bookmarkEnd w:id="177"/>
    </w:p>
    <w:p w:rsidR="006C59E2" w:rsidRDefault="006C59E2" w:rsidP="006C59E2">
      <w:pPr>
        <w:pStyle w:val="pbody"/>
        <w:spacing w:line="180" w:lineRule="atLeast"/>
      </w:pPr>
      <w:bookmarkStart w:id="178" w:name="wp1160006"/>
      <w:bookmarkStart w:id="179" w:name="wp1159990"/>
      <w:bookmarkStart w:id="180" w:name="wp1160013"/>
      <w:bookmarkEnd w:id="178"/>
      <w:bookmarkEnd w:id="179"/>
      <w:bookmarkEnd w:id="180"/>
    </w:p>
    <w:p w:rsidR="006C59E2" w:rsidRPr="006C59E2" w:rsidRDefault="006C59E2" w:rsidP="006C59E2">
      <w:pPr>
        <w:pStyle w:val="pbody"/>
        <w:spacing w:line="180" w:lineRule="atLeast"/>
        <w:rPr>
          <w:rFonts w:ascii="Times New Roman" w:hAnsi="Times New Roman" w:cs="Times New Roman"/>
        </w:rPr>
      </w:pPr>
      <w:r>
        <w:t xml:space="preserve"> (</w:t>
      </w:r>
      <w:r w:rsidR="00B510B4" w:rsidRPr="00B510B4">
        <w:rPr>
          <w:rFonts w:ascii="Times New Roman" w:hAnsi="Times New Roman" w:cs="Times New Roman"/>
        </w:rPr>
        <w:t>a) Except as stated in paragraph (b)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rsidR="006C59E2" w:rsidRPr="006C59E2" w:rsidRDefault="00B510B4" w:rsidP="006C59E2">
      <w:pPr>
        <w:pStyle w:val="pindented1"/>
        <w:spacing w:line="180" w:lineRule="atLeast"/>
        <w:rPr>
          <w:rFonts w:ascii="Times New Roman" w:hAnsi="Times New Roman" w:cs="Times New Roman"/>
        </w:rPr>
      </w:pPr>
      <w:bookmarkStart w:id="181" w:name="wp1160024"/>
      <w:bookmarkEnd w:id="181"/>
      <w:r w:rsidRPr="00B510B4">
        <w:rPr>
          <w:rFonts w:ascii="Times New Roman" w:hAnsi="Times New Roman" w:cs="Times New Roman"/>
        </w:rPr>
        <w:t>(1) Any such clause is unenforceable against the Government.</w:t>
      </w:r>
    </w:p>
    <w:p w:rsidR="006C59E2" w:rsidRPr="006C59E2" w:rsidRDefault="00B510B4" w:rsidP="006C59E2">
      <w:pPr>
        <w:pStyle w:val="pindented1"/>
        <w:spacing w:line="180" w:lineRule="atLeast"/>
        <w:rPr>
          <w:rFonts w:ascii="Times New Roman" w:hAnsi="Times New Roman" w:cs="Times New Roman"/>
        </w:rPr>
      </w:pPr>
      <w:bookmarkStart w:id="182" w:name="wp1160032"/>
      <w:bookmarkEnd w:id="182"/>
      <w:r w:rsidRPr="00B510B4">
        <w:rPr>
          <w:rFonts w:ascii="Times New Roman" w:hAnsi="Times New Roman" w:cs="Times New Roman"/>
        </w:rPr>
        <w:t>(2)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w:t>
      </w:r>
      <w:r w:rsidRPr="00B510B4">
        <w:rPr>
          <w:rFonts w:ascii="Times New Roman" w:hAnsi="Times New Roman" w:cs="Times New Roman"/>
          <w:i/>
          <w:iCs/>
        </w:rPr>
        <w:t>e.g</w:t>
      </w:r>
      <w:r w:rsidRPr="00B510B4">
        <w:rPr>
          <w:rFonts w:ascii="Times New Roman" w:hAnsi="Times New Roman" w:cs="Times New Roman"/>
        </w:rPr>
        <w:t>., “click-wrap” or “browse-wrap” agreements), execution does not bind the Government or any Government authorized end user to such clause.</w:t>
      </w:r>
    </w:p>
    <w:p w:rsidR="006C59E2" w:rsidRPr="006C59E2" w:rsidRDefault="00B510B4" w:rsidP="006C59E2">
      <w:pPr>
        <w:pStyle w:val="pindented1"/>
        <w:spacing w:line="180" w:lineRule="atLeast"/>
        <w:rPr>
          <w:rFonts w:ascii="Times New Roman" w:hAnsi="Times New Roman" w:cs="Times New Roman"/>
        </w:rPr>
      </w:pPr>
      <w:bookmarkStart w:id="183" w:name="wp1160037"/>
      <w:bookmarkEnd w:id="183"/>
      <w:r w:rsidRPr="00B510B4">
        <w:rPr>
          <w:rFonts w:ascii="Times New Roman" w:hAnsi="Times New Roman" w:cs="Times New Roman"/>
        </w:rPr>
        <w:t>(3) Any such clause is deemed to be stricken from the EULA, TOS, or similar legal instrument or agreement.</w:t>
      </w:r>
    </w:p>
    <w:p w:rsidR="006C59E2" w:rsidRPr="006C59E2" w:rsidRDefault="00B510B4" w:rsidP="006C59E2">
      <w:pPr>
        <w:pStyle w:val="pbody"/>
        <w:spacing w:line="180" w:lineRule="atLeast"/>
        <w:rPr>
          <w:rFonts w:ascii="Times New Roman" w:hAnsi="Times New Roman" w:cs="Times New Roman"/>
        </w:rPr>
      </w:pPr>
      <w:bookmarkStart w:id="184" w:name="wp1160043"/>
      <w:bookmarkEnd w:id="184"/>
      <w:r w:rsidRPr="00B510B4">
        <w:rPr>
          <w:rFonts w:ascii="Times New Roman" w:hAnsi="Times New Roman" w:cs="Times New Roman"/>
        </w:rPr>
        <w:t>(b) Paragraph (a) of this clause does not apply to indemnification by the Government that is expressly authorized by statute and specifically authorized under applicable agency regulations and procedures.</w:t>
      </w:r>
    </w:p>
    <w:p w:rsidR="006C59E2" w:rsidRPr="006C59E2" w:rsidRDefault="00B510B4" w:rsidP="006C59E2">
      <w:pPr>
        <w:pStyle w:val="pbodyctr"/>
        <w:spacing w:line="180" w:lineRule="atLeast"/>
        <w:rPr>
          <w:rFonts w:ascii="Times New Roman" w:hAnsi="Times New Roman" w:cs="Times New Roman"/>
        </w:rPr>
      </w:pPr>
      <w:bookmarkStart w:id="185" w:name="wp1160051"/>
      <w:bookmarkEnd w:id="185"/>
      <w:r w:rsidRPr="00B510B4">
        <w:rPr>
          <w:rFonts w:ascii="Times New Roman" w:hAnsi="Times New Roman" w:cs="Times New Roman"/>
        </w:rPr>
        <w:t>(End of clause)</w:t>
      </w:r>
    </w:p>
    <w:p w:rsidR="006C59E2" w:rsidRPr="00C32362" w:rsidRDefault="006C59E2">
      <w:pPr>
        <w:pStyle w:val="Heading3"/>
      </w:pPr>
    </w:p>
    <w:p w:rsidR="00D922F4" w:rsidRDefault="00D922F4">
      <w:pPr>
        <w:jc w:val="center"/>
      </w:pPr>
    </w:p>
    <w:p w:rsidR="00407A23" w:rsidRPr="00C32362" w:rsidRDefault="00496933">
      <w:pPr>
        <w:pStyle w:val="Heading3"/>
      </w:pPr>
      <w:bookmarkStart w:id="186" w:name="_Toc127244866"/>
      <w:bookmarkStart w:id="187" w:name="_Toc364329269"/>
      <w:bookmarkStart w:id="188" w:name="_Toc370288233"/>
      <w:r w:rsidRPr="00C32362">
        <w:lastRenderedPageBreak/>
        <w:t>A.1.</w:t>
      </w:r>
      <w:r w:rsidR="00A64F2C" w:rsidRPr="00C32362">
        <w:t>24</w:t>
      </w:r>
      <w:r w:rsidRPr="00C32362">
        <w:t>. F.O.B. DESTINATION (52.247-34) (NOV 1991)</w:t>
      </w:r>
      <w:bookmarkEnd w:id="186"/>
      <w:bookmarkEnd w:id="187"/>
      <w:bookmarkEnd w:id="188"/>
    </w:p>
    <w:p w:rsidR="00407A23" w:rsidRPr="00C32362" w:rsidRDefault="00407A23"/>
    <w:p w:rsidR="00407A23" w:rsidRPr="00C32362" w:rsidRDefault="00496933">
      <w:r w:rsidRPr="00C32362">
        <w:tab/>
        <w:t>(a) The term "f.o.b. destination," as used in this clause, means</w:t>
      </w:r>
      <w:r w:rsidRPr="00C32362">
        <w:noBreakHyphen/>
      </w:r>
      <w:r w:rsidRPr="00C32362">
        <w:noBreakHyphen/>
      </w:r>
    </w:p>
    <w:p w:rsidR="00407A23" w:rsidRPr="00C32362" w:rsidRDefault="00496933">
      <w:r w:rsidRPr="00C32362">
        <w:tab/>
      </w:r>
      <w:r w:rsidRPr="00C32362">
        <w:tab/>
        <w:t>(1) Free of expense to the Government, on board the carrier's conveyance, at a specified delivery point where the consignee's facility (plant, warehouse, store, lot, or other location to which shipment can be made) is located, and</w:t>
      </w:r>
    </w:p>
    <w:p w:rsidR="00407A23" w:rsidRPr="00C32362" w:rsidRDefault="00496933">
      <w:r w:rsidRPr="00C32362">
        <w:tab/>
      </w:r>
      <w:r w:rsidRPr="00C32362">
        <w:tab/>
        <w:t>(2) Supplies shall be delivered to the destination consignee's wharf (if destination is a port city and supplies are for export), warehouse unloading platform, or receiving dock, at the expense of the Contractor.  The Government shall not be liable for any delivery, storage, demurrage, accessorial, or other charges involved before the actual delivery (or "constructive placement" as defined in carrier tariffs) of the supplies to the destination, unless such charges are caused by an act or order of the Government acting in its contractual capacity.  If rail carrier is used, supplies shall be delivered to the specified unloading platform of the consignee.  If motor carrier (including "piggyback") is used, supplies shall be delivered to truck tailgate at the unloading platform of the consignee, except when the supplies delivered meet the requirements of Item 568 of the National Motor Freight Classification for "heavy or bulky freight".  When supplies meeting the requirements</w:t>
      </w:r>
      <w:r w:rsidRPr="00C32362">
        <w:rPr>
          <w:color w:val="003366"/>
        </w:rPr>
        <w:t xml:space="preserve"> </w:t>
      </w:r>
      <w:r w:rsidRPr="00C32362">
        <w:t>of the referenced Item 568 are delivered, unloading (including movement to the tailgate) shall be performed by the consignee, with assistance from the truck driver, if requested.  If the Contractor uses rail carrier or freight forwarder for less than carload shipments, the Contractor shall ensure that the carrier will furnish tailgate delivery, when required, if transfer to truck is required to complete delivery to consignee.</w:t>
      </w:r>
    </w:p>
    <w:p w:rsidR="00407A23" w:rsidRPr="00C32362" w:rsidRDefault="00407A23"/>
    <w:p w:rsidR="00407A23" w:rsidRPr="00C32362" w:rsidRDefault="00496933">
      <w:r w:rsidRPr="00C32362">
        <w:tab/>
        <w:t>(b) The Contractor shall</w:t>
      </w:r>
      <w:r w:rsidRPr="00C32362">
        <w:noBreakHyphen/>
      </w:r>
      <w:r w:rsidRPr="00C32362">
        <w:noBreakHyphen/>
      </w:r>
    </w:p>
    <w:p w:rsidR="00407A23" w:rsidRPr="00C32362" w:rsidRDefault="00407A23"/>
    <w:p w:rsidR="00407A23" w:rsidRPr="00C32362" w:rsidRDefault="00496933">
      <w:pPr>
        <w:tabs>
          <w:tab w:val="left" w:pos="720"/>
        </w:tabs>
      </w:pPr>
      <w:r w:rsidRPr="00C32362">
        <w:tab/>
        <w:t>(1)</w:t>
      </w:r>
      <w:r w:rsidRPr="00C32362">
        <w:tab/>
        <w:t>(i) Pack and mark the shipment to comply with contract specifications; or</w:t>
      </w:r>
    </w:p>
    <w:p w:rsidR="00407A23" w:rsidRPr="00C32362" w:rsidRDefault="00496933">
      <w:pPr>
        <w:tabs>
          <w:tab w:val="left" w:pos="1440"/>
          <w:tab w:val="left" w:pos="2160"/>
        </w:tabs>
      </w:pPr>
      <w:r w:rsidRPr="00C32362">
        <w:tab/>
        <w:t>(ii) In the absence of specifications, prepare the shipment in conformance with carrier                    requirements;</w:t>
      </w:r>
    </w:p>
    <w:p w:rsidR="00407A23" w:rsidRPr="00C32362" w:rsidRDefault="00496933">
      <w:r w:rsidRPr="00C32362">
        <w:tab/>
        <w:t>(2) Prepare and distribute commercial bills of lading;</w:t>
      </w:r>
    </w:p>
    <w:p w:rsidR="00407A23" w:rsidRPr="00C32362" w:rsidRDefault="00496933">
      <w:r w:rsidRPr="00C32362">
        <w:tab/>
        <w:t>(3) Deliver the shipment in good order and condition to the point of delivery specified in the contract;</w:t>
      </w:r>
    </w:p>
    <w:p w:rsidR="00407A23" w:rsidRPr="00C32362" w:rsidRDefault="00496933">
      <w:r w:rsidRPr="00C32362">
        <w:tab/>
        <w:t>(4) Be responsible for any loss of and/or damage to the goods occurring before receipt of the shipment by the consignee at the delivery point specified in the contract;</w:t>
      </w:r>
    </w:p>
    <w:p w:rsidR="00407A23" w:rsidRPr="00C32362" w:rsidRDefault="00496933">
      <w:r w:rsidRPr="00C32362">
        <w:tab/>
        <w:t>(5) Furnish a delivery schedule and designate the mode of delivering carrier; and</w:t>
      </w:r>
    </w:p>
    <w:p w:rsidR="00407A23" w:rsidRPr="00C32362" w:rsidRDefault="00496933">
      <w:r w:rsidRPr="00C32362">
        <w:tab/>
        <w:t>(6) Pay and bear all charges to the specified point of delivery.</w:t>
      </w:r>
    </w:p>
    <w:p w:rsidR="00407A23" w:rsidRPr="00C32362" w:rsidRDefault="00407A23"/>
    <w:p w:rsidR="00407A23" w:rsidRDefault="00496933">
      <w:pPr>
        <w:jc w:val="center"/>
      </w:pPr>
      <w:r w:rsidRPr="00C32362">
        <w:t>(End of clause)</w:t>
      </w:r>
    </w:p>
    <w:p w:rsidR="004F7A31" w:rsidRDefault="004F7A31">
      <w:pPr>
        <w:jc w:val="center"/>
      </w:pPr>
    </w:p>
    <w:p w:rsidR="004F7A31" w:rsidRPr="00C32362" w:rsidRDefault="004F7A31">
      <w:pPr>
        <w:jc w:val="center"/>
      </w:pPr>
    </w:p>
    <w:p w:rsidR="00407A23" w:rsidRPr="00C32362" w:rsidRDefault="00496933">
      <w:pPr>
        <w:pStyle w:val="Heading3"/>
      </w:pPr>
      <w:bookmarkStart w:id="189" w:name="_Toc127244867"/>
      <w:bookmarkStart w:id="190" w:name="_Toc364329270"/>
      <w:bookmarkStart w:id="191" w:name="_Toc370288234"/>
      <w:r w:rsidRPr="00C32362">
        <w:t>A.1.</w:t>
      </w:r>
      <w:r w:rsidR="00A64F2C" w:rsidRPr="00C32362">
        <w:t>25</w:t>
      </w:r>
      <w:r w:rsidRPr="00C32362">
        <w:t>. DELIVERY AND OTHER CHARGES</w:t>
      </w:r>
      <w:bookmarkEnd w:id="189"/>
      <w:bookmarkEnd w:id="190"/>
      <w:bookmarkEnd w:id="191"/>
    </w:p>
    <w:p w:rsidR="00407A23" w:rsidRPr="00C32362" w:rsidRDefault="00407A23"/>
    <w:p w:rsidR="00407A23" w:rsidRPr="00C32362" w:rsidRDefault="00496933">
      <w:r w:rsidRPr="00C32362">
        <w:t xml:space="preserve">All deliverable line item prices shall be inclusive of all charges that are included in the line item’s commercial list pricing.  </w:t>
      </w:r>
      <w:r w:rsidR="005209E1" w:rsidRPr="00C32362">
        <w:t xml:space="preserve">If the delivery order includes specialized delivery requirements such as OCONUS delivery; expedited delivery; specialized handling; etc, an additional </w:t>
      </w:r>
      <w:r w:rsidRPr="00C32362">
        <w:t>fee using the Contract’s Delivery-Z CLIN</w:t>
      </w:r>
      <w:r w:rsidR="005209E1" w:rsidRPr="00C32362">
        <w:t xml:space="preserve"> may be quoted</w:t>
      </w:r>
      <w:r w:rsidRPr="00C32362">
        <w:t>.</w:t>
      </w:r>
    </w:p>
    <w:p w:rsidR="00407A23" w:rsidRPr="00C32362" w:rsidRDefault="00407A23"/>
    <w:p w:rsidR="00407A23" w:rsidRPr="00C32362" w:rsidRDefault="00496933">
      <w:r w:rsidRPr="00C32362">
        <w:t>Items returned prior to the Government’s acceptance are not subject to restocking fees or other charges</w:t>
      </w:r>
      <w:r w:rsidR="00007E83">
        <w:t xml:space="preserve"> unless the return is due to a Government initiated change.</w:t>
      </w:r>
    </w:p>
    <w:p w:rsidR="00407A23" w:rsidRPr="00C32362" w:rsidRDefault="00407A23"/>
    <w:p w:rsidR="00407A23" w:rsidRDefault="00496933">
      <w:pPr>
        <w:jc w:val="center"/>
      </w:pPr>
      <w:r w:rsidRPr="00C32362">
        <w:t>(End of text)</w:t>
      </w:r>
    </w:p>
    <w:p w:rsidR="005F0B3B" w:rsidRPr="00C32362" w:rsidRDefault="005F0B3B">
      <w:pPr>
        <w:jc w:val="center"/>
      </w:pPr>
    </w:p>
    <w:p w:rsidR="00407A23" w:rsidRPr="00C32362" w:rsidRDefault="00496933">
      <w:pPr>
        <w:pStyle w:val="Heading3"/>
      </w:pPr>
      <w:bookmarkStart w:id="192" w:name="_Toc127244868"/>
      <w:bookmarkStart w:id="193" w:name="_Toc364329271"/>
      <w:bookmarkStart w:id="194" w:name="_Toc370288235"/>
      <w:r w:rsidRPr="00C32362">
        <w:t>A.1.</w:t>
      </w:r>
      <w:r w:rsidR="00A64F2C" w:rsidRPr="00C32362">
        <w:t>26</w:t>
      </w:r>
      <w:r w:rsidRPr="00C32362">
        <w:t>. EXPORT LICENSES (1852.225-70) (FEB 2000)</w:t>
      </w:r>
      <w:bookmarkEnd w:id="192"/>
      <w:bookmarkEnd w:id="193"/>
      <w:bookmarkEnd w:id="194"/>
    </w:p>
    <w:p w:rsidR="00407A23" w:rsidRPr="00C32362" w:rsidRDefault="00407A23"/>
    <w:p w:rsidR="00407A23" w:rsidRPr="00C32362" w:rsidRDefault="00496933">
      <w:r w:rsidRPr="00C32362">
        <w:t>(a) The Contractor shall comply with all U.S. export control laws and regulations, including the International Traffic in Arms Regulations (ITAR), 22 CFR Parts 120 through 130, and the Export Administration Regulations (EAR), 15 CFR Parts 730 through 799, in the performance of this contract.  In the absence of available license exemptions/exceptions, the Contractor shall be responsible for obtaining the appropriate licenses or other approvals, if required, for exports of hardware, technical data, and software, or for the provision of technical assistance.</w:t>
      </w:r>
    </w:p>
    <w:p w:rsidR="00407A23" w:rsidRPr="00C32362" w:rsidRDefault="00407A23"/>
    <w:p w:rsidR="00407A23" w:rsidRPr="00C32362" w:rsidRDefault="00496933">
      <w:r w:rsidRPr="00C32362">
        <w:t>(b) The Contractor shall be responsible for obtaining export licenses, if required, before utilizing foreign persons in the performance of this contract, including instances where the work is to be performed on-site at any Government installation, where the foreign person will have access to export-controlled technical data or software.</w:t>
      </w:r>
    </w:p>
    <w:p w:rsidR="00407A23" w:rsidRPr="00C32362" w:rsidRDefault="00407A23">
      <w:pPr>
        <w:pStyle w:val="BodyText"/>
        <w:spacing w:line="240" w:lineRule="auto"/>
        <w:rPr>
          <w:rFonts w:ascii="Times New Roman" w:hAnsi="Times New Roman"/>
          <w:sz w:val="20"/>
        </w:rPr>
      </w:pPr>
    </w:p>
    <w:p w:rsidR="00407A23" w:rsidRPr="00C32362" w:rsidRDefault="00496933">
      <w:pPr>
        <w:pStyle w:val="BodyText"/>
        <w:spacing w:line="240" w:lineRule="auto"/>
        <w:rPr>
          <w:rFonts w:ascii="Times New Roman" w:hAnsi="Times New Roman"/>
          <w:sz w:val="20"/>
        </w:rPr>
      </w:pPr>
      <w:r w:rsidRPr="00C32362">
        <w:rPr>
          <w:rFonts w:ascii="Times New Roman" w:hAnsi="Times New Roman"/>
          <w:sz w:val="20"/>
        </w:rPr>
        <w:t>(c) The Contractor shall be responsible for all regulatory record keeping requirements associated with the use of licenses and license exemptions/exceptions.</w:t>
      </w:r>
    </w:p>
    <w:p w:rsidR="00407A23" w:rsidRPr="00C32362" w:rsidRDefault="00407A23">
      <w:pPr>
        <w:pStyle w:val="BodyText"/>
        <w:spacing w:line="240" w:lineRule="auto"/>
        <w:rPr>
          <w:rFonts w:ascii="Times New Roman" w:hAnsi="Times New Roman"/>
          <w:sz w:val="20"/>
        </w:rPr>
      </w:pPr>
    </w:p>
    <w:p w:rsidR="00407A23" w:rsidRPr="00C32362" w:rsidRDefault="00496933">
      <w:r w:rsidRPr="00C32362">
        <w:t>(d) The Contractor shall be responsible for ensuring that the provisions of this clause apply to its subcontractors.</w:t>
      </w:r>
    </w:p>
    <w:p w:rsidR="00407A23" w:rsidRPr="00C32362" w:rsidRDefault="00407A23"/>
    <w:p w:rsidR="00407A23" w:rsidRDefault="00496933">
      <w:pPr>
        <w:jc w:val="center"/>
      </w:pPr>
      <w:r w:rsidRPr="00C32362">
        <w:t>(End of clause)</w:t>
      </w:r>
    </w:p>
    <w:p w:rsidR="005F0B3B" w:rsidRPr="00C32362" w:rsidRDefault="005F0B3B">
      <w:pPr>
        <w:jc w:val="center"/>
      </w:pPr>
    </w:p>
    <w:p w:rsidR="00407A23" w:rsidRPr="00C32362" w:rsidRDefault="00496933">
      <w:pPr>
        <w:pStyle w:val="Heading3"/>
      </w:pPr>
      <w:bookmarkStart w:id="195" w:name="_Toc127244869"/>
      <w:bookmarkStart w:id="196" w:name="_Toc364329272"/>
      <w:bookmarkStart w:id="197" w:name="_Toc370288236"/>
      <w:r w:rsidRPr="00C32362">
        <w:t>A.1.</w:t>
      </w:r>
      <w:r w:rsidR="00A64F2C" w:rsidRPr="00C32362">
        <w:t>27</w:t>
      </w:r>
      <w:r w:rsidRPr="00C32362">
        <w:t>. CONTRACTOR COLLECTION OF AGENCY ADMINISTRATIVE HANDLING FEE</w:t>
      </w:r>
      <w:bookmarkEnd w:id="195"/>
      <w:bookmarkEnd w:id="196"/>
      <w:bookmarkEnd w:id="197"/>
    </w:p>
    <w:p w:rsidR="00407A23" w:rsidRPr="00C32362" w:rsidRDefault="00407A23">
      <w:pPr>
        <w:pStyle w:val="BodyText"/>
        <w:spacing w:line="240" w:lineRule="auto"/>
        <w:rPr>
          <w:rFonts w:ascii="Times New Roman" w:hAnsi="Times New Roman"/>
          <w:sz w:val="20"/>
        </w:rPr>
      </w:pPr>
    </w:p>
    <w:p w:rsidR="00407A23" w:rsidRPr="00C32362" w:rsidRDefault="00496933">
      <w:pPr>
        <w:pStyle w:val="BodyText"/>
        <w:spacing w:line="240" w:lineRule="auto"/>
        <w:rPr>
          <w:rFonts w:ascii="Times New Roman" w:hAnsi="Times New Roman"/>
          <w:sz w:val="20"/>
        </w:rPr>
      </w:pPr>
      <w:r w:rsidRPr="00C32362">
        <w:rPr>
          <w:rFonts w:ascii="Times New Roman" w:hAnsi="Times New Roman"/>
          <w:sz w:val="20"/>
        </w:rPr>
        <w:t xml:space="preserve">An Agency Administrative Handling Fee, not to exceed 3/4 % of the total price of the delivery </w:t>
      </w:r>
      <w:r w:rsidR="00391669" w:rsidRPr="00C32362">
        <w:rPr>
          <w:rFonts w:ascii="Times New Roman" w:hAnsi="Times New Roman"/>
          <w:sz w:val="20"/>
        </w:rPr>
        <w:t xml:space="preserve">order, shall be applied to all </w:t>
      </w:r>
      <w:r w:rsidRPr="00C32362">
        <w:rPr>
          <w:rFonts w:ascii="Times New Roman" w:hAnsi="Times New Roman"/>
          <w:sz w:val="20"/>
        </w:rPr>
        <w:t>orders under th</w:t>
      </w:r>
      <w:r w:rsidR="00391669" w:rsidRPr="00C32362">
        <w:rPr>
          <w:rFonts w:ascii="Times New Roman" w:hAnsi="Times New Roman"/>
          <w:sz w:val="20"/>
        </w:rPr>
        <w:t xml:space="preserve">e SEWP V contracts.  The SEWP </w:t>
      </w:r>
      <w:r w:rsidRPr="00C32362">
        <w:rPr>
          <w:rFonts w:ascii="Times New Roman" w:hAnsi="Times New Roman"/>
          <w:sz w:val="20"/>
        </w:rPr>
        <w:t xml:space="preserve">V website will post the Agency Administrative Handling Fee percentage, and the Contractor shall be notified via email by the SEWP </w:t>
      </w:r>
      <w:r w:rsidR="00612466" w:rsidRPr="00C32362">
        <w:rPr>
          <w:rFonts w:ascii="Times New Roman" w:hAnsi="Times New Roman"/>
          <w:sz w:val="20"/>
        </w:rPr>
        <w:t>PMO</w:t>
      </w:r>
      <w:r w:rsidRPr="00C32362">
        <w:rPr>
          <w:rFonts w:ascii="Times New Roman" w:hAnsi="Times New Roman"/>
          <w:sz w:val="20"/>
        </w:rPr>
        <w:t xml:space="preserve">.  The handling fee’s collection shall be done in accordance with the procedures outlined below. </w:t>
      </w:r>
    </w:p>
    <w:p w:rsidR="00407A23" w:rsidRPr="00C32362" w:rsidRDefault="00407A23"/>
    <w:p w:rsidR="00407A23" w:rsidRPr="00C32362" w:rsidRDefault="00496933">
      <w:r w:rsidRPr="00C32362">
        <w:rPr>
          <w:b/>
        </w:rPr>
        <w:t>Contractor Responsibilities:</w:t>
      </w:r>
    </w:p>
    <w:p w:rsidR="00407A23" w:rsidRPr="00C32362" w:rsidRDefault="00407A23"/>
    <w:p w:rsidR="00407A23" w:rsidRPr="00C32362" w:rsidRDefault="00496933">
      <w:r w:rsidRPr="00C32362">
        <w:t>(</w:t>
      </w:r>
      <w:r w:rsidR="00391669" w:rsidRPr="00C32362">
        <w:t>a</w:t>
      </w:r>
      <w:r w:rsidRPr="00C32362">
        <w:t xml:space="preserve">) In providing quotations to agencies, the Contractor shall be responsible for </w:t>
      </w:r>
      <w:r w:rsidR="00391669" w:rsidRPr="00C32362">
        <w:t>including</w:t>
      </w:r>
      <w:r w:rsidRPr="00C32362">
        <w:t xml:space="preserve"> the </w:t>
      </w:r>
      <w:r w:rsidR="00391669" w:rsidRPr="00C32362">
        <w:t>SEWP fee</w:t>
      </w:r>
      <w:r w:rsidRPr="00C32362">
        <w:t xml:space="preserve"> with</w:t>
      </w:r>
      <w:r w:rsidR="00391669" w:rsidRPr="00C32362">
        <w:t xml:space="preserve">in the </w:t>
      </w:r>
      <w:r w:rsidR="000833AF" w:rsidRPr="00C32362">
        <w:t>total amount</w:t>
      </w:r>
      <w:r w:rsidR="00391669" w:rsidRPr="00C32362">
        <w:t xml:space="preserve"> of the quote inclusive of all costs including handling, and travel costs</w:t>
      </w:r>
      <w:r w:rsidRPr="00C32362">
        <w:t xml:space="preserve">.  The </w:t>
      </w:r>
      <w:r w:rsidR="000833AF" w:rsidRPr="00C32362">
        <w:t>fee</w:t>
      </w:r>
      <w:r w:rsidRPr="00C32362">
        <w:t xml:space="preserve"> may be rounded to the nearest whole dollar.</w:t>
      </w:r>
    </w:p>
    <w:p w:rsidR="00407A23" w:rsidRPr="00C32362" w:rsidRDefault="00407A23"/>
    <w:p w:rsidR="00D76A11" w:rsidRPr="00C32362" w:rsidRDefault="00D76A11" w:rsidP="00D76A11">
      <w:r w:rsidRPr="00C32362">
        <w:t>(b) The fee shall NOT be listed separately on quotes or orders.  The fee must be included within the price of the quoted offerings.</w:t>
      </w:r>
    </w:p>
    <w:p w:rsidR="00D76A11" w:rsidRPr="00C32362" w:rsidRDefault="00D76A11"/>
    <w:p w:rsidR="00407A23" w:rsidRPr="00C32362" w:rsidRDefault="00496933">
      <w:r w:rsidRPr="00C32362">
        <w:t xml:space="preserve">(c) The </w:t>
      </w:r>
      <w:r w:rsidR="000833AF" w:rsidRPr="00C32362">
        <w:t>fee</w:t>
      </w:r>
      <w:r w:rsidRPr="00C32362">
        <w:t xml:space="preserve"> will apply to all such orders.  These include, but are not limited to, original orders, modifications to orders,</w:t>
      </w:r>
      <w:r w:rsidR="000833AF" w:rsidRPr="00C32362">
        <w:t xml:space="preserve"> etc</w:t>
      </w:r>
      <w:r w:rsidRPr="00C32362">
        <w:t xml:space="preserve">.  On modifications that reduce the </w:t>
      </w:r>
      <w:r w:rsidR="000833AF" w:rsidRPr="00C32362">
        <w:t>original</w:t>
      </w:r>
      <w:r w:rsidRPr="00C32362">
        <w:t xml:space="preserve"> price of </w:t>
      </w:r>
      <w:r w:rsidR="000833AF" w:rsidRPr="00C32362">
        <w:t xml:space="preserve">an </w:t>
      </w:r>
      <w:r w:rsidRPr="00C32362">
        <w:t xml:space="preserve">order, a credit for the handling fee </w:t>
      </w:r>
      <w:r w:rsidR="000833AF" w:rsidRPr="00C32362">
        <w:t xml:space="preserve">may be included </w:t>
      </w:r>
      <w:r w:rsidR="009C0445" w:rsidRPr="00C32362">
        <w:t>in</w:t>
      </w:r>
      <w:r w:rsidR="000833AF" w:rsidRPr="00C32362">
        <w:t xml:space="preserve"> the new total amount</w:t>
      </w:r>
      <w:r w:rsidRPr="00C32362">
        <w:t xml:space="preserve">. </w:t>
      </w:r>
    </w:p>
    <w:p w:rsidR="00407A23" w:rsidRPr="00C32362" w:rsidRDefault="00496933">
      <w:r w:rsidRPr="00C32362">
        <w:t xml:space="preserve"> </w:t>
      </w:r>
      <w:r w:rsidRPr="00C32362">
        <w:tab/>
        <w:t>- if a fee cap exists, the cap applies to each order and each separate modification to the original order.</w:t>
      </w:r>
      <w:r w:rsidR="000833AF" w:rsidRPr="00C32362">
        <w:t xml:space="preserve"> This includes any modification that exercises an </w:t>
      </w:r>
      <w:r w:rsidR="00753CC6" w:rsidRPr="00C32362">
        <w:t>option</w:t>
      </w:r>
      <w:r w:rsidR="00753CC6">
        <w:t xml:space="preserve"> or provides</w:t>
      </w:r>
      <w:r w:rsidR="00B2702F">
        <w:t xml:space="preserve"> additional funding</w:t>
      </w:r>
      <w:r w:rsidR="000833AF" w:rsidRPr="00C32362">
        <w:t>.  The fee cap is applied on an individual invoice basis</w:t>
      </w:r>
    </w:p>
    <w:p w:rsidR="00407A23" w:rsidRPr="00C32362" w:rsidRDefault="00407A23"/>
    <w:p w:rsidR="00407A23" w:rsidRPr="00C32362" w:rsidRDefault="00496933">
      <w:r w:rsidRPr="00C32362">
        <w:t xml:space="preserve">(d) The Contractor shall invoice the ordering agency for the entire amount of the order (including the handling fee).  </w:t>
      </w:r>
    </w:p>
    <w:p w:rsidR="00407A23" w:rsidRPr="00C32362" w:rsidRDefault="00407A23"/>
    <w:p w:rsidR="00407A23" w:rsidRDefault="00496933">
      <w:r w:rsidRPr="00C32362">
        <w:t>(e) Quarterly, the Contractor shall be responsible for sending a payment to NASA/Goddard Space Flight Center, SEWP, Code 70</w:t>
      </w:r>
      <w:r w:rsidR="006C2DDB" w:rsidRPr="00C32362">
        <w:t>0</w:t>
      </w:r>
      <w:r w:rsidRPr="00C32362">
        <w:t xml:space="preserve">, reflecting the total administrative handling fee collected during that period. The Contractor will be only responsible for forwarding payment on handling fees actually </w:t>
      </w:r>
      <w:r w:rsidR="000833AF" w:rsidRPr="00C32362">
        <w:t xml:space="preserve">invoiced and </w:t>
      </w:r>
      <w:r w:rsidRPr="00C32362">
        <w:t>collected. The Contractor shall determine the timing of the</w:t>
      </w:r>
      <w:r w:rsidR="009C0445" w:rsidRPr="00C32362">
        <w:t xml:space="preserve"> initial</w:t>
      </w:r>
      <w:r w:rsidRPr="00C32362">
        <w:t xml:space="preserve"> quarterly payment. The payment is to be made </w:t>
      </w:r>
      <w:r w:rsidR="009C0445" w:rsidRPr="00C32362">
        <w:t xml:space="preserve">via electronic methods </w:t>
      </w:r>
      <w:r w:rsidRPr="00C32362">
        <w:t xml:space="preserve">payable to NASA/Goddard Space Flight Center, at the following </w:t>
      </w:r>
      <w:r w:rsidR="00345B60">
        <w:t>website</w:t>
      </w:r>
      <w:r w:rsidRPr="00C32362">
        <w:t xml:space="preserve">: </w:t>
      </w:r>
      <w:hyperlink r:id="rId37" w:history="1">
        <w:r w:rsidR="00345B60">
          <w:rPr>
            <w:rStyle w:val="Hyperlink"/>
          </w:rPr>
          <w:t>https://www.nssc.nasa.gov/portal/site/customerservice/menuitem.bb29c518138071c056969daf4dd72749/</w:t>
        </w:r>
      </w:hyperlink>
    </w:p>
    <w:p w:rsidR="005E3997" w:rsidRPr="00C32362" w:rsidRDefault="005E3997"/>
    <w:p w:rsidR="00407A23" w:rsidRPr="00C32362" w:rsidRDefault="00496933">
      <w:r w:rsidRPr="00C32362">
        <w:t xml:space="preserve"> (f) Coinciding with the payment, the Contractor must send an “Agency Administrative Handling Fees Collected” report </w:t>
      </w:r>
      <w:r w:rsidR="00B2702F">
        <w:t xml:space="preserve">electronically </w:t>
      </w:r>
      <w:r w:rsidR="00007E83">
        <w:t>to the SEWP Program Office. The report must be an Excel Spreadsheet and include</w:t>
      </w:r>
      <w:r w:rsidRPr="00C32362">
        <w:t xml:space="preserve"> the SEWP Control Number and/or Agency Order number, the Total Order Amount, and the administrative handling fee collected for each order reflected in the total payment. The report must be sorted by SEWP Control Number or by Agency Order number. The report must have totals for the Total Order Amount and the Agency Administrative Handling Fee Collected. This report must be submitted electronically. </w:t>
      </w:r>
      <w:r w:rsidR="00B2702F">
        <w:t>R</w:t>
      </w:r>
      <w:r w:rsidRPr="00C32362">
        <w:t>eports should be submitted as described in Attachment D, Contractor /Government Communications Requirements, Section D.6.</w:t>
      </w:r>
    </w:p>
    <w:p w:rsidR="00407A23" w:rsidRPr="00C32362" w:rsidRDefault="00407A23"/>
    <w:p w:rsidR="00407A23" w:rsidRPr="00C32362" w:rsidRDefault="00407A23"/>
    <w:p w:rsidR="00407A23" w:rsidRPr="00C32362" w:rsidRDefault="00496933">
      <w:pPr>
        <w:jc w:val="center"/>
      </w:pPr>
      <w:r w:rsidRPr="00C32362">
        <w:t>(End of text)</w:t>
      </w:r>
    </w:p>
    <w:p w:rsidR="00407A23" w:rsidRPr="00C32362" w:rsidRDefault="00407A23">
      <w:pPr>
        <w:jc w:val="center"/>
      </w:pPr>
    </w:p>
    <w:p w:rsidR="00407A23" w:rsidRDefault="00496933">
      <w:pPr>
        <w:pStyle w:val="Heading3"/>
      </w:pPr>
      <w:bookmarkStart w:id="198" w:name="_Toc127244870"/>
      <w:bookmarkStart w:id="199" w:name="_Toc364329273"/>
      <w:bookmarkStart w:id="200" w:name="_Toc370288237"/>
      <w:r w:rsidRPr="00C32362">
        <w:lastRenderedPageBreak/>
        <w:t>A.1.</w:t>
      </w:r>
      <w:r w:rsidR="00A64F2C" w:rsidRPr="00C32362">
        <w:t>28</w:t>
      </w:r>
      <w:r w:rsidR="001A6ADF" w:rsidRPr="00C32362">
        <w:t>. OMBUDSMAN (1852.215-84) (NOV 2011</w:t>
      </w:r>
      <w:r w:rsidRPr="00C32362">
        <w:t>)--ALTERNATE I (JUNE 2000)</w:t>
      </w:r>
      <w:bookmarkEnd w:id="198"/>
      <w:bookmarkEnd w:id="199"/>
      <w:bookmarkEnd w:id="200"/>
    </w:p>
    <w:p w:rsidR="00D922F4" w:rsidRPr="00C32362" w:rsidRDefault="00D922F4">
      <w:pPr>
        <w:pStyle w:val="Heading3"/>
      </w:pPr>
    </w:p>
    <w:p w:rsidR="001A6ADF" w:rsidRPr="00C32362" w:rsidRDefault="00034963" w:rsidP="001A6ADF">
      <w:pPr>
        <w:tabs>
          <w:tab w:val="left" w:pos="144"/>
          <w:tab w:val="left" w:pos="432"/>
          <w:tab w:val="left" w:pos="1008"/>
        </w:tabs>
      </w:pPr>
      <w:r w:rsidRPr="00C32362">
        <w:t xml:space="preserve"> </w:t>
      </w:r>
      <w:r w:rsidR="001A6ADF" w:rsidRPr="00C32362">
        <w:t>(a)</w:t>
      </w:r>
      <w:r w:rsidR="001A6ADF" w:rsidRPr="00C32362">
        <w:rPr>
          <w:b/>
          <w:bCs/>
          <w:color w:val="FF0000"/>
        </w:rPr>
        <w:t xml:space="preserve"> </w:t>
      </w:r>
      <w:r w:rsidR="001A6ADF" w:rsidRPr="00C32362">
        <w:t xml:space="preserve">An ombudsman has been appointed to hear and facilitate the resolution of concerns from </w:t>
      </w:r>
      <w:r w:rsidR="00F354B2" w:rsidRPr="00C32362">
        <w:t>Offerors</w:t>
      </w:r>
      <w:r w:rsidR="001A6ADF" w:rsidRPr="00C32362">
        <w:t xml:space="preserve">, potential </w:t>
      </w:r>
      <w:r w:rsidR="00F354B2" w:rsidRPr="00C32362">
        <w:t>Offerors</w:t>
      </w:r>
      <w:r w:rsidR="001A6ADF" w:rsidRPr="00C32362">
        <w:t>, and contractors during the pre</w:t>
      </w:r>
      <w:r w:rsidR="00B2702F">
        <w:t>-</w:t>
      </w:r>
      <w:r w:rsidR="001A6ADF" w:rsidRPr="00C32362">
        <w:t>award and post</w:t>
      </w:r>
      <w:r w:rsidR="00B2702F">
        <w:t>-</w:t>
      </w:r>
      <w:r w:rsidR="001A6ADF" w:rsidRPr="00C32362">
        <w:t xml:space="preserve">award phases of this acquisition. When requested, the ombudsman will maintain strict confidentiality as to the source of the concern. The existence of the ombudsman is not to diminish the authority of the contracting officer, the Source Evaluation Board, or the selection official. Further, the ombudsman does not participate in the evaluation of proposals, the source selection process, or the adjudication of formal contract disputes. Therefore, before consulting with an ombudsman, interested parties must first address their concerns, issues, disagreements, and/or recommendations to the contracting officer for resolution. </w:t>
      </w:r>
      <w:r w:rsidR="001A6ADF" w:rsidRPr="00C32362">
        <w:br/>
      </w:r>
    </w:p>
    <w:p w:rsidR="000706B5" w:rsidRPr="00C32362" w:rsidRDefault="001A6ADF" w:rsidP="001A6ADF">
      <w:pPr>
        <w:tabs>
          <w:tab w:val="left" w:pos="144"/>
          <w:tab w:val="left" w:pos="432"/>
          <w:tab w:val="left" w:pos="1008"/>
        </w:tabs>
      </w:pPr>
      <w:r w:rsidRPr="00C32362">
        <w:t xml:space="preserve">(b) If resolution cannot be made by the contracting officer, interested parties may contact the installation ombudsman, whose name, address, telephone number, facsimile number, and e-mail address may be found at: </w:t>
      </w:r>
      <w:r w:rsidRPr="00C32362">
        <w:rPr>
          <w:u w:val="single"/>
        </w:rPr>
        <w:t>http://prod.nais.nasa.gov/pub/pub_library/Omb.html.</w:t>
      </w:r>
      <w:r w:rsidRPr="00C32362">
        <w:t xml:space="preserve"> </w:t>
      </w:r>
    </w:p>
    <w:p w:rsidR="000706B5" w:rsidRPr="00C32362" w:rsidRDefault="000706B5" w:rsidP="001A6ADF">
      <w:pPr>
        <w:tabs>
          <w:tab w:val="left" w:pos="144"/>
          <w:tab w:val="left" w:pos="432"/>
          <w:tab w:val="left" w:pos="1008"/>
        </w:tabs>
      </w:pPr>
    </w:p>
    <w:p w:rsidR="001A6ADF" w:rsidRPr="00C32362" w:rsidRDefault="001A6ADF" w:rsidP="001A6ADF">
      <w:pPr>
        <w:tabs>
          <w:tab w:val="left" w:pos="144"/>
          <w:tab w:val="left" w:pos="432"/>
          <w:tab w:val="left" w:pos="1008"/>
        </w:tabs>
      </w:pPr>
      <w:r w:rsidRPr="00C32362">
        <w:t>Concerns, issues, disagreements, and recommendations which cannot be resolved at the installation may be referred to the Agency ombudsman identified at the above URL. Please do not contact the ombudsman to request copies of the solicitation, verify offer due date, or clarify technical requirements. Such inquiries shall be directed to the Contracting Officer or as specified elsewhere in this document.</w:t>
      </w:r>
    </w:p>
    <w:p w:rsidR="001A6ADF" w:rsidRPr="00C32362" w:rsidRDefault="001A6ADF" w:rsidP="001A6ADF">
      <w:pPr>
        <w:pStyle w:val="NormalWeb"/>
        <w:spacing w:before="0" w:beforeAutospacing="0" w:after="0" w:afterAutospacing="0"/>
        <w:rPr>
          <w:sz w:val="20"/>
          <w:szCs w:val="20"/>
        </w:rPr>
      </w:pPr>
    </w:p>
    <w:p w:rsidR="001A6ADF" w:rsidRPr="00C32362" w:rsidRDefault="001A6ADF" w:rsidP="001A6ADF">
      <w:pPr>
        <w:pStyle w:val="NormalWeb"/>
        <w:spacing w:before="0" w:beforeAutospacing="0" w:after="0" w:afterAutospacing="0"/>
        <w:jc w:val="center"/>
        <w:rPr>
          <w:sz w:val="20"/>
          <w:szCs w:val="20"/>
        </w:rPr>
      </w:pPr>
    </w:p>
    <w:p w:rsidR="001A6ADF" w:rsidRDefault="001A6ADF" w:rsidP="001A6ADF">
      <w:pPr>
        <w:pStyle w:val="NormalWeb"/>
        <w:spacing w:before="0" w:beforeAutospacing="0" w:after="0" w:afterAutospacing="0"/>
        <w:rPr>
          <w:sz w:val="20"/>
          <w:szCs w:val="20"/>
        </w:rPr>
      </w:pPr>
      <w:r w:rsidRPr="00C32362">
        <w:rPr>
          <w:sz w:val="20"/>
          <w:szCs w:val="20"/>
        </w:rPr>
        <w:t xml:space="preserve"> (c) If this is a task or delivery order contract, the ombudsman shall review complaints from contractors and ensure they are afforded a fair opportunity to be considered, consistent with the procedures of the contract. </w:t>
      </w:r>
    </w:p>
    <w:p w:rsidR="005F0B3B" w:rsidRPr="00C32362" w:rsidRDefault="005F0B3B" w:rsidP="001A6ADF">
      <w:pPr>
        <w:pStyle w:val="NormalWeb"/>
        <w:spacing w:before="0" w:beforeAutospacing="0" w:after="0" w:afterAutospacing="0"/>
        <w:rPr>
          <w:sz w:val="20"/>
          <w:szCs w:val="20"/>
        </w:rPr>
      </w:pPr>
    </w:p>
    <w:p w:rsidR="001A6ADF" w:rsidRPr="005F0B3B" w:rsidRDefault="00B510B4" w:rsidP="001A6ADF">
      <w:pPr>
        <w:pStyle w:val="NormalWeb"/>
        <w:spacing w:before="0" w:beforeAutospacing="0" w:after="0" w:afterAutospacing="0"/>
        <w:jc w:val="center"/>
        <w:rPr>
          <w:sz w:val="20"/>
          <w:szCs w:val="20"/>
        </w:rPr>
      </w:pPr>
      <w:r w:rsidRPr="00B510B4">
        <w:rPr>
          <w:bCs/>
          <w:sz w:val="20"/>
          <w:szCs w:val="20"/>
        </w:rPr>
        <w:t>(End of clause)</w:t>
      </w:r>
    </w:p>
    <w:p w:rsidR="00407A23" w:rsidRPr="00C32362" w:rsidRDefault="00407A23"/>
    <w:p w:rsidR="001A6ADF" w:rsidRPr="00C32362" w:rsidRDefault="001A6ADF"/>
    <w:p w:rsidR="00407A23" w:rsidRPr="00C32362" w:rsidRDefault="00496933">
      <w:pPr>
        <w:pStyle w:val="Heading3"/>
      </w:pPr>
      <w:bookmarkStart w:id="201" w:name="_Toc127244872"/>
      <w:bookmarkStart w:id="202" w:name="_Toc364329274"/>
      <w:bookmarkStart w:id="203" w:name="_Toc370288238"/>
      <w:r w:rsidRPr="00C32362">
        <w:t>A.1.</w:t>
      </w:r>
      <w:r w:rsidR="00A64F2C" w:rsidRPr="00C32362">
        <w:t>29</w:t>
      </w:r>
      <w:r w:rsidRPr="00C32362">
        <w:t>. SAFETY AND HEALTH (SHORT FORM) (</w:t>
      </w:r>
      <w:r w:rsidR="00730D23" w:rsidRPr="00C32362">
        <w:t>18</w:t>
      </w:r>
      <w:r w:rsidRPr="00C32362">
        <w:t>52.223-72) (APR 2002)</w:t>
      </w:r>
      <w:bookmarkEnd w:id="201"/>
      <w:bookmarkEnd w:id="202"/>
      <w:bookmarkEnd w:id="203"/>
    </w:p>
    <w:p w:rsidR="00407A23" w:rsidRPr="00C32362" w:rsidRDefault="00407A23"/>
    <w:p w:rsidR="00407A23" w:rsidRPr="00C32362" w:rsidRDefault="00496933">
      <w:r w:rsidRPr="00C32362">
        <w:t>(a) Safety is the freedom from those conditions that can cause death, injury, occupational illness; damage to or loss of equipment or property, or damage to the environment.  NASA's safety priority is to protect: (1) the public, (2) astronauts and pilots, (3) the NASA workforce (including contractor employees working on NASA contracts), and (4) high-value equipment and property.</w:t>
      </w:r>
    </w:p>
    <w:p w:rsidR="00407A23" w:rsidRPr="00C32362" w:rsidRDefault="00407A23"/>
    <w:p w:rsidR="00407A23" w:rsidRPr="00C32362" w:rsidRDefault="00496933">
      <w:r w:rsidRPr="00C32362">
        <w:t>(b) The Contractor shall take all reasonable safety and occupational health measures consistent with standard industry practice in performing this contract.  The Contractor shall comply with all Federal, State, and local laws applicable to safety and occupational health and with the safety and occupational health standards, specifications, reporting requirements, and any other relevant requirements of this contract.</w:t>
      </w:r>
    </w:p>
    <w:p w:rsidR="00407A23" w:rsidRPr="00C32362" w:rsidRDefault="00407A23"/>
    <w:p w:rsidR="00407A23" w:rsidRPr="00C32362" w:rsidRDefault="00496933">
      <w:r w:rsidRPr="00C32362">
        <w:t>(c) The Contractor shall take, or cause to be taken, any other safety, and occupational health measures the Contracting Officer may reasonably direct.  To the extent that the Contractor may be entitled to an equitable adjustment for those measures under the terms and conditions of this contract, the equitable adjustment shall be determined pursuant to the procedures of the Changes clause of this contract; provided, that no adjustment shall be made under this Safety and Health clause for any change for which an equitable adjustment is expressly provided under any other clause of the contract.</w:t>
      </w:r>
    </w:p>
    <w:p w:rsidR="00407A23" w:rsidRPr="00C32362" w:rsidRDefault="00407A23"/>
    <w:p w:rsidR="00407A23" w:rsidRPr="00C32362" w:rsidRDefault="00496933">
      <w:r w:rsidRPr="00C32362">
        <w:t>(d) The Contracting Officer may notify the Contractor in writing of any noncompliance with this clause and specify corrective actions to be taken.  In situations where the Contracting Officer becomes aware of noncompliance that may pose a serious or imminent danger to safety and health of the public, astronauts and pilots, the NASA workforce (including Contractor employees working on NASA contracts), or high value mission critical equipment or property, the Contracting Officer shall notify the Contractor orally, with written confirmation.  The Contractor shall promptly take and report any necessary corrective action.  The Government may pursue appropriate remedies in the event the contractor fails to promptly take the necessary corrective action.</w:t>
      </w:r>
    </w:p>
    <w:p w:rsidR="00407A23" w:rsidRPr="00C32362" w:rsidRDefault="00407A23"/>
    <w:p w:rsidR="00407A23" w:rsidRPr="00C32362" w:rsidRDefault="00496933">
      <w:r w:rsidRPr="00C32362">
        <w:lastRenderedPageBreak/>
        <w:t>(e) The Contractor (or subcontractor or supplier) shall insert the substance of this clause, including this paragraph (e) and any applicable Schedule provisions, with appropriate changes of designations of the parties, in subcontracts of every tier that exceed the micro-purchase threshold.</w:t>
      </w:r>
    </w:p>
    <w:p w:rsidR="00407A23" w:rsidRPr="00C32362" w:rsidRDefault="00407A23"/>
    <w:p w:rsidR="003C4DA6" w:rsidRDefault="00496933">
      <w:pPr>
        <w:jc w:val="center"/>
      </w:pPr>
      <w:r w:rsidRPr="00C32362">
        <w:t>(End of clause)</w:t>
      </w:r>
    </w:p>
    <w:p w:rsidR="005E3997" w:rsidRPr="00C32362" w:rsidRDefault="005E3997">
      <w:pPr>
        <w:jc w:val="center"/>
      </w:pPr>
    </w:p>
    <w:p w:rsidR="003C4DA6" w:rsidRPr="00C32362" w:rsidRDefault="003C4DA6">
      <w:pPr>
        <w:jc w:val="center"/>
      </w:pPr>
    </w:p>
    <w:p w:rsidR="00407A23" w:rsidRPr="00C32362" w:rsidRDefault="00496933">
      <w:pPr>
        <w:pStyle w:val="Heading3"/>
      </w:pPr>
      <w:bookmarkStart w:id="204" w:name="_Toc127244873"/>
      <w:bookmarkStart w:id="205" w:name="_Toc364329275"/>
      <w:bookmarkStart w:id="206" w:name="_Toc370288239"/>
      <w:r w:rsidRPr="00C32362">
        <w:t>A.1.</w:t>
      </w:r>
      <w:r w:rsidR="00A64F2C" w:rsidRPr="00C32362">
        <w:t>30</w:t>
      </w:r>
      <w:r w:rsidRPr="00C32362">
        <w:t>. MAJOR BREACH OF SAFETY OR SECURITY (1852.223-75) (FEB 2002)</w:t>
      </w:r>
      <w:bookmarkEnd w:id="204"/>
      <w:bookmarkEnd w:id="205"/>
      <w:bookmarkEnd w:id="206"/>
    </w:p>
    <w:p w:rsidR="00407A23" w:rsidRPr="00C32362" w:rsidRDefault="00407A23"/>
    <w:p w:rsidR="00407A23" w:rsidRPr="00C32362" w:rsidRDefault="00496933">
      <w:r w:rsidRPr="00C32362">
        <w:t>(a) Safety is the freedom from those conditions that can cause death, injury, occupational illness, damage to or loss of equipment or property, or damage to the environment.  Safety is essential to NASA and is a material part of this contract.  NASA's safety priority is to protect: (1) the public; (2) astronauts and pilots; (3) the NASA workforce (including contractor employees working on NASA contracts); and (4) high-value equipment and property.  A major breach of safety may constitute a breach of contract that entitles the Government to exercise any of its rights and remedies applicable to material parts of this contract, including termination for default.  A major breach of safety must be related directly to the work on the contract.  A major breach of safety is an act or omission of the Contractor that consists of an accident, incident, or exposure resulting in a fatality or mission failure; or in damage to equipment or property equal to or greater than $1 million; or in any "willful" or "repeat" violation cited by the Occupational Safety and Health Administration (OSHA) or by a state agency operating under an OSHA approved plan.</w:t>
      </w:r>
    </w:p>
    <w:p w:rsidR="00407A23" w:rsidRPr="00C32362" w:rsidRDefault="00407A23"/>
    <w:p w:rsidR="00407A23" w:rsidRPr="00C32362" w:rsidRDefault="00496933">
      <w:r w:rsidRPr="00C32362">
        <w:t>(b) Security is the condition of safeguarding against espionage, sabotage, crime (including computer crime), or attack.  A major breach of security may constitute a breach of contract that entitles the Government to exercise any of its rights and remedies applicable to material parts of this contract, including termination for default.  A major breach of security may occur on or off Government installations, but must be related directly to the work on the contract.  A major breach of security is an act or omission by the Contractor that results in compromise of classified information; illegal technology transfer; workplace violence resulting in criminal conviction; sabotage; compromise or denial of information technology services; equipment or property damage from vandalism greater than $250,000 or theft greater than $250,000.</w:t>
      </w:r>
    </w:p>
    <w:p w:rsidR="00407A23" w:rsidRPr="00C32362" w:rsidRDefault="00407A23"/>
    <w:p w:rsidR="00407A23" w:rsidRPr="00C32362" w:rsidRDefault="00496933">
      <w:r w:rsidRPr="00C32362">
        <w:t>(c) In the event of a major breach of safety or security, the Contractor shall report the breach to the Contracting Officer.  If directed by the Contracting Officer, the Contractor shall conduct its own investigation and report the results to the Government.  The Contractor shall cooperate with the Government investigation, if conducted.</w:t>
      </w:r>
    </w:p>
    <w:p w:rsidR="00407A23" w:rsidRPr="00C32362" w:rsidRDefault="00407A23"/>
    <w:p w:rsidR="00407A23" w:rsidRPr="00C32362" w:rsidRDefault="00496933">
      <w:pPr>
        <w:jc w:val="center"/>
      </w:pPr>
      <w:r w:rsidRPr="00C32362">
        <w:t>(End of clause)</w:t>
      </w:r>
    </w:p>
    <w:p w:rsidR="00407A23" w:rsidRPr="00C32362" w:rsidRDefault="00496933">
      <w:pPr>
        <w:pStyle w:val="Heading3"/>
      </w:pPr>
      <w:bookmarkStart w:id="207" w:name="_Toc127244874"/>
      <w:bookmarkStart w:id="208" w:name="_Toc364329276"/>
      <w:bookmarkStart w:id="209" w:name="_Toc370288240"/>
      <w:r w:rsidRPr="00C32362">
        <w:t>A.1.</w:t>
      </w:r>
      <w:r w:rsidR="00A64F2C" w:rsidRPr="00C32362">
        <w:t>31</w:t>
      </w:r>
      <w:r w:rsidRPr="00C32362">
        <w:t>. CONTRACTOR PERFORMANCE</w:t>
      </w:r>
      <w:bookmarkEnd w:id="207"/>
      <w:bookmarkEnd w:id="208"/>
      <w:bookmarkEnd w:id="209"/>
    </w:p>
    <w:p w:rsidR="00407A23" w:rsidRPr="00C32362" w:rsidRDefault="00407A23">
      <w:pPr>
        <w:rPr>
          <w:b/>
        </w:rPr>
      </w:pPr>
    </w:p>
    <w:p w:rsidR="00407A23" w:rsidRPr="00C32362" w:rsidRDefault="00496933">
      <w:r w:rsidRPr="00C32362">
        <w:t>The Contractor's performance under this contract shall be assessed annually in accordance with the requirements of FAR subpart 42.15, and the policy and procedures specified in the NFS subparts 1842.1502 and 1842.1503.  End users of products and services shall be periodically contacted to provide input for</w:t>
      </w:r>
      <w:r w:rsidR="00A4570C" w:rsidRPr="00C32362">
        <w:t xml:space="preserve"> </w:t>
      </w:r>
      <w:r w:rsidR="00D264F1" w:rsidRPr="00C32362">
        <w:t>the annual Contractor Performance Assessment Reporting System (CPARS) evaluation</w:t>
      </w:r>
      <w:r w:rsidRPr="00C32362">
        <w:t xml:space="preserve">. </w:t>
      </w:r>
    </w:p>
    <w:p w:rsidR="00681036" w:rsidRPr="00C32362" w:rsidRDefault="00681036"/>
    <w:p w:rsidR="000833AF" w:rsidRPr="00C32362" w:rsidRDefault="000833AF">
      <w:r w:rsidRPr="00C32362">
        <w:t>In addition, the Contractor will be rated on a continuous basis on their program performance.  The ratings will include but not be limited to: Delivery; Customer Satisfaction; Contract Adherence; Information Distribution; and Reporting.</w:t>
      </w:r>
    </w:p>
    <w:p w:rsidR="00A4570C" w:rsidRPr="00C32362" w:rsidRDefault="00A4570C"/>
    <w:p w:rsidR="00A4570C" w:rsidRPr="00C32362" w:rsidRDefault="00A4570C">
      <w:r w:rsidRPr="00C32362">
        <w:t xml:space="preserve">The Government reserves the right to utilize other methodologies to provide performance ratings such </w:t>
      </w:r>
      <w:r w:rsidR="00D57714" w:rsidRPr="00C32362">
        <w:t xml:space="preserve">as surveys, </w:t>
      </w:r>
      <w:r w:rsidRPr="00C32362">
        <w:t>crowdsourcing</w:t>
      </w:r>
      <w:r w:rsidR="00D57714" w:rsidRPr="00C32362">
        <w:t>, etc.</w:t>
      </w:r>
    </w:p>
    <w:p w:rsidR="00407A23" w:rsidRPr="00C32362" w:rsidRDefault="00407A23"/>
    <w:p w:rsidR="00407A23" w:rsidRPr="00C32362" w:rsidRDefault="00496933">
      <w:pPr>
        <w:jc w:val="center"/>
      </w:pPr>
      <w:r w:rsidRPr="00C32362">
        <w:t>(End of text)</w:t>
      </w:r>
    </w:p>
    <w:p w:rsidR="000555F8" w:rsidRPr="00C32362" w:rsidRDefault="000555F8">
      <w:pPr>
        <w:jc w:val="center"/>
      </w:pPr>
    </w:p>
    <w:p w:rsidR="00407A23" w:rsidRPr="00C32362" w:rsidRDefault="00407A23">
      <w:pPr>
        <w:jc w:val="center"/>
      </w:pPr>
    </w:p>
    <w:p w:rsidR="00407A23" w:rsidRPr="00C32362" w:rsidRDefault="00496933">
      <w:pPr>
        <w:pStyle w:val="Heading3"/>
        <w:rPr>
          <w:caps/>
        </w:rPr>
      </w:pPr>
      <w:bookmarkStart w:id="210" w:name="_Toc127244875"/>
      <w:bookmarkStart w:id="211" w:name="_Toc364329277"/>
      <w:bookmarkStart w:id="212" w:name="_Toc370288241"/>
      <w:r w:rsidRPr="00C32362">
        <w:rPr>
          <w:caps/>
        </w:rPr>
        <w:lastRenderedPageBreak/>
        <w:t>A.1.</w:t>
      </w:r>
      <w:r w:rsidR="00A64F2C" w:rsidRPr="00C32362">
        <w:rPr>
          <w:caps/>
        </w:rPr>
        <w:t>32</w:t>
      </w:r>
      <w:r w:rsidRPr="00C32362">
        <w:rPr>
          <w:caps/>
        </w:rPr>
        <w:t>. Release of Sensitive Information (1852.237-73) (JUNE 2005)</w:t>
      </w:r>
      <w:bookmarkEnd w:id="210"/>
      <w:bookmarkEnd w:id="211"/>
      <w:bookmarkEnd w:id="212"/>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 As used in this clause, “sensitive information” refers to information, not currently in the public domain, that the Contractor has developed at private expense, that may embody trade secrets or commercial or financial information, and that may be sensitive or privileged.</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(b) In accomplishing management activities and administrative functions, NASA relies heavily on the support of various service providers.  To support NASA activities and functions, these service providers, as well as their subcontractors and their individual employees, may need access to sensitive information submitted by the Contractor under this contract.  By submitting this proposal or performing this contract, the Contractor agrees that NASA may release to its service providers, their subcontractors, and their individual employees, sensitive information submitted during the course of this procurement, subject to the enumerated protections mandated by the clause at 1852.237-72, Access to Sensitive Information.</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(c)(1) The Contractor shall identify any sensitive information submitted in support of this proposal or in performing this contract.  For purposes of identifying sensitive information, the Contractor may, in addition to any other notice or legend otherwise required, use a notice similar to the following:</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Mark the title page with the following legend:</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i/>
        </w:rPr>
      </w:pPr>
      <w:r w:rsidRPr="00C32362">
        <w:rPr>
          <w:rFonts w:ascii="Times New Roman" w:hAnsi="Times New Roman" w:cs="Times New Roman"/>
          <w:i/>
        </w:rPr>
        <w:t>This proposal or document includes sensitive information that NASA shall not disclose outside the Agency and its service providers that support management activities and administrative functions.  To gain access to this sensitive information, a service provider's contract must contain the clause at NFS 1852.237-72, Access to Sensitive Information.  Consistent with this clause, the service provider shall not duplicate, use, or disclose the information in whole or in part for any purpose other than to perform the services specified in its contract.  This restriction does not limit the Government's right to use this information if it is obtained from another source without restriction. The information subject to this restriction is contained in pages [insert page numbers or other identification of pages].</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Mark each page of sensitive information the Contractor wishes to restrict with the following legend:</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i/>
        </w:rPr>
      </w:pPr>
      <w:r w:rsidRPr="00C32362">
        <w:rPr>
          <w:rFonts w:ascii="Times New Roman" w:hAnsi="Times New Roman" w:cs="Times New Roman"/>
          <w:i/>
        </w:rPr>
        <w:t>Use or disclosure of sensitive information contained on this page is subject to the restriction on the title page of this proposal or document.</w:t>
      </w:r>
    </w:p>
    <w:p w:rsidR="00407A23" w:rsidRPr="00C32362" w:rsidRDefault="00407A23">
      <w:pPr>
        <w:pStyle w:val="HTMLPreformatted"/>
        <w:rPr>
          <w:rFonts w:ascii="Times New Roman" w:hAnsi="Times New Roman" w:cs="Times New Roman"/>
          <w:i/>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b/>
        <w:t xml:space="preserve">(2) The Contracting Officer shall evaluate the facts supporting any claim that particular information is “sensitive.”  This evaluation shall evaluate the time and resources necessary to protect the information in accordance with the detailed safeguards mandated by the clause at 1852.237-72, Access to Sensitive </w:t>
      </w: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Information.  However, unless the Contracting Officer decides, with the advice of Center counsel, that reasonable grounds exist to challenge the Contractor's claim that particular information is sensitive, NASA and its service providers and their employees shall comply with all of the safeguards contained in paragraph (d) of this clause.</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(d) To receive access to sensitive information needed to assist NASA in accomplishing management activities and administrative functions, the service provider must be operating under a contract that contains the clause at 1852.237-72, Access to Sensitive Information.  This clause obligates the service provider to do the following:</w:t>
      </w: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b/>
        <w:t>(1) Comply with all specified procedures and obligations, including the Organizational Conflicts of Interest Avoidance Plan, which the contract has incorporated as a compliance document.</w:t>
      </w: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b/>
        <w:t>(2) Utilize any sensitive information coming into its possession only for the purpose of performing the services specified in its contract.</w:t>
      </w: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b/>
        <w:t>(3) Safeguard sensitive information coming into its possession from unauthorized use and disclosure.</w:t>
      </w: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b/>
        <w:t>(4) Allow access to sensitive information only to those employees that need it to perform services under its contract.</w:t>
      </w: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b/>
        <w:t>(5) Preclude access and disclosure of sensitive information to persons and entities outside of the service provider's organization.</w:t>
      </w: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b/>
        <w:t>(6) Train employees who may require access to sensitive information about their obligations to utilize it only to perform the services specified in its contract and to safeguard it from unauthorized use and disclosure.</w:t>
      </w: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lastRenderedPageBreak/>
        <w:tab/>
        <w:t>(7) Obtain a written affirmation from each employee that he/she has received and will comply with training on the authorized uses and mandatory protections of sensitive information needed in performing this contract.</w:t>
      </w: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b/>
        <w:t>(8) Administer a monitoring process to ensure that employees comply with all reasonable security procedures, report any breaches to the Contracting Officer, and implement any necessary corrective actions.</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ab/>
        <w:t>(e) When the service provider will have primary responsibility for operating an information technology system for NASA that contains sensitive information, the service provider's contract shall include the clause at 1852.204-76, Security Requirements for Unclassified Information Technology Resources.  The Security Requirements clause requires the service provider to implement an Information Technology Security Plan to protect information processed, stored, or transmitted from unauthorized access, alteration, disclosure, or use. Service provider personnel requiring privileged access or limited privileged access to these information technology systems are subject to screening using the standard National Agency Check (NAC) forms appropriate to the level of risk for adverse impact to NASA missions. The Contracting Officer may allow the service provider to conduct its own screening, provided the service provider employs substantially equivalent screening procedures.</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(f) This clause does not affect NASA's responsibilities under the Freedom of Information Act.</w:t>
      </w:r>
    </w:p>
    <w:p w:rsidR="00407A23" w:rsidRPr="00C32362" w:rsidRDefault="00407A23">
      <w:pPr>
        <w:pStyle w:val="HTMLPreformatted"/>
        <w:rPr>
          <w:rFonts w:ascii="Times New Roman" w:hAnsi="Times New Roman" w:cs="Times New Roman"/>
        </w:rPr>
      </w:pPr>
    </w:p>
    <w:p w:rsidR="00407A23" w:rsidRPr="00C32362" w:rsidRDefault="00496933">
      <w:pPr>
        <w:pStyle w:val="HTMLPreformatted"/>
        <w:rPr>
          <w:rFonts w:ascii="Times New Roman" w:hAnsi="Times New Roman" w:cs="Times New Roman"/>
        </w:rPr>
      </w:pPr>
      <w:r w:rsidRPr="00C32362">
        <w:rPr>
          <w:rFonts w:ascii="Times New Roman" w:hAnsi="Times New Roman" w:cs="Times New Roman"/>
        </w:rPr>
        <w:t>(g) The Contractor shall insert this clause, including this paragraph (g), suitably modified to reflect the relationship of the parties, in all subcontracts that may require the furnishing of sensitive information.</w:t>
      </w:r>
    </w:p>
    <w:p w:rsidR="00407A23" w:rsidRPr="00C32362" w:rsidRDefault="00407A23">
      <w:pPr>
        <w:pStyle w:val="HTMLPreformatted"/>
        <w:rPr>
          <w:rFonts w:ascii="Times New Roman" w:hAnsi="Times New Roman" w:cs="Times New Roman"/>
        </w:rPr>
      </w:pPr>
    </w:p>
    <w:p w:rsidR="00407A23" w:rsidRDefault="00496933">
      <w:pPr>
        <w:pStyle w:val="HTMLPreformatted"/>
        <w:jc w:val="center"/>
        <w:rPr>
          <w:rFonts w:ascii="Times New Roman" w:hAnsi="Times New Roman" w:cs="Times New Roman"/>
        </w:rPr>
      </w:pPr>
      <w:r w:rsidRPr="00C32362">
        <w:rPr>
          <w:rFonts w:ascii="Times New Roman" w:hAnsi="Times New Roman" w:cs="Times New Roman"/>
        </w:rPr>
        <w:t>(End of clause)</w:t>
      </w:r>
    </w:p>
    <w:p w:rsidR="004F7A31" w:rsidRPr="00C32362" w:rsidRDefault="004F7A31">
      <w:pPr>
        <w:pStyle w:val="HTMLPreformatted"/>
        <w:jc w:val="center"/>
        <w:rPr>
          <w:rFonts w:ascii="Times New Roman" w:hAnsi="Times New Roman" w:cs="Times New Roman"/>
        </w:rPr>
      </w:pPr>
    </w:p>
    <w:p w:rsidR="00407A23" w:rsidRPr="00C32362" w:rsidRDefault="00496933">
      <w:pPr>
        <w:pStyle w:val="Heading3"/>
      </w:pPr>
      <w:bookmarkStart w:id="213" w:name="_Toc127244876"/>
      <w:bookmarkStart w:id="214" w:name="_Toc364329278"/>
      <w:bookmarkStart w:id="215" w:name="_Toc370288242"/>
      <w:r w:rsidRPr="00C32362">
        <w:t>A.1.</w:t>
      </w:r>
      <w:r w:rsidR="00A64F2C" w:rsidRPr="00C32362">
        <w:t>33</w:t>
      </w:r>
      <w:r w:rsidRPr="00C32362">
        <w:t>. USE OF RURAL AREA SMALL BUSINESSES (1852.219</w:t>
      </w:r>
      <w:r w:rsidRPr="00C32362">
        <w:noBreakHyphen/>
        <w:t>74) (SEP 1990)</w:t>
      </w:r>
      <w:bookmarkEnd w:id="213"/>
      <w:bookmarkEnd w:id="214"/>
      <w:bookmarkEnd w:id="215"/>
    </w:p>
    <w:p w:rsidR="00407A23" w:rsidRPr="00C32362" w:rsidRDefault="00407A23"/>
    <w:p w:rsidR="00407A23" w:rsidRPr="00C32362" w:rsidRDefault="00496933">
      <w:r w:rsidRPr="00C32362">
        <w:tab/>
        <w:t>(a) Definitions.</w:t>
      </w:r>
    </w:p>
    <w:p w:rsidR="00407A23" w:rsidRPr="00C32362" w:rsidRDefault="00407A23"/>
    <w:p w:rsidR="00407A23" w:rsidRPr="00C32362" w:rsidRDefault="00496933">
      <w:r w:rsidRPr="00C32362">
        <w:tab/>
        <w:t>"Rural area" means any county with a population of fewer than twenty thousand individuals.</w:t>
      </w:r>
    </w:p>
    <w:p w:rsidR="00407A23" w:rsidRPr="00C32362" w:rsidRDefault="00407A23"/>
    <w:p w:rsidR="00407A23" w:rsidRPr="00C32362" w:rsidRDefault="00496933">
      <w:r w:rsidRPr="00C32362">
        <w:tab/>
        <w:t>"Small business concern," as used in this clause, means a concern, including its affiliates, that is independently owned and operated, not dominant in the field of operation in which it is bidding under this contract, and qualified as a small business under the criteria and size standards in 13 CFR 121.</w:t>
      </w:r>
    </w:p>
    <w:p w:rsidR="00407A23" w:rsidRPr="00C32362" w:rsidRDefault="00407A23"/>
    <w:p w:rsidR="00407A23" w:rsidRPr="00C32362" w:rsidRDefault="00496933">
      <w:r w:rsidRPr="00C32362">
        <w:tab/>
        <w:t>(b) NASA prime and subcontractors are encouraged to use their best efforts to award subcontracts to small business concerns located in rural areas.</w:t>
      </w:r>
    </w:p>
    <w:p w:rsidR="00407A23" w:rsidRPr="00C32362" w:rsidRDefault="00407A23"/>
    <w:p w:rsidR="00407A23" w:rsidRPr="00C32362" w:rsidRDefault="00496933">
      <w:r w:rsidRPr="00C32362">
        <w:tab/>
        <w:t>(c) Contractors acting in good faith may rely on written representations by their subcontractors regarding their status as small business concerns located in rural areas.</w:t>
      </w:r>
    </w:p>
    <w:p w:rsidR="00407A23" w:rsidRPr="00C32362" w:rsidRDefault="00407A23"/>
    <w:p w:rsidR="00407A23" w:rsidRPr="00C32362" w:rsidRDefault="00496933">
      <w:r w:rsidRPr="00C32362">
        <w:tab/>
        <w:t>(d) The Contractor agrees to insert the provisions of this clause, including this paragraph (d), in all subcontracts hereunder that offer subcontracting possibilities.</w:t>
      </w:r>
    </w:p>
    <w:p w:rsidR="00407A23" w:rsidRPr="00C32362" w:rsidRDefault="00407A23"/>
    <w:p w:rsidR="00407A23" w:rsidRPr="00C32362" w:rsidRDefault="00496933">
      <w:pPr>
        <w:jc w:val="center"/>
      </w:pPr>
      <w:r w:rsidRPr="00C32362">
        <w:t>(End of clause)</w:t>
      </w:r>
    </w:p>
    <w:p w:rsidR="00407A23" w:rsidRPr="00C32362" w:rsidRDefault="00496933">
      <w:pPr>
        <w:pStyle w:val="Heading3"/>
      </w:pPr>
      <w:bookmarkStart w:id="216" w:name="_Toc127244877"/>
      <w:bookmarkStart w:id="217" w:name="_Toc364329279"/>
      <w:bookmarkStart w:id="218" w:name="_Toc370288243"/>
      <w:r w:rsidRPr="00C32362">
        <w:t>A.1.</w:t>
      </w:r>
      <w:r w:rsidR="00A64F2C" w:rsidRPr="00C32362">
        <w:t>34</w:t>
      </w:r>
      <w:r w:rsidRPr="00C32362">
        <w:t>. NASA 8 PERCENT GOAL (1852.219-76) (JUL 1997)</w:t>
      </w:r>
      <w:bookmarkEnd w:id="216"/>
      <w:bookmarkEnd w:id="217"/>
      <w:bookmarkEnd w:id="218"/>
    </w:p>
    <w:p w:rsidR="00407A23" w:rsidRPr="00C32362" w:rsidRDefault="00407A23"/>
    <w:p w:rsidR="00407A23" w:rsidRPr="00C32362" w:rsidRDefault="00496933">
      <w:r w:rsidRPr="00C32362">
        <w:t>(a) Definitions.</w:t>
      </w:r>
    </w:p>
    <w:p w:rsidR="00407A23" w:rsidRPr="00C32362" w:rsidRDefault="00496933">
      <w:r w:rsidRPr="00C32362">
        <w:t>"Historically Black Colleges or University", as used in this clause means an institution determined by the Secretary of Education to meet the requirements of 34 CFR Section 608.2. The term also includes any nonprofit research institution that was an integral part of such a college or university before November 14, 1986.</w:t>
      </w:r>
    </w:p>
    <w:p w:rsidR="00407A23" w:rsidRPr="00C32362" w:rsidRDefault="00496933">
      <w:r w:rsidRPr="00C32362">
        <w:t>"Minority institutions", as used in this clause, means an institution of higher education meeting the requirements of section 1046(3) of the Higher Education Act of 1965 (20 U.S.C. 1135d-5(3)) which for the purposes of this clause includes a Hispanic-serving institution of higher education as defined in section 316(b)(1) of the Act (20 U.S.C. 1059c(b)(1)).</w:t>
      </w:r>
    </w:p>
    <w:p w:rsidR="00407A23" w:rsidRPr="00C32362" w:rsidRDefault="00496933">
      <w:r w:rsidRPr="00C32362">
        <w:lastRenderedPageBreak/>
        <w:t>"Small disadvantaged business concern", as used in this clause, means a small business concern that (1) is at least 51 percent unconditionally owned by one or more individuals who are both socially and economically disadvantaged, or a publicly owned business having at least 51 percent of its stock unconditionally owned by one or more socially and economically disadvantaged individuals, and (2) has its management and daily business controlled by one or more such individuals. This term also means a small business concern that is at least 51 percent unconditionally owned by an economically disadvantaged Indian tribe or Native Hawaiian Organization, or a publicly owned business having at least 51 percent of its stock unconditionally owned by one or more of these entities, which has its management and daily business controlled by members of an economically disadvantaged Indian tribe or Native Hawaiian Organization, and which meets the requirements of 13 CFR 124.</w:t>
      </w:r>
    </w:p>
    <w:p w:rsidR="00407A23" w:rsidRPr="00C32362" w:rsidRDefault="00496933">
      <w:r w:rsidRPr="00C32362">
        <w:t>"Women-owned small business concern", as used in this clause, means a small business concern (1) which is at least 51 percent owned by one or more women or, in the case of any publicly owned business, at least 51 percent of the stock of which is owned by one or more women, and (2) whose management and daily business operations are controlled by one or more women.</w:t>
      </w:r>
    </w:p>
    <w:p w:rsidR="00407A23" w:rsidRPr="00C32362" w:rsidRDefault="00496933">
      <w:r w:rsidRPr="00C32362">
        <w:t>(b) The NASA Administrator is required by statute to establish annually a goal to make available to small disadvantaged business concerns, Historically Black Colleges and Universities, minority institutions, and women-owned small business concerns, at least 8 percent of NASA's procurement dollars under prime contracts or subcontracts awarded in support of authorized programs, including the space station by the time operational status is obtained.</w:t>
      </w:r>
    </w:p>
    <w:p w:rsidR="00407A23" w:rsidRPr="00C32362" w:rsidRDefault="00496933">
      <w:r w:rsidRPr="00C32362">
        <w:t>(c) The contractor hereby agrees to assist NASA in achieving this goal by using its best efforts to award subcontracts to such entities to the fullest extent consistent with efficient contract performance.</w:t>
      </w:r>
    </w:p>
    <w:p w:rsidR="00407A23" w:rsidRPr="00C32362" w:rsidRDefault="00496933">
      <w:r w:rsidRPr="00C32362">
        <w:t>(d) Contractors acting in good faith may rely on written representations by their subcontractors regarding their status as small disadvantaged business concerns, Historically Black Colleges and Universities, minority institutions, and women-owned small business concerns.</w:t>
      </w:r>
    </w:p>
    <w:p w:rsidR="00407A23" w:rsidRPr="00C32362" w:rsidRDefault="00407A23"/>
    <w:p w:rsidR="00407A23" w:rsidRPr="00C32362" w:rsidRDefault="00496933">
      <w:pPr>
        <w:jc w:val="center"/>
      </w:pPr>
      <w:r w:rsidRPr="00C32362">
        <w:t>(End of clause)</w:t>
      </w:r>
    </w:p>
    <w:p w:rsidR="00407A23" w:rsidRDefault="00407A23">
      <w:pPr>
        <w:jc w:val="center"/>
      </w:pPr>
    </w:p>
    <w:p w:rsidR="00D922F4" w:rsidRDefault="00D922F4">
      <w:pPr>
        <w:jc w:val="center"/>
      </w:pPr>
    </w:p>
    <w:p w:rsidR="00D922F4" w:rsidRDefault="00D922F4">
      <w:pPr>
        <w:jc w:val="center"/>
      </w:pPr>
    </w:p>
    <w:p w:rsidR="00345B60" w:rsidRPr="00C32362" w:rsidRDefault="00345B60" w:rsidP="00345B60">
      <w:pPr>
        <w:pStyle w:val="Heading3"/>
      </w:pPr>
      <w:bookmarkStart w:id="219" w:name="_Toc364329280"/>
      <w:bookmarkStart w:id="220" w:name="_Toc370288244"/>
      <w:r w:rsidRPr="00C32362">
        <w:t xml:space="preserve">A.1.35. </w:t>
      </w:r>
      <w:r>
        <w:t>NOTICE OF TOTAL SMALL BUSINESS SET_ASIDE</w:t>
      </w:r>
      <w:r w:rsidR="00D61C88">
        <w:t>- ALT II</w:t>
      </w:r>
      <w:r>
        <w:t xml:space="preserve"> (52.219-6)(NOV 2011)</w:t>
      </w:r>
      <w:bookmarkEnd w:id="219"/>
      <w:bookmarkEnd w:id="220"/>
    </w:p>
    <w:p w:rsidR="000C5F80" w:rsidRDefault="000C5F80"/>
    <w:p w:rsidR="00B510B4" w:rsidRDefault="000923EF" w:rsidP="00B510B4">
      <w:pPr>
        <w:pStyle w:val="pbody"/>
        <w:spacing w:line="240" w:lineRule="auto"/>
        <w:rPr>
          <w:rFonts w:ascii="Times New Roman" w:hAnsi="Times New Roman" w:cs="Times New Roman"/>
          <w:color w:val="auto"/>
        </w:rPr>
      </w:pPr>
      <w:bookmarkStart w:id="221" w:name="wp1136007"/>
      <w:bookmarkEnd w:id="221"/>
      <w:r w:rsidRPr="000923EF">
        <w:rPr>
          <w:rFonts w:ascii="Times New Roman" w:hAnsi="Times New Roman" w:cs="Times New Roman"/>
          <w:color w:val="auto"/>
        </w:rPr>
        <w:t xml:space="preserve"> (a) </w:t>
      </w:r>
      <w:r w:rsidRPr="000923EF">
        <w:rPr>
          <w:rStyle w:val="Emphasis"/>
          <w:rFonts w:ascii="Times New Roman" w:hAnsi="Times New Roman" w:cs="Times New Roman"/>
          <w:color w:val="auto"/>
        </w:rPr>
        <w:t>Definition</w:t>
      </w:r>
      <w:r w:rsidRPr="000923EF">
        <w:rPr>
          <w:rFonts w:ascii="Times New Roman" w:hAnsi="Times New Roman" w:cs="Times New Roman"/>
          <w:color w:val="auto"/>
        </w:rPr>
        <w:t xml:space="preserve">. “Small business concern,” as used in this clause, means a concern, including its affiliates, that is independently owned and operated, not dominant in the field of operation in which it is bidding on Government contracts, and qualified as a small business under the size standards in this solicitation. </w:t>
      </w:r>
    </w:p>
    <w:p w:rsidR="00B510B4" w:rsidRDefault="000923EF" w:rsidP="00B510B4">
      <w:pPr>
        <w:pStyle w:val="pbody"/>
        <w:spacing w:line="240" w:lineRule="auto"/>
        <w:rPr>
          <w:rFonts w:ascii="Times New Roman" w:hAnsi="Times New Roman" w:cs="Times New Roman"/>
          <w:color w:val="auto"/>
        </w:rPr>
      </w:pPr>
      <w:bookmarkStart w:id="222" w:name="wp1145244"/>
      <w:bookmarkEnd w:id="222"/>
      <w:r w:rsidRPr="000923EF">
        <w:rPr>
          <w:rFonts w:ascii="Times New Roman" w:hAnsi="Times New Roman" w:cs="Times New Roman"/>
          <w:color w:val="auto"/>
        </w:rPr>
        <w:t xml:space="preserve">(b) </w:t>
      </w:r>
      <w:r w:rsidRPr="000923EF">
        <w:rPr>
          <w:rStyle w:val="Emphasis"/>
          <w:rFonts w:ascii="Times New Roman" w:hAnsi="Times New Roman" w:cs="Times New Roman"/>
          <w:color w:val="auto"/>
        </w:rPr>
        <w:t>Applicability</w:t>
      </w:r>
      <w:r w:rsidRPr="000923EF">
        <w:rPr>
          <w:rFonts w:ascii="Times New Roman" w:hAnsi="Times New Roman" w:cs="Times New Roman"/>
          <w:color w:val="auto"/>
        </w:rPr>
        <w:t xml:space="preserve">. This clause applies only to— </w:t>
      </w:r>
    </w:p>
    <w:p w:rsidR="00B510B4" w:rsidRDefault="000923EF" w:rsidP="00B510B4">
      <w:pPr>
        <w:pStyle w:val="pindented1"/>
        <w:spacing w:line="240" w:lineRule="auto"/>
        <w:rPr>
          <w:rFonts w:ascii="Times New Roman" w:hAnsi="Times New Roman" w:cs="Times New Roman"/>
          <w:color w:val="auto"/>
        </w:rPr>
      </w:pPr>
      <w:bookmarkStart w:id="223" w:name="wp1145246"/>
      <w:bookmarkEnd w:id="223"/>
      <w:r w:rsidRPr="000923EF">
        <w:rPr>
          <w:rFonts w:ascii="Times New Roman" w:hAnsi="Times New Roman" w:cs="Times New Roman"/>
          <w:color w:val="auto"/>
        </w:rPr>
        <w:t xml:space="preserve">(1) </w:t>
      </w:r>
      <w:r w:rsidR="007E4A4E" w:rsidRPr="007E4A4E">
        <w:rPr>
          <w:rFonts w:ascii="Times New Roman" w:hAnsi="Times New Roman" w:cs="Times New Roman"/>
          <w:color w:val="auto"/>
        </w:rPr>
        <w:t xml:space="preserve">Contracts that have been totally set aside or reserved for small business concerns; and </w:t>
      </w:r>
    </w:p>
    <w:p w:rsidR="00B510B4" w:rsidRDefault="007E4A4E" w:rsidP="00B510B4">
      <w:pPr>
        <w:pStyle w:val="pindented1"/>
        <w:spacing w:line="240" w:lineRule="auto"/>
        <w:rPr>
          <w:rFonts w:ascii="Times New Roman" w:hAnsi="Times New Roman" w:cs="Times New Roman"/>
          <w:color w:val="auto"/>
        </w:rPr>
      </w:pPr>
      <w:bookmarkStart w:id="224" w:name="wp1145264"/>
      <w:bookmarkEnd w:id="224"/>
      <w:r w:rsidRPr="007E4A4E">
        <w:rPr>
          <w:rFonts w:ascii="Times New Roman" w:hAnsi="Times New Roman" w:cs="Times New Roman"/>
          <w:color w:val="auto"/>
        </w:rPr>
        <w:t xml:space="preserve">(2) Orders set aside for small business concerns under multiple-award contracts as described in 8.405-5 and 16.505(b)(2)(i)(F). </w:t>
      </w:r>
    </w:p>
    <w:p w:rsidR="00B510B4" w:rsidRDefault="007E4A4E" w:rsidP="00B510B4">
      <w:pPr>
        <w:pStyle w:val="pbodyaltlist1"/>
        <w:spacing w:line="240" w:lineRule="auto"/>
        <w:rPr>
          <w:rFonts w:ascii="Times New Roman" w:hAnsi="Times New Roman" w:cs="Times New Roman"/>
          <w:sz w:val="20"/>
          <w:szCs w:val="20"/>
        </w:rPr>
      </w:pPr>
      <w:bookmarkStart w:id="225" w:name="wp1136008"/>
      <w:bookmarkStart w:id="226" w:name="wp1136009"/>
      <w:bookmarkStart w:id="227" w:name="wp1136010"/>
      <w:bookmarkStart w:id="228" w:name="wp1136011"/>
      <w:bookmarkEnd w:id="225"/>
      <w:bookmarkEnd w:id="226"/>
      <w:bookmarkEnd w:id="227"/>
      <w:bookmarkEnd w:id="228"/>
      <w:r w:rsidRPr="007E4A4E">
        <w:rPr>
          <w:rFonts w:ascii="Times New Roman" w:hAnsi="Times New Roman" w:cs="Times New Roman"/>
          <w:sz w:val="20"/>
          <w:szCs w:val="20"/>
        </w:rPr>
        <w:t xml:space="preserve">c) </w:t>
      </w:r>
      <w:r w:rsidRPr="007E4A4E">
        <w:rPr>
          <w:rStyle w:val="Emphasis"/>
          <w:rFonts w:ascii="Times New Roman" w:hAnsi="Times New Roman" w:cs="Times New Roman"/>
          <w:sz w:val="20"/>
          <w:szCs w:val="20"/>
        </w:rPr>
        <w:t xml:space="preserve">General. </w:t>
      </w:r>
      <w:r w:rsidRPr="007E4A4E">
        <w:rPr>
          <w:rFonts w:ascii="Times New Roman" w:hAnsi="Times New Roman" w:cs="Times New Roman"/>
          <w:sz w:val="20"/>
          <w:szCs w:val="20"/>
        </w:rPr>
        <w:t xml:space="preserve">(1) Offers are solicited only from small business concerns and Federal Prison Industries, Inc. (FPI). Offers received from concerns that are not small business concerns or FPI shall be considered nonresponsive and will be rejected. </w:t>
      </w:r>
    </w:p>
    <w:p w:rsidR="00B510B4" w:rsidRDefault="007E4A4E" w:rsidP="00B510B4">
      <w:pPr>
        <w:pStyle w:val="pbodyaltlist2"/>
        <w:spacing w:line="240" w:lineRule="auto"/>
        <w:rPr>
          <w:rFonts w:ascii="Times New Roman" w:hAnsi="Times New Roman" w:cs="Times New Roman"/>
          <w:sz w:val="20"/>
          <w:szCs w:val="20"/>
        </w:rPr>
      </w:pPr>
      <w:bookmarkStart w:id="229" w:name="wp1136016"/>
      <w:bookmarkEnd w:id="229"/>
      <w:r w:rsidRPr="007E4A4E">
        <w:rPr>
          <w:rFonts w:ascii="Times New Roman" w:hAnsi="Times New Roman" w:cs="Times New Roman"/>
          <w:sz w:val="20"/>
          <w:szCs w:val="20"/>
        </w:rPr>
        <w:t xml:space="preserve">(2) Any award resulting from this solicitation will be made to either a small business concern or FPI. </w:t>
      </w:r>
    </w:p>
    <w:p w:rsidR="00B510B4" w:rsidRDefault="007E4A4E" w:rsidP="00B510B4">
      <w:pPr>
        <w:pStyle w:val="pbody"/>
        <w:spacing w:line="240" w:lineRule="auto"/>
        <w:rPr>
          <w:rFonts w:ascii="Times New Roman" w:hAnsi="Times New Roman" w:cs="Times New Roman"/>
          <w:color w:val="auto"/>
        </w:rPr>
      </w:pPr>
      <w:r w:rsidRPr="007E4A4E">
        <w:rPr>
          <w:rFonts w:ascii="Times New Roman" w:hAnsi="Times New Roman" w:cs="Times New Roman"/>
          <w:color w:val="auto"/>
        </w:rPr>
        <w:t xml:space="preserve"> (d) </w:t>
      </w:r>
      <w:r w:rsidRPr="007E4A4E">
        <w:rPr>
          <w:rStyle w:val="Emphasis"/>
          <w:rFonts w:ascii="Times New Roman" w:hAnsi="Times New Roman" w:cs="Times New Roman"/>
          <w:color w:val="auto"/>
        </w:rPr>
        <w:t>Agreement</w:t>
      </w:r>
      <w:r w:rsidRPr="007E4A4E">
        <w:rPr>
          <w:rFonts w:ascii="Times New Roman" w:hAnsi="Times New Roman" w:cs="Times New Roman"/>
          <w:color w:val="auto"/>
        </w:rPr>
        <w:t xml:space="preserve">. A small business concern submitting an offer in its own name shall furnish, in performing the contract, only end items manufactured or produced by small business concerns in the United States or its outlying areas. If this procurement is processed under simplified acquisition procedures and the total amount of this contract does not exceed $25,000, a small business concern may furnish the product of any domestic firm. This paragraph does not apply to construction or service contracts. </w:t>
      </w:r>
    </w:p>
    <w:p w:rsidR="00B510B4" w:rsidRDefault="00B510B4" w:rsidP="00B510B4">
      <w:pPr>
        <w:pStyle w:val="pbodyctr"/>
        <w:spacing w:line="240" w:lineRule="auto"/>
        <w:rPr>
          <w:rFonts w:ascii="Times New Roman" w:hAnsi="Times New Roman" w:cs="Times New Roman"/>
          <w:color w:val="auto"/>
        </w:rPr>
      </w:pPr>
      <w:bookmarkStart w:id="230" w:name="wp1136012"/>
      <w:bookmarkEnd w:id="230"/>
      <w:r w:rsidRPr="00B510B4">
        <w:rPr>
          <w:rFonts w:ascii="Times New Roman" w:hAnsi="Times New Roman" w:cs="Times New Roman"/>
          <w:color w:val="auto"/>
        </w:rPr>
        <w:t>(End of clause)</w:t>
      </w:r>
    </w:p>
    <w:p w:rsidR="00B510B4" w:rsidRDefault="00B510B4" w:rsidP="00B510B4">
      <w:pPr>
        <w:pStyle w:val="pbodyctr"/>
        <w:spacing w:line="240" w:lineRule="auto"/>
        <w:rPr>
          <w:rFonts w:ascii="Times New Roman" w:hAnsi="Times New Roman" w:cs="Times New Roman"/>
          <w:color w:val="auto"/>
        </w:rPr>
      </w:pPr>
    </w:p>
    <w:p w:rsidR="00B510B4" w:rsidRDefault="00B510B4" w:rsidP="00B510B4">
      <w:pPr>
        <w:pStyle w:val="pbodyctr"/>
        <w:spacing w:line="240" w:lineRule="auto"/>
        <w:rPr>
          <w:rFonts w:ascii="Times New Roman" w:hAnsi="Times New Roman" w:cs="Times New Roman"/>
          <w:color w:val="auto"/>
        </w:rPr>
      </w:pPr>
    </w:p>
    <w:p w:rsidR="00D61C88" w:rsidRDefault="00B510B4" w:rsidP="00D61C88">
      <w:pPr>
        <w:pStyle w:val="Heading3"/>
      </w:pPr>
      <w:bookmarkStart w:id="231" w:name="_Toc364329281"/>
      <w:bookmarkStart w:id="232" w:name="_Toc370288245"/>
      <w:r w:rsidRPr="00B510B4">
        <w:lastRenderedPageBreak/>
        <w:t>A.1.36. UTILIZATION OF SMALL BUSINESS CONCERNS (52.219</w:t>
      </w:r>
      <w:r w:rsidRPr="00B510B4">
        <w:noBreakHyphen/>
        <w:t>8) (</w:t>
      </w:r>
      <w:r w:rsidR="00F054BA">
        <w:t>JUL</w:t>
      </w:r>
      <w:r w:rsidRPr="00B510B4">
        <w:t xml:space="preserve"> 201</w:t>
      </w:r>
      <w:r w:rsidR="00F054BA">
        <w:t>3</w:t>
      </w:r>
      <w:r w:rsidRPr="00B510B4">
        <w:t>)</w:t>
      </w:r>
      <w:bookmarkEnd w:id="231"/>
      <w:bookmarkEnd w:id="232"/>
    </w:p>
    <w:p w:rsidR="00F054BA" w:rsidRDefault="00F054BA" w:rsidP="00F054BA">
      <w:pPr>
        <w:pStyle w:val="pbody"/>
        <w:spacing w:line="180" w:lineRule="atLeast"/>
        <w:rPr>
          <w:rFonts w:ascii="Times New Roman" w:hAnsi="Times New Roman" w:cs="Times New Roman"/>
        </w:rPr>
      </w:pPr>
      <w:bookmarkStart w:id="233" w:name="wp1136033"/>
      <w:bookmarkStart w:id="234" w:name="wp1136034"/>
      <w:bookmarkStart w:id="235" w:name="wp1136035"/>
      <w:bookmarkEnd w:id="233"/>
      <w:bookmarkEnd w:id="234"/>
      <w:bookmarkEnd w:id="235"/>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(a) It is the policy of the United States that small business concerns, veteran-owned small business concerns, service-disabled veteran-owned small business concerns, HUBZone small business concerns, small disadvantaged business concerns, and women-owned small business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veteran-owned small business concerns, service-disabled veteran-owned small business concerns, HUBZone small business concerns, small disadvantaged business concerns, and women-owned small business concerns.</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(b) The Contractor hereby agrees to carry out this policy in the awarding of subcontracts to the fullest extent consistent with efficient contract performance. The Contractor further agrees to cooperate in any studies or surveys as may be conducted by the United States Small Business Administration or the awarding agency of the United States as may be necessary to determine the extent of the Contractor’s compliance with this clause.</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(c)</w:t>
      </w:r>
      <w:r w:rsidRPr="00B510B4">
        <w:rPr>
          <w:rStyle w:val="apple-converted-space"/>
          <w:rFonts w:ascii="Times New Roman" w:hAnsi="Times New Roman"/>
        </w:rPr>
        <w:t> </w:t>
      </w:r>
      <w:r w:rsidRPr="00B510B4">
        <w:rPr>
          <w:rStyle w:val="Emphasis"/>
          <w:rFonts w:ascii="Times New Roman" w:hAnsi="Times New Roman" w:cs="Times New Roman"/>
        </w:rPr>
        <w:t>Definitions</w:t>
      </w:r>
      <w:r w:rsidRPr="00B510B4">
        <w:rPr>
          <w:rFonts w:ascii="Times New Roman" w:hAnsi="Times New Roman" w:cs="Times New Roman"/>
        </w:rPr>
        <w:t>. As used in this contract—</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“HUBZone small business concern” means a small business concern that appears on the List of Qualified HUBZone Small Business Concerns maintained by the Small Business Administration.</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“Service-disabled veteran-owned small business concern”—</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 Means a small business concern—</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 Not less than 51 percent of which is owned by one or more service-disabled veterans or, in the case of any publicly owned business, not less than 51 percent of the stock of which is owned by one or more service-disabled veterans; and</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 The management and daily business operations of which are controlled by one or more service-disabled veterans or, in the case of a service-disabled veteran with permanent and severe disability, the spouse or permanent caregiver of such veteran.</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 Service-disabled veteran means a veteran, as defined in</w:t>
      </w:r>
      <w:r w:rsidRPr="00B510B4">
        <w:rPr>
          <w:rStyle w:val="apple-converted-space"/>
          <w:rFonts w:ascii="Times New Roman" w:hAnsi="Times New Roman"/>
        </w:rPr>
        <w:t> </w:t>
      </w:r>
      <w:hyperlink r:id="rId38" w:history="1">
        <w:r w:rsidRPr="00B510B4">
          <w:rPr>
            <w:rStyle w:val="Hyperlink"/>
            <w:rFonts w:ascii="Times New Roman" w:hAnsi="Times New Roman" w:cs="Times New Roman"/>
            <w:color w:val="9999CC"/>
          </w:rPr>
          <w:t>38 U.S.C. 101(2)</w:t>
        </w:r>
      </w:hyperlink>
      <w:r w:rsidRPr="00B510B4">
        <w:rPr>
          <w:rFonts w:ascii="Times New Roman" w:hAnsi="Times New Roman" w:cs="Times New Roman"/>
        </w:rPr>
        <w:t>, with a disability that is service-connected, as defined in</w:t>
      </w:r>
      <w:r w:rsidRPr="00B510B4">
        <w:rPr>
          <w:rStyle w:val="apple-converted-space"/>
          <w:rFonts w:ascii="Times New Roman" w:hAnsi="Times New Roman"/>
        </w:rPr>
        <w:t> </w:t>
      </w:r>
      <w:hyperlink r:id="rId39" w:history="1">
        <w:r w:rsidRPr="00B510B4">
          <w:rPr>
            <w:rStyle w:val="Hyperlink"/>
            <w:rFonts w:ascii="Times New Roman" w:hAnsi="Times New Roman" w:cs="Times New Roman"/>
            <w:color w:val="9999CC"/>
          </w:rPr>
          <w:t>38 U.S.C. 101(16)</w:t>
        </w:r>
      </w:hyperlink>
      <w:r w:rsidRPr="00B510B4">
        <w:rPr>
          <w:rFonts w:ascii="Times New Roman" w:hAnsi="Times New Roman" w:cs="Times New Roman"/>
        </w:rPr>
        <w:t>.</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“Small business concern” means a small business as defined pursuant to Section 3 of the Small Business Act and relevant regulations promulgated pursuant thereto.</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“Small disadvantaged business concern” means a small business concern that represents, as part of its offer that—</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(1)(i) It has received certification as a small disadvantaged business concern consistent with 13 CFR part 124, Subpart B;</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 No material change in disadvantaged ownership and control has occurred since its certification;</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(iii) Where the concern is owned by one or more individuals, the net worth of each individual upon whom the certification is based does not exceed $750,000 after taking into account the applicable exclusions set forth at 13 CFR 124.104(c)(2); and</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(iv) It is identified, on the date of its representation, as a certified small disadvantaged business in the Dynamic Small Business Search database maintained by the Small Business Administration, or</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 It represents in writing that it qualifies as a small disadvantaged business (SDB) for any Federal subcontracting program, and believes in good faith that it is owned and controlled by one or more socially and economically disadvantaged individuals and meets the SDB eligibility criteria of 13 CFR 124.1002.</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“Veteran-owned small business concern” means a small business concern—</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 Not less than 51 percent of which is owned by one or more veterans (as defined at</w:t>
      </w:r>
      <w:r w:rsidRPr="00B510B4">
        <w:rPr>
          <w:rStyle w:val="apple-converted-space"/>
          <w:rFonts w:ascii="Times New Roman" w:hAnsi="Times New Roman"/>
        </w:rPr>
        <w:t> </w:t>
      </w:r>
      <w:hyperlink r:id="rId40" w:history="1">
        <w:r w:rsidRPr="00B510B4">
          <w:rPr>
            <w:rStyle w:val="Hyperlink"/>
            <w:rFonts w:ascii="Times New Roman" w:hAnsi="Times New Roman" w:cs="Times New Roman"/>
            <w:color w:val="9999CC"/>
          </w:rPr>
          <w:t>38 U.S.C. 101(2)</w:t>
        </w:r>
      </w:hyperlink>
      <w:r w:rsidRPr="00B510B4">
        <w:rPr>
          <w:rFonts w:ascii="Times New Roman" w:hAnsi="Times New Roman" w:cs="Times New Roman"/>
        </w:rPr>
        <w:t>) or, in the case of any publicly owned business, not less than 51 percent of the stock of which is owned by one or more veterans; and</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 The management and daily business operations of which are controlled by one or more veterans.</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“Women-owned small business concern” means a small business concern—</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(1) That is at least 51 percent owned by one or more women, or, in the case of any publicly owned business, at least 51 percent of the stock of which is owned by one or more women; and</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t>(2) Whose management and daily business operations are controlled by one or more women.</w:t>
      </w:r>
    </w:p>
    <w:p w:rsidR="00F054BA" w:rsidRPr="00F054BA" w:rsidRDefault="00B510B4" w:rsidP="00F054BA">
      <w:pPr>
        <w:pStyle w:val="pbody"/>
        <w:spacing w:line="180" w:lineRule="atLeast"/>
        <w:rPr>
          <w:rFonts w:ascii="Times New Roman" w:hAnsi="Times New Roman" w:cs="Times New Roman"/>
        </w:rPr>
      </w:pPr>
      <w:r w:rsidRPr="00B510B4">
        <w:rPr>
          <w:rFonts w:ascii="Times New Roman" w:hAnsi="Times New Roman" w:cs="Times New Roman"/>
        </w:rPr>
        <w:t>(d)(1) Contractors acting in good faith may rely on written representations by their subcontractors regarding their status as a small business concern, a veteran-owned small business concern, a service-disabled veteran-owned small business concern, a small disadvantaged business concern, or a women-owned small business concern.</w:t>
      </w:r>
    </w:p>
    <w:p w:rsidR="00F054BA" w:rsidRPr="00F054BA" w:rsidRDefault="00B510B4" w:rsidP="00F054BA">
      <w:pPr>
        <w:pStyle w:val="pindented1"/>
        <w:spacing w:line="180" w:lineRule="atLeast"/>
        <w:rPr>
          <w:rFonts w:ascii="Times New Roman" w:hAnsi="Times New Roman" w:cs="Times New Roman"/>
        </w:rPr>
      </w:pPr>
      <w:r w:rsidRPr="00B510B4">
        <w:rPr>
          <w:rFonts w:ascii="Times New Roman" w:hAnsi="Times New Roman" w:cs="Times New Roman"/>
        </w:rPr>
        <w:lastRenderedPageBreak/>
        <w:t>(2) The Contractor shall confirm that a subcontractor representing itself as a HUBZone small business concern is certified by SBA as a HUBZone small business concern by accessing the System for Award Management database or by contacting the SBA. Options for contacting the SBA include—</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 HUBZone small business database search application web page at</w:t>
      </w:r>
      <w:r w:rsidRPr="00B510B4">
        <w:rPr>
          <w:rStyle w:val="apple-converted-space"/>
          <w:rFonts w:ascii="Times New Roman" w:hAnsi="Times New Roman"/>
        </w:rPr>
        <w:t> </w:t>
      </w:r>
      <w:hyperlink r:id="rId41" w:history="1">
        <w:r w:rsidRPr="00B510B4">
          <w:rPr>
            <w:rStyle w:val="Hyperlink"/>
            <w:rFonts w:ascii="Times New Roman" w:hAnsi="Times New Roman" w:cs="Times New Roman"/>
            <w:color w:val="9999CC"/>
          </w:rPr>
          <w:t>http://dsbs.sba.gov/dsbs/search/dsp_searchhubzone.cfm</w:t>
        </w:r>
      </w:hyperlink>
      <w:r w:rsidRPr="00B510B4">
        <w:rPr>
          <w:rFonts w:ascii="Times New Roman" w:hAnsi="Times New Roman" w:cs="Times New Roman"/>
        </w:rPr>
        <w:t>; or</w:t>
      </w:r>
      <w:r w:rsidRPr="00B510B4">
        <w:rPr>
          <w:rStyle w:val="apple-converted-space"/>
          <w:rFonts w:ascii="Times New Roman" w:hAnsi="Times New Roman"/>
        </w:rPr>
        <w:t> </w:t>
      </w:r>
      <w:hyperlink r:id="rId42" w:history="1">
        <w:r w:rsidRPr="00B510B4">
          <w:rPr>
            <w:rStyle w:val="Hyperlink"/>
            <w:rFonts w:ascii="Times New Roman" w:hAnsi="Times New Roman" w:cs="Times New Roman"/>
            <w:color w:val="9999CC"/>
          </w:rPr>
          <w:t>http://www.sba.gov/hubzone</w:t>
        </w:r>
      </w:hyperlink>
      <w:r w:rsidRPr="00B510B4">
        <w:rPr>
          <w:rFonts w:ascii="Times New Roman" w:hAnsi="Times New Roman" w:cs="Times New Roman"/>
        </w:rPr>
        <w:t>;</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 In writing to the Director/HUB, U.S. Small Business Administration, 409 3rd Street, SW., Washington, DC 20416; or</w:t>
      </w:r>
    </w:p>
    <w:p w:rsidR="00F054BA" w:rsidRPr="00F054BA" w:rsidRDefault="00B510B4" w:rsidP="00F054BA">
      <w:pPr>
        <w:pStyle w:val="pindented2"/>
        <w:spacing w:line="180" w:lineRule="atLeast"/>
        <w:rPr>
          <w:rFonts w:ascii="Times New Roman" w:hAnsi="Times New Roman" w:cs="Times New Roman"/>
        </w:rPr>
      </w:pPr>
      <w:r w:rsidRPr="00B510B4">
        <w:rPr>
          <w:rFonts w:ascii="Times New Roman" w:hAnsi="Times New Roman" w:cs="Times New Roman"/>
        </w:rPr>
        <w:t>(iii) The SBA HUBZone Help Desk at hubzone@sba.gov.</w:t>
      </w:r>
    </w:p>
    <w:p w:rsidR="00F054BA" w:rsidRPr="00F054BA" w:rsidRDefault="00B510B4" w:rsidP="00F054BA">
      <w:pPr>
        <w:pStyle w:val="pbodyctr"/>
        <w:spacing w:line="180" w:lineRule="atLeast"/>
        <w:rPr>
          <w:rFonts w:ascii="Times New Roman" w:hAnsi="Times New Roman" w:cs="Times New Roman"/>
        </w:rPr>
      </w:pPr>
      <w:r w:rsidRPr="00B510B4">
        <w:rPr>
          <w:rFonts w:ascii="Times New Roman" w:hAnsi="Times New Roman" w:cs="Times New Roman"/>
        </w:rPr>
        <w:t>(End of clause)</w:t>
      </w:r>
    </w:p>
    <w:p w:rsidR="00845FE5" w:rsidRPr="00D61C88" w:rsidRDefault="00845FE5" w:rsidP="00D61C88">
      <w:pPr>
        <w:pStyle w:val="pbodyctr"/>
        <w:rPr>
          <w:rFonts w:ascii="Times New Roman" w:hAnsi="Times New Roman" w:cs="Times New Roman"/>
        </w:rPr>
      </w:pPr>
      <w:bookmarkStart w:id="236" w:name="wp1136036"/>
      <w:bookmarkStart w:id="237" w:name="wp1136037"/>
      <w:bookmarkStart w:id="238" w:name="wp1136038"/>
      <w:bookmarkStart w:id="239" w:name="wp1136039"/>
      <w:bookmarkStart w:id="240" w:name="wp1136040"/>
      <w:bookmarkStart w:id="241" w:name="wp1136041"/>
      <w:bookmarkStart w:id="242" w:name="wp1136042"/>
      <w:bookmarkStart w:id="243" w:name="wp1136043"/>
      <w:bookmarkStart w:id="244" w:name="wp1136044"/>
      <w:bookmarkStart w:id="245" w:name="wp1136045"/>
      <w:bookmarkStart w:id="246" w:name="wp1136046"/>
      <w:bookmarkStart w:id="247" w:name="wp1136047"/>
      <w:bookmarkStart w:id="248" w:name="wp1136048"/>
      <w:bookmarkStart w:id="249" w:name="wp1136049"/>
      <w:bookmarkStart w:id="250" w:name="wp1142492"/>
      <w:bookmarkStart w:id="251" w:name="wp1136050"/>
      <w:bookmarkStart w:id="252" w:name="wp1136051"/>
      <w:bookmarkStart w:id="253" w:name="wp1136052"/>
      <w:bookmarkStart w:id="254" w:name="wp1136053"/>
      <w:bookmarkStart w:id="255" w:name="wp1136054"/>
      <w:bookmarkStart w:id="256" w:name="wp1136055"/>
      <w:bookmarkStart w:id="257" w:name="wp1143181"/>
      <w:bookmarkStart w:id="258" w:name="wp1143183"/>
      <w:bookmarkStart w:id="259" w:name="wp1143185"/>
      <w:bookmarkStart w:id="260" w:name="wp1143187"/>
      <w:bookmarkStart w:id="261" w:name="wp1143189"/>
      <w:bookmarkStart w:id="262" w:name="wp1136057"/>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rsidR="00A43910" w:rsidRPr="00A43910" w:rsidRDefault="00A43910" w:rsidP="00A43910">
      <w:pPr>
        <w:pStyle w:val="Heading3"/>
      </w:pPr>
      <w:bookmarkStart w:id="263" w:name="_Toc364329282"/>
      <w:bookmarkStart w:id="264" w:name="_Toc370288246"/>
      <w:r w:rsidRPr="00A43910">
        <w:t xml:space="preserve">A.1.37. NOTICE OF SET-ASIDE OF </w:t>
      </w:r>
      <w:r w:rsidR="00753CC6" w:rsidRPr="00A43910">
        <w:t>ORDERS (</w:t>
      </w:r>
      <w:r w:rsidRPr="00A43910">
        <w:t>52.219</w:t>
      </w:r>
      <w:r w:rsidRPr="00A43910">
        <w:noBreakHyphen/>
        <w:t>13) (NOV 2011)</w:t>
      </w:r>
      <w:bookmarkEnd w:id="263"/>
      <w:bookmarkEnd w:id="264"/>
    </w:p>
    <w:p w:rsidR="00A43910" w:rsidRPr="00A43910" w:rsidRDefault="000923EF" w:rsidP="00A43910">
      <w:pPr>
        <w:pStyle w:val="pbody"/>
        <w:rPr>
          <w:rFonts w:ascii="Times New Roman" w:hAnsi="Times New Roman" w:cs="Times New Roman"/>
        </w:rPr>
      </w:pPr>
      <w:bookmarkStart w:id="265" w:name="wp1145316"/>
      <w:bookmarkStart w:id="266" w:name="wp1145324"/>
      <w:bookmarkStart w:id="267" w:name="wp1145346"/>
      <w:bookmarkEnd w:id="265"/>
      <w:bookmarkEnd w:id="266"/>
      <w:bookmarkEnd w:id="267"/>
      <w:r w:rsidRPr="000923EF">
        <w:rPr>
          <w:rFonts w:ascii="Times New Roman" w:hAnsi="Times New Roman" w:cs="Times New Roman"/>
        </w:rPr>
        <w:t xml:space="preserve">The Contracting Officer will give notice of the order or orders, if any, to be set aside for small business concerns identified in </w:t>
      </w:r>
      <w:hyperlink r:id="rId43" w:anchor="wp1101780" w:history="1">
        <w:r w:rsidRPr="000923EF">
          <w:rPr>
            <w:rStyle w:val="Hyperlink"/>
            <w:rFonts w:ascii="Times New Roman" w:hAnsi="Times New Roman" w:cs="Times New Roman"/>
          </w:rPr>
          <w:t>19.000</w:t>
        </w:r>
      </w:hyperlink>
      <w:r w:rsidRPr="000923EF">
        <w:rPr>
          <w:rFonts w:ascii="Times New Roman" w:hAnsi="Times New Roman" w:cs="Times New Roman"/>
        </w:rPr>
        <w:t xml:space="preserve">(a)(3) and the applicable small business program. This notice, and its restrictions, will apply only to the specific orders that have been set aside for any of the small business concerns identified in </w:t>
      </w:r>
      <w:hyperlink r:id="rId44" w:anchor="wp1101780" w:history="1">
        <w:r w:rsidRPr="000923EF">
          <w:rPr>
            <w:rStyle w:val="Hyperlink"/>
            <w:rFonts w:ascii="Times New Roman" w:hAnsi="Times New Roman" w:cs="Times New Roman"/>
          </w:rPr>
          <w:t>19.000</w:t>
        </w:r>
      </w:hyperlink>
      <w:r w:rsidRPr="000923EF">
        <w:rPr>
          <w:rFonts w:ascii="Times New Roman" w:hAnsi="Times New Roman" w:cs="Times New Roman"/>
        </w:rPr>
        <w:t xml:space="preserve">(a)(3). </w:t>
      </w:r>
    </w:p>
    <w:p w:rsidR="00A43910" w:rsidRDefault="000923EF" w:rsidP="00A43910">
      <w:pPr>
        <w:pStyle w:val="pbodyctr"/>
        <w:rPr>
          <w:rFonts w:ascii="Times New Roman" w:hAnsi="Times New Roman" w:cs="Times New Roman"/>
        </w:rPr>
      </w:pPr>
      <w:bookmarkStart w:id="268" w:name="wp1145354"/>
      <w:bookmarkEnd w:id="268"/>
      <w:r w:rsidRPr="000923EF">
        <w:rPr>
          <w:rFonts w:ascii="Times New Roman" w:hAnsi="Times New Roman" w:cs="Times New Roman"/>
        </w:rPr>
        <w:t>(End of clause)</w:t>
      </w:r>
    </w:p>
    <w:p w:rsidR="00B510B4" w:rsidRDefault="00B510B4" w:rsidP="00B510B4">
      <w:pPr>
        <w:pStyle w:val="pbodyctr"/>
        <w:spacing w:line="240" w:lineRule="auto"/>
        <w:rPr>
          <w:rFonts w:ascii="Times New Roman" w:hAnsi="Times New Roman" w:cs="Times New Roman"/>
        </w:rPr>
      </w:pPr>
    </w:p>
    <w:p w:rsidR="00B510B4" w:rsidRDefault="00A43910">
      <w:pPr>
        <w:pStyle w:val="Heading3"/>
      </w:pPr>
      <w:bookmarkStart w:id="269" w:name="_Toc364329283"/>
      <w:bookmarkStart w:id="270" w:name="_Toc370288247"/>
      <w:r w:rsidRPr="00C32362">
        <w:t>A.1.</w:t>
      </w:r>
      <w:r>
        <w:t>38</w:t>
      </w:r>
      <w:r w:rsidRPr="00C32362">
        <w:t xml:space="preserve">. </w:t>
      </w:r>
      <w:r w:rsidRPr="00A43910">
        <w:t>NOTICE OF HUBZONE SET-ASIDE OR SOLE SOURCE AWARD</w:t>
      </w:r>
      <w:r w:rsidRPr="00C32362">
        <w:t xml:space="preserve"> (</w:t>
      </w:r>
      <w:r>
        <w:t>52.219</w:t>
      </w:r>
      <w:r>
        <w:noBreakHyphen/>
        <w:t>3</w:t>
      </w:r>
      <w:r w:rsidRPr="00C32362">
        <w:t>) (</w:t>
      </w:r>
      <w:r>
        <w:t>NOV</w:t>
      </w:r>
      <w:r w:rsidRPr="00C32362">
        <w:t xml:space="preserve"> 2</w:t>
      </w:r>
      <w:r>
        <w:t>011</w:t>
      </w:r>
      <w:r w:rsidRPr="00C32362">
        <w:t>)</w:t>
      </w:r>
      <w:bookmarkEnd w:id="269"/>
      <w:bookmarkEnd w:id="270"/>
    </w:p>
    <w:p w:rsidR="00B510B4" w:rsidRDefault="00A43910" w:rsidP="00B510B4">
      <w:pPr>
        <w:pStyle w:val="pbody"/>
        <w:spacing w:line="240" w:lineRule="auto"/>
        <w:rPr>
          <w:rFonts w:ascii="Times New Roman" w:hAnsi="Times New Roman" w:cs="Times New Roman"/>
        </w:rPr>
      </w:pPr>
      <w:bookmarkStart w:id="271" w:name="wp1135956"/>
      <w:bookmarkStart w:id="272" w:name="wp1135957"/>
      <w:bookmarkStart w:id="273" w:name="wp1145089"/>
      <w:bookmarkEnd w:id="271"/>
      <w:bookmarkEnd w:id="272"/>
      <w:bookmarkEnd w:id="273"/>
      <w:r>
        <w:t xml:space="preserve"> </w:t>
      </w:r>
      <w:r w:rsidR="000923EF" w:rsidRPr="000923EF">
        <w:rPr>
          <w:rFonts w:ascii="Times New Roman" w:hAnsi="Times New Roman" w:cs="Times New Roman"/>
        </w:rPr>
        <w:t xml:space="preserve">(a) </w:t>
      </w:r>
      <w:r w:rsidR="000923EF" w:rsidRPr="000923EF">
        <w:rPr>
          <w:rStyle w:val="Emphasis"/>
          <w:rFonts w:ascii="Times New Roman" w:hAnsi="Times New Roman" w:cs="Times New Roman"/>
        </w:rPr>
        <w:t>Definitions</w:t>
      </w:r>
      <w:r w:rsidR="000923EF" w:rsidRPr="000923EF">
        <w:rPr>
          <w:rFonts w:ascii="Times New Roman" w:hAnsi="Times New Roman" w:cs="Times New Roman"/>
        </w:rPr>
        <w:t xml:space="preserve">. See 13 CFR 125.6(e) for definitions of terms used in paragraph (c). </w:t>
      </w:r>
    </w:p>
    <w:p w:rsidR="00B510B4" w:rsidRDefault="000923EF" w:rsidP="00B510B4">
      <w:pPr>
        <w:pStyle w:val="pbody"/>
        <w:spacing w:line="240" w:lineRule="auto"/>
        <w:rPr>
          <w:rFonts w:ascii="Times New Roman" w:hAnsi="Times New Roman" w:cs="Times New Roman"/>
        </w:rPr>
      </w:pPr>
      <w:bookmarkStart w:id="274" w:name="wp1145096"/>
      <w:bookmarkEnd w:id="274"/>
      <w:r w:rsidRPr="000923EF">
        <w:rPr>
          <w:rFonts w:ascii="Times New Roman" w:hAnsi="Times New Roman" w:cs="Times New Roman"/>
        </w:rPr>
        <w:t xml:space="preserve">(b) </w:t>
      </w:r>
      <w:r w:rsidRPr="000923EF">
        <w:rPr>
          <w:rStyle w:val="Emphasis"/>
          <w:rFonts w:ascii="Times New Roman" w:hAnsi="Times New Roman" w:cs="Times New Roman"/>
        </w:rPr>
        <w:t>Applicability</w:t>
      </w:r>
      <w:r w:rsidRPr="000923EF">
        <w:rPr>
          <w:rFonts w:ascii="Times New Roman" w:hAnsi="Times New Roman" w:cs="Times New Roman"/>
        </w:rPr>
        <w:t xml:space="preserve">. This clause applies only to— </w:t>
      </w:r>
    </w:p>
    <w:p w:rsidR="00B510B4" w:rsidRDefault="000923EF" w:rsidP="00B510B4">
      <w:pPr>
        <w:pStyle w:val="pindented1"/>
        <w:spacing w:line="240" w:lineRule="auto"/>
        <w:rPr>
          <w:rFonts w:ascii="Times New Roman" w:hAnsi="Times New Roman" w:cs="Times New Roman"/>
        </w:rPr>
      </w:pPr>
      <w:bookmarkStart w:id="275" w:name="wp1145098"/>
      <w:bookmarkEnd w:id="275"/>
      <w:r w:rsidRPr="000923EF">
        <w:rPr>
          <w:rFonts w:ascii="Times New Roman" w:hAnsi="Times New Roman" w:cs="Times New Roman"/>
        </w:rPr>
        <w:t xml:space="preserve">(1) Contracts that have been set aside or reserved for, or awarded on a sole source basis to, HUBZone small business concerns; </w:t>
      </w:r>
    </w:p>
    <w:p w:rsidR="00B510B4" w:rsidRDefault="000923EF" w:rsidP="00B510B4">
      <w:pPr>
        <w:pStyle w:val="pindented1"/>
        <w:spacing w:line="240" w:lineRule="auto"/>
        <w:rPr>
          <w:rFonts w:ascii="Times New Roman" w:hAnsi="Times New Roman" w:cs="Times New Roman"/>
        </w:rPr>
      </w:pPr>
      <w:bookmarkStart w:id="276" w:name="wp1145147"/>
      <w:bookmarkEnd w:id="276"/>
      <w:r w:rsidRPr="000923EF">
        <w:rPr>
          <w:rFonts w:ascii="Times New Roman" w:hAnsi="Times New Roman" w:cs="Times New Roman"/>
        </w:rPr>
        <w:t xml:space="preserve">(2) Part or parts of a multiple-award contract that have been set aside for HUBZone small business concerns; and </w:t>
      </w:r>
    </w:p>
    <w:p w:rsidR="00B510B4" w:rsidRDefault="000923EF" w:rsidP="00B510B4">
      <w:pPr>
        <w:pStyle w:val="pindented1"/>
        <w:spacing w:line="240" w:lineRule="auto"/>
        <w:rPr>
          <w:rFonts w:ascii="Times New Roman" w:hAnsi="Times New Roman" w:cs="Times New Roman"/>
        </w:rPr>
      </w:pPr>
      <w:bookmarkStart w:id="277" w:name="wp1145153"/>
      <w:bookmarkEnd w:id="277"/>
      <w:r w:rsidRPr="000923EF">
        <w:rPr>
          <w:rFonts w:ascii="Times New Roman" w:hAnsi="Times New Roman" w:cs="Times New Roman"/>
        </w:rPr>
        <w:t xml:space="preserve">(3) Orders set-aside for HUBZone small business concerns under multiple-award contracts as described in 8.405-5 and 16.505(b)(2)(i)(F). </w:t>
      </w:r>
    </w:p>
    <w:p w:rsidR="00B510B4" w:rsidRDefault="000923EF" w:rsidP="00B510B4">
      <w:pPr>
        <w:pStyle w:val="pbody"/>
        <w:spacing w:line="240" w:lineRule="auto"/>
        <w:rPr>
          <w:rFonts w:ascii="Times New Roman" w:hAnsi="Times New Roman" w:cs="Times New Roman"/>
        </w:rPr>
      </w:pPr>
      <w:bookmarkStart w:id="278" w:name="wp1145090"/>
      <w:bookmarkEnd w:id="278"/>
      <w:r w:rsidRPr="000923EF">
        <w:rPr>
          <w:rFonts w:ascii="Times New Roman" w:hAnsi="Times New Roman" w:cs="Times New Roman"/>
        </w:rPr>
        <w:t xml:space="preserve">(c) General. </w:t>
      </w:r>
    </w:p>
    <w:p w:rsidR="00B510B4" w:rsidRDefault="000923EF" w:rsidP="00B510B4">
      <w:pPr>
        <w:pStyle w:val="pindented1"/>
        <w:spacing w:line="240" w:lineRule="auto"/>
        <w:rPr>
          <w:rFonts w:ascii="Times New Roman" w:hAnsi="Times New Roman" w:cs="Times New Roman"/>
        </w:rPr>
      </w:pPr>
      <w:bookmarkStart w:id="279" w:name="wp1145091"/>
      <w:bookmarkEnd w:id="279"/>
      <w:r w:rsidRPr="000923EF">
        <w:rPr>
          <w:rFonts w:ascii="Times New Roman" w:hAnsi="Times New Roman" w:cs="Times New Roman"/>
        </w:rPr>
        <w:t xml:space="preserve">(1) Offers are solicited only from HUBZone small business concerns. Offers received from concerns that are not HUBZone small business concerns will not be considered. </w:t>
      </w:r>
    </w:p>
    <w:p w:rsidR="00B510B4" w:rsidRDefault="000923EF" w:rsidP="00B510B4">
      <w:pPr>
        <w:pStyle w:val="pindented1"/>
        <w:spacing w:line="240" w:lineRule="auto"/>
        <w:rPr>
          <w:rFonts w:ascii="Times New Roman" w:hAnsi="Times New Roman" w:cs="Times New Roman"/>
        </w:rPr>
      </w:pPr>
      <w:bookmarkStart w:id="280" w:name="wp1135961"/>
      <w:bookmarkEnd w:id="280"/>
      <w:r w:rsidRPr="000923EF">
        <w:rPr>
          <w:rFonts w:ascii="Times New Roman" w:hAnsi="Times New Roman" w:cs="Times New Roman"/>
        </w:rPr>
        <w:t xml:space="preserve">(2) Any award resulting from this solicitation will be made to a HUBZone small business concern. </w:t>
      </w:r>
    </w:p>
    <w:p w:rsidR="00B510B4" w:rsidRDefault="000923EF" w:rsidP="00B510B4">
      <w:pPr>
        <w:pStyle w:val="pbody"/>
        <w:spacing w:line="240" w:lineRule="auto"/>
        <w:rPr>
          <w:rFonts w:ascii="Times New Roman" w:hAnsi="Times New Roman" w:cs="Times New Roman"/>
        </w:rPr>
      </w:pPr>
      <w:bookmarkStart w:id="281" w:name="wp1135962"/>
      <w:bookmarkEnd w:id="281"/>
      <w:r w:rsidRPr="000923EF">
        <w:rPr>
          <w:rFonts w:ascii="Times New Roman" w:hAnsi="Times New Roman" w:cs="Times New Roman"/>
        </w:rPr>
        <w:t xml:space="preserve">(d) </w:t>
      </w:r>
      <w:r w:rsidRPr="000923EF">
        <w:rPr>
          <w:rStyle w:val="Emphasis"/>
          <w:rFonts w:ascii="Times New Roman" w:hAnsi="Times New Roman" w:cs="Times New Roman"/>
        </w:rPr>
        <w:t>Agreement</w:t>
      </w:r>
      <w:r w:rsidRPr="000923EF">
        <w:rPr>
          <w:rFonts w:ascii="Times New Roman" w:hAnsi="Times New Roman" w:cs="Times New Roman"/>
        </w:rPr>
        <w:t xml:space="preserve">. A HUBZone small business concern agrees that in the performance of the contract, in the case of a contract for— </w:t>
      </w:r>
    </w:p>
    <w:p w:rsidR="00B510B4" w:rsidRDefault="000923EF" w:rsidP="00B510B4">
      <w:pPr>
        <w:pStyle w:val="pindented1"/>
        <w:spacing w:line="240" w:lineRule="auto"/>
        <w:rPr>
          <w:rFonts w:ascii="Times New Roman" w:hAnsi="Times New Roman" w:cs="Times New Roman"/>
        </w:rPr>
      </w:pPr>
      <w:bookmarkStart w:id="282" w:name="wp1135963"/>
      <w:bookmarkEnd w:id="282"/>
      <w:r w:rsidRPr="000923EF">
        <w:rPr>
          <w:rFonts w:ascii="Times New Roman" w:hAnsi="Times New Roman" w:cs="Times New Roman"/>
        </w:rPr>
        <w:t xml:space="preserve">(1) Services (except construction), at least 50 percent of the cost of personnel for contract performance will be spent for employees of the concern or employees of other HUBZone small business concerns; </w:t>
      </w:r>
    </w:p>
    <w:p w:rsidR="00B510B4" w:rsidRDefault="000923EF" w:rsidP="00B510B4">
      <w:pPr>
        <w:pStyle w:val="pindented1"/>
        <w:spacing w:line="240" w:lineRule="auto"/>
        <w:rPr>
          <w:rFonts w:ascii="Times New Roman" w:hAnsi="Times New Roman" w:cs="Times New Roman"/>
        </w:rPr>
      </w:pPr>
      <w:bookmarkStart w:id="283" w:name="wp1135964"/>
      <w:bookmarkEnd w:id="283"/>
      <w:r w:rsidRPr="000923EF">
        <w:rPr>
          <w:rFonts w:ascii="Times New Roman" w:hAnsi="Times New Roman" w:cs="Times New Roman"/>
        </w:rPr>
        <w:t xml:space="preserve">(2) Supplies (other than acquisition from a </w:t>
      </w:r>
      <w:r w:rsidR="00753CC6" w:rsidRPr="000923EF">
        <w:rPr>
          <w:rFonts w:ascii="Times New Roman" w:hAnsi="Times New Roman" w:cs="Times New Roman"/>
        </w:rPr>
        <w:t>non</w:t>
      </w:r>
      <w:r w:rsidR="00753CC6">
        <w:rPr>
          <w:rFonts w:ascii="Times New Roman" w:hAnsi="Times New Roman" w:cs="Times New Roman"/>
        </w:rPr>
        <w:t>-</w:t>
      </w:r>
      <w:r w:rsidR="00753CC6" w:rsidRPr="000923EF">
        <w:rPr>
          <w:rFonts w:ascii="Times New Roman" w:hAnsi="Times New Roman" w:cs="Times New Roman"/>
        </w:rPr>
        <w:t>manufacturer</w:t>
      </w:r>
      <w:r w:rsidRPr="000923EF">
        <w:rPr>
          <w:rFonts w:ascii="Times New Roman" w:hAnsi="Times New Roman" w:cs="Times New Roman"/>
        </w:rPr>
        <w:t xml:space="preserve"> of the supplies), at least 50 percent of the cost of manufacturing, excluding the cost of materials, will be performed by the concern or other HUBZone small business concerns; </w:t>
      </w:r>
    </w:p>
    <w:p w:rsidR="00B510B4" w:rsidRDefault="000923EF" w:rsidP="00B510B4">
      <w:pPr>
        <w:pStyle w:val="pindented1"/>
        <w:spacing w:line="240" w:lineRule="auto"/>
        <w:rPr>
          <w:rFonts w:ascii="Times New Roman" w:hAnsi="Times New Roman" w:cs="Times New Roman"/>
        </w:rPr>
      </w:pPr>
      <w:bookmarkStart w:id="284" w:name="wp1142674"/>
      <w:bookmarkEnd w:id="284"/>
      <w:r w:rsidRPr="000923EF">
        <w:rPr>
          <w:rFonts w:ascii="Times New Roman" w:hAnsi="Times New Roman" w:cs="Times New Roman"/>
        </w:rPr>
        <w:t xml:space="preserve">(3) General construction. </w:t>
      </w:r>
    </w:p>
    <w:p w:rsidR="00B510B4" w:rsidRDefault="000923EF" w:rsidP="00B510B4">
      <w:pPr>
        <w:pStyle w:val="pindented2"/>
        <w:spacing w:line="240" w:lineRule="auto"/>
        <w:rPr>
          <w:rFonts w:ascii="Times New Roman" w:hAnsi="Times New Roman" w:cs="Times New Roman"/>
        </w:rPr>
      </w:pPr>
      <w:bookmarkStart w:id="285" w:name="wp1142790"/>
      <w:bookmarkEnd w:id="285"/>
      <w:r w:rsidRPr="000923EF">
        <w:rPr>
          <w:rFonts w:ascii="Times New Roman" w:hAnsi="Times New Roman" w:cs="Times New Roman"/>
        </w:rPr>
        <w:t xml:space="preserve">(i) At least 15 percent of the cost of contract performance to be incurred for personnel will be spent on the HUBZone prime contractor’s employees; </w:t>
      </w:r>
    </w:p>
    <w:p w:rsidR="00B510B4" w:rsidRDefault="000923EF" w:rsidP="00B510B4">
      <w:pPr>
        <w:pStyle w:val="pindented2"/>
        <w:spacing w:line="240" w:lineRule="auto"/>
        <w:rPr>
          <w:rFonts w:ascii="Times New Roman" w:hAnsi="Times New Roman" w:cs="Times New Roman"/>
        </w:rPr>
      </w:pPr>
      <w:bookmarkStart w:id="286" w:name="wp1142676"/>
      <w:bookmarkEnd w:id="286"/>
      <w:r w:rsidRPr="000923EF">
        <w:rPr>
          <w:rFonts w:ascii="Times New Roman" w:hAnsi="Times New Roman" w:cs="Times New Roman"/>
        </w:rPr>
        <w:t xml:space="preserve">(ii) At least 50 percent of the cost of the contract performance to be incurred for personnel will be spent on the HUBZone prime contractor’s employees or on a combination of the HUBZone prime contractor’s employees and employees of HUBZone small business concern subcontractors; and </w:t>
      </w:r>
    </w:p>
    <w:p w:rsidR="00B510B4" w:rsidRDefault="000923EF" w:rsidP="00B510B4">
      <w:pPr>
        <w:pStyle w:val="pindented2"/>
        <w:spacing w:line="240" w:lineRule="auto"/>
        <w:rPr>
          <w:rFonts w:ascii="Times New Roman" w:hAnsi="Times New Roman" w:cs="Times New Roman"/>
        </w:rPr>
      </w:pPr>
      <w:bookmarkStart w:id="287" w:name="wp1142678"/>
      <w:bookmarkEnd w:id="287"/>
      <w:r w:rsidRPr="000923EF">
        <w:rPr>
          <w:rFonts w:ascii="Times New Roman" w:hAnsi="Times New Roman" w:cs="Times New Roman"/>
        </w:rPr>
        <w:t xml:space="preserve">(iii) No more than 50 percent of the cost of contract performance to be incurred for personnel will be subcontracted to concerns that are not HUBZone small business concerns; or </w:t>
      </w:r>
    </w:p>
    <w:p w:rsidR="00B510B4" w:rsidRDefault="000923EF" w:rsidP="00B510B4">
      <w:pPr>
        <w:pStyle w:val="pindented1"/>
        <w:spacing w:line="240" w:lineRule="auto"/>
        <w:rPr>
          <w:rFonts w:ascii="Times New Roman" w:hAnsi="Times New Roman" w:cs="Times New Roman"/>
        </w:rPr>
      </w:pPr>
      <w:bookmarkStart w:id="288" w:name="wp1143273"/>
      <w:bookmarkEnd w:id="288"/>
      <w:r w:rsidRPr="000923EF">
        <w:rPr>
          <w:rFonts w:ascii="Times New Roman" w:hAnsi="Times New Roman" w:cs="Times New Roman"/>
        </w:rPr>
        <w:t xml:space="preserve">(4) Construction by special trade contractors. </w:t>
      </w:r>
    </w:p>
    <w:p w:rsidR="00B510B4" w:rsidRDefault="000923EF" w:rsidP="00B510B4">
      <w:pPr>
        <w:pStyle w:val="pindented2"/>
        <w:spacing w:line="240" w:lineRule="auto"/>
        <w:rPr>
          <w:rFonts w:ascii="Times New Roman" w:hAnsi="Times New Roman" w:cs="Times New Roman"/>
        </w:rPr>
      </w:pPr>
      <w:bookmarkStart w:id="289" w:name="wp1143274"/>
      <w:bookmarkEnd w:id="289"/>
      <w:r w:rsidRPr="000923EF">
        <w:rPr>
          <w:rFonts w:ascii="Times New Roman" w:hAnsi="Times New Roman" w:cs="Times New Roman"/>
        </w:rPr>
        <w:t xml:space="preserve">(i) At least 25 percent of the cost of contract performance to be incurred for personnel will be spent on the HUBZone prime contractor’s employees; </w:t>
      </w:r>
    </w:p>
    <w:p w:rsidR="00B510B4" w:rsidRDefault="000923EF" w:rsidP="00B510B4">
      <w:pPr>
        <w:pStyle w:val="pindented2"/>
        <w:spacing w:line="240" w:lineRule="auto"/>
        <w:rPr>
          <w:rFonts w:ascii="Times New Roman" w:hAnsi="Times New Roman" w:cs="Times New Roman"/>
        </w:rPr>
      </w:pPr>
      <w:bookmarkStart w:id="290" w:name="wp1142682"/>
      <w:bookmarkEnd w:id="290"/>
      <w:r w:rsidRPr="000923EF">
        <w:rPr>
          <w:rFonts w:ascii="Times New Roman" w:hAnsi="Times New Roman" w:cs="Times New Roman"/>
        </w:rPr>
        <w:lastRenderedPageBreak/>
        <w:t xml:space="preserve">(ii) At least 50 percent of the cost of the contract performance to be incurred for personnel will be spent on the HUBZone prime contractor’s employees or on a combination of the HUBZone prime contractor’s employees and employees of HUBZone small business concern subcontractors; </w:t>
      </w:r>
    </w:p>
    <w:p w:rsidR="00B510B4" w:rsidRDefault="000923EF" w:rsidP="00B510B4">
      <w:pPr>
        <w:pStyle w:val="pindented2"/>
        <w:spacing w:line="240" w:lineRule="auto"/>
        <w:rPr>
          <w:rFonts w:ascii="Times New Roman" w:hAnsi="Times New Roman" w:cs="Times New Roman"/>
        </w:rPr>
      </w:pPr>
      <w:bookmarkStart w:id="291" w:name="wp1142684"/>
      <w:bookmarkEnd w:id="291"/>
      <w:r w:rsidRPr="000923EF">
        <w:rPr>
          <w:rFonts w:ascii="Times New Roman" w:hAnsi="Times New Roman" w:cs="Times New Roman"/>
        </w:rPr>
        <w:t xml:space="preserve">(iii) No more than 50 percent of the cost of contract performance to be incurred for personnel will be subcontracted to concerns that are not HUBZone small business concerns. </w:t>
      </w:r>
    </w:p>
    <w:p w:rsidR="00B510B4" w:rsidRDefault="000923EF" w:rsidP="00B510B4">
      <w:pPr>
        <w:pStyle w:val="pbody"/>
        <w:spacing w:line="240" w:lineRule="auto"/>
        <w:rPr>
          <w:rFonts w:ascii="Times New Roman" w:hAnsi="Times New Roman" w:cs="Times New Roman"/>
        </w:rPr>
      </w:pPr>
      <w:bookmarkStart w:id="292" w:name="wp1142914"/>
      <w:bookmarkEnd w:id="292"/>
      <w:r w:rsidRPr="000923EF">
        <w:rPr>
          <w:rFonts w:ascii="Times New Roman" w:hAnsi="Times New Roman" w:cs="Times New Roman"/>
        </w:rPr>
        <w:t xml:space="preserve">(e) A HUBZone joint venture agrees that, in the performance of the contract, the applicable percentage specified in paragraph (d) of this clause will be performed by the aggregate of the HUBZone small business participants. </w:t>
      </w:r>
    </w:p>
    <w:p w:rsidR="00B510B4" w:rsidRDefault="000923EF" w:rsidP="00B510B4">
      <w:pPr>
        <w:pStyle w:val="pbody"/>
        <w:spacing w:line="240" w:lineRule="auto"/>
        <w:rPr>
          <w:rFonts w:ascii="Times New Roman" w:hAnsi="Times New Roman" w:cs="Times New Roman"/>
        </w:rPr>
      </w:pPr>
      <w:bookmarkStart w:id="293" w:name="wp1142915"/>
      <w:bookmarkEnd w:id="293"/>
      <w:r w:rsidRPr="000923EF">
        <w:rPr>
          <w:rFonts w:ascii="Times New Roman" w:hAnsi="Times New Roman" w:cs="Times New Roman"/>
        </w:rPr>
        <w:t xml:space="preserve">(f)(1) When the total value of the contract exceeds $25,000, a HUBZone small business concern </w:t>
      </w:r>
      <w:r w:rsidR="00753CC6" w:rsidRPr="000923EF">
        <w:rPr>
          <w:rFonts w:ascii="Times New Roman" w:hAnsi="Times New Roman" w:cs="Times New Roman"/>
        </w:rPr>
        <w:t>non-manufacturer</w:t>
      </w:r>
      <w:r w:rsidRPr="000923EF">
        <w:rPr>
          <w:rFonts w:ascii="Times New Roman" w:hAnsi="Times New Roman" w:cs="Times New Roman"/>
        </w:rPr>
        <w:t xml:space="preserve"> agrees to furnish in performing this contract only end items manufactured or produced by HUBZone small business concern manufacturers. </w:t>
      </w:r>
    </w:p>
    <w:p w:rsidR="00B510B4" w:rsidRDefault="000923EF" w:rsidP="00B510B4">
      <w:pPr>
        <w:pStyle w:val="pindented1"/>
        <w:spacing w:line="240" w:lineRule="auto"/>
        <w:rPr>
          <w:rFonts w:ascii="Times New Roman" w:hAnsi="Times New Roman" w:cs="Times New Roman"/>
        </w:rPr>
      </w:pPr>
      <w:bookmarkStart w:id="294" w:name="wp1142690"/>
      <w:bookmarkEnd w:id="294"/>
      <w:r w:rsidRPr="000923EF">
        <w:rPr>
          <w:rFonts w:ascii="Times New Roman" w:hAnsi="Times New Roman" w:cs="Times New Roman"/>
        </w:rPr>
        <w:t xml:space="preserve">(2) When the total value of the contract is equal to or less than $25,000, a HUBZone small business concern </w:t>
      </w:r>
      <w:r w:rsidR="00753CC6" w:rsidRPr="000923EF">
        <w:rPr>
          <w:rFonts w:ascii="Times New Roman" w:hAnsi="Times New Roman" w:cs="Times New Roman"/>
        </w:rPr>
        <w:t>non-manufacturer</w:t>
      </w:r>
      <w:r w:rsidRPr="000923EF">
        <w:rPr>
          <w:rFonts w:ascii="Times New Roman" w:hAnsi="Times New Roman" w:cs="Times New Roman"/>
        </w:rPr>
        <w:t xml:space="preserve"> may provide end items manufactured by other than a HUBZone small business concern manufacturer provided the end items are produced or manufactured in the United States. </w:t>
      </w:r>
    </w:p>
    <w:p w:rsidR="00B510B4" w:rsidRDefault="000923EF" w:rsidP="00B510B4">
      <w:pPr>
        <w:pStyle w:val="pindented1"/>
        <w:spacing w:line="240" w:lineRule="auto"/>
        <w:rPr>
          <w:rFonts w:ascii="Times New Roman" w:hAnsi="Times New Roman" w:cs="Times New Roman"/>
        </w:rPr>
      </w:pPr>
      <w:bookmarkStart w:id="295" w:name="wp1142692"/>
      <w:bookmarkEnd w:id="295"/>
      <w:r w:rsidRPr="000923EF">
        <w:rPr>
          <w:rFonts w:ascii="Times New Roman" w:hAnsi="Times New Roman" w:cs="Times New Roman"/>
        </w:rPr>
        <w:t xml:space="preserve">(3) Paragraphs (f)(1) and (f)(2) of this section do not apply in connection with construction or service contracts. </w:t>
      </w:r>
    </w:p>
    <w:p w:rsidR="00B510B4" w:rsidRDefault="000923EF" w:rsidP="00B510B4">
      <w:pPr>
        <w:pStyle w:val="pbody"/>
        <w:spacing w:line="240" w:lineRule="auto"/>
        <w:rPr>
          <w:rFonts w:ascii="Times New Roman" w:hAnsi="Times New Roman" w:cs="Times New Roman"/>
        </w:rPr>
      </w:pPr>
      <w:bookmarkStart w:id="296" w:name="wp1142694"/>
      <w:bookmarkEnd w:id="296"/>
      <w:r w:rsidRPr="000923EF">
        <w:rPr>
          <w:rFonts w:ascii="Times New Roman" w:hAnsi="Times New Roman" w:cs="Times New Roman"/>
        </w:rPr>
        <w:t xml:space="preserve">(g) </w:t>
      </w:r>
      <w:r w:rsidRPr="000923EF">
        <w:rPr>
          <w:rStyle w:val="Emphasis"/>
          <w:rFonts w:ascii="Times New Roman" w:hAnsi="Times New Roman" w:cs="Times New Roman"/>
        </w:rPr>
        <w:t>Notice</w:t>
      </w:r>
      <w:r w:rsidRPr="000923EF">
        <w:rPr>
          <w:rFonts w:ascii="Times New Roman" w:hAnsi="Times New Roman" w:cs="Times New Roman"/>
        </w:rPr>
        <w:t xml:space="preserve">. The HUBZone small business offeror acknowledges that a prospective HUBZone awardee must be a HUBZone small business concern at the time of award of this contract. The HUBZone offeror shall provide the Contracting Officer a copy of the notice required by 13 CFR 126.501 if material changes occur before contract award that could affect its HUBZone eligibility. If the apparently successful HUBZone offeror is not a HUBZone small business concern at the time of award of this contract, the Contracting Officer will proceed to award to the next otherwise successful HUBZone small business concern or other offeror. </w:t>
      </w:r>
    </w:p>
    <w:p w:rsidR="004F7A31" w:rsidRPr="00A43910" w:rsidRDefault="000923EF" w:rsidP="00A43910">
      <w:pPr>
        <w:pStyle w:val="pbodyctr"/>
        <w:rPr>
          <w:rFonts w:ascii="Times New Roman" w:hAnsi="Times New Roman" w:cs="Times New Roman"/>
        </w:rPr>
      </w:pPr>
      <w:bookmarkStart w:id="297" w:name="wp1142668"/>
      <w:bookmarkEnd w:id="297"/>
      <w:r w:rsidRPr="000923EF">
        <w:rPr>
          <w:rFonts w:ascii="Times New Roman" w:hAnsi="Times New Roman" w:cs="Times New Roman"/>
        </w:rPr>
        <w:t xml:space="preserve">(End of clause) </w:t>
      </w:r>
    </w:p>
    <w:p w:rsidR="008B036B" w:rsidRPr="00C32362" w:rsidRDefault="008B036B" w:rsidP="008B036B">
      <w:pPr>
        <w:pStyle w:val="Heading3"/>
      </w:pPr>
      <w:bookmarkStart w:id="298" w:name="_Toc364329284"/>
      <w:bookmarkStart w:id="299" w:name="_Toc370288248"/>
      <w:r w:rsidRPr="00C32362">
        <w:t>A.1.</w:t>
      </w:r>
      <w:r>
        <w:t>39</w:t>
      </w:r>
      <w:r w:rsidRPr="00C32362">
        <w:t xml:space="preserve">. </w:t>
      </w:r>
      <w:r w:rsidRPr="008B036B">
        <w:t>NOTICE OF PRICE EVALUATION PREFERENCE FOR HUBZONE SMALL BUSINESS CONCERNS</w:t>
      </w:r>
      <w:r>
        <w:t xml:space="preserve"> </w:t>
      </w:r>
      <w:r w:rsidRPr="00C32362">
        <w:t>(</w:t>
      </w:r>
      <w:r>
        <w:t>52.219</w:t>
      </w:r>
      <w:r>
        <w:noBreakHyphen/>
        <w:t>4</w:t>
      </w:r>
      <w:r w:rsidRPr="00C32362">
        <w:t>) (</w:t>
      </w:r>
      <w:r>
        <w:t>JAN 2011</w:t>
      </w:r>
      <w:r w:rsidRPr="00C32362">
        <w:t>)</w:t>
      </w:r>
      <w:bookmarkEnd w:id="298"/>
      <w:bookmarkEnd w:id="299"/>
    </w:p>
    <w:p w:rsidR="008B036B" w:rsidRPr="008B036B" w:rsidRDefault="008B036B" w:rsidP="008B036B">
      <w:pPr>
        <w:pStyle w:val="pbody"/>
        <w:rPr>
          <w:rFonts w:ascii="Times New Roman" w:hAnsi="Times New Roman" w:cs="Times New Roman"/>
        </w:rPr>
      </w:pPr>
      <w:bookmarkStart w:id="300" w:name="wp1135971"/>
      <w:bookmarkStart w:id="301" w:name="wp1135972"/>
      <w:bookmarkStart w:id="302" w:name="wp1135973"/>
      <w:bookmarkEnd w:id="300"/>
      <w:bookmarkEnd w:id="301"/>
      <w:bookmarkEnd w:id="302"/>
    </w:p>
    <w:p w:rsidR="008B036B" w:rsidRPr="008B036B" w:rsidRDefault="000923EF" w:rsidP="008B036B">
      <w:pPr>
        <w:pStyle w:val="pbody"/>
        <w:rPr>
          <w:rFonts w:ascii="Times New Roman" w:hAnsi="Times New Roman" w:cs="Times New Roman"/>
        </w:rPr>
      </w:pPr>
      <w:r w:rsidRPr="000923EF">
        <w:rPr>
          <w:rFonts w:ascii="Times New Roman" w:hAnsi="Times New Roman" w:cs="Times New Roman"/>
        </w:rPr>
        <w:t xml:space="preserve"> (a) </w:t>
      </w:r>
      <w:r w:rsidRPr="000923EF">
        <w:rPr>
          <w:rStyle w:val="Emphasis"/>
          <w:rFonts w:ascii="Times New Roman" w:hAnsi="Times New Roman" w:cs="Times New Roman"/>
        </w:rPr>
        <w:t>Definitions</w:t>
      </w:r>
      <w:r w:rsidRPr="000923EF">
        <w:rPr>
          <w:rFonts w:ascii="Times New Roman" w:hAnsi="Times New Roman" w:cs="Times New Roman"/>
        </w:rPr>
        <w:t xml:space="preserve">. See 13 CFR 125.6(e) for definitions of terms used in paragraph (d). </w:t>
      </w:r>
    </w:p>
    <w:p w:rsidR="008B036B" w:rsidRPr="008B036B" w:rsidRDefault="000923EF" w:rsidP="008B036B">
      <w:pPr>
        <w:pStyle w:val="pbody"/>
        <w:rPr>
          <w:rFonts w:ascii="Times New Roman" w:hAnsi="Times New Roman" w:cs="Times New Roman"/>
        </w:rPr>
      </w:pPr>
      <w:bookmarkStart w:id="303" w:name="wp1135974"/>
      <w:bookmarkEnd w:id="303"/>
      <w:r w:rsidRPr="000923EF">
        <w:rPr>
          <w:rFonts w:ascii="Times New Roman" w:hAnsi="Times New Roman" w:cs="Times New Roman"/>
        </w:rPr>
        <w:t xml:space="preserve">(b) Evaluation preference. </w:t>
      </w:r>
    </w:p>
    <w:p w:rsidR="008B036B" w:rsidRPr="008B036B" w:rsidRDefault="000923EF" w:rsidP="008B036B">
      <w:pPr>
        <w:pStyle w:val="pindented1"/>
        <w:rPr>
          <w:rFonts w:ascii="Times New Roman" w:hAnsi="Times New Roman" w:cs="Times New Roman"/>
        </w:rPr>
      </w:pPr>
      <w:bookmarkStart w:id="304" w:name="wp1135975"/>
      <w:bookmarkEnd w:id="304"/>
      <w:r w:rsidRPr="000923EF">
        <w:rPr>
          <w:rFonts w:ascii="Times New Roman" w:hAnsi="Times New Roman" w:cs="Times New Roman"/>
        </w:rPr>
        <w:t xml:space="preserve">(1) Offers will be evaluated by adding a factor of 10 percent to the price of all offers, except— </w:t>
      </w:r>
    </w:p>
    <w:p w:rsidR="008B036B" w:rsidRPr="008B036B" w:rsidRDefault="000923EF" w:rsidP="008B036B">
      <w:pPr>
        <w:pStyle w:val="pindented2"/>
        <w:rPr>
          <w:rFonts w:ascii="Times New Roman" w:hAnsi="Times New Roman" w:cs="Times New Roman"/>
        </w:rPr>
      </w:pPr>
      <w:bookmarkStart w:id="305" w:name="wp1135976"/>
      <w:bookmarkEnd w:id="305"/>
      <w:r w:rsidRPr="000923EF">
        <w:rPr>
          <w:rFonts w:ascii="Times New Roman" w:hAnsi="Times New Roman" w:cs="Times New Roman"/>
        </w:rPr>
        <w:t xml:space="preserve">(i) Offers from HUBZone small business concerns that have not waived the evaluation preference; and </w:t>
      </w:r>
    </w:p>
    <w:p w:rsidR="008B036B" w:rsidRPr="008B036B" w:rsidRDefault="000923EF" w:rsidP="008B036B">
      <w:pPr>
        <w:pStyle w:val="pindented2"/>
        <w:rPr>
          <w:rFonts w:ascii="Times New Roman" w:hAnsi="Times New Roman" w:cs="Times New Roman"/>
        </w:rPr>
      </w:pPr>
      <w:bookmarkStart w:id="306" w:name="wp1135977"/>
      <w:bookmarkEnd w:id="306"/>
      <w:r w:rsidRPr="000923EF">
        <w:rPr>
          <w:rFonts w:ascii="Times New Roman" w:hAnsi="Times New Roman" w:cs="Times New Roman"/>
        </w:rPr>
        <w:t xml:space="preserve">(ii) Otherwise successful offers from small business concerns. </w:t>
      </w:r>
    </w:p>
    <w:p w:rsidR="008B036B" w:rsidRPr="008B036B" w:rsidRDefault="000923EF" w:rsidP="008B036B">
      <w:pPr>
        <w:pStyle w:val="pindented1"/>
        <w:rPr>
          <w:rFonts w:ascii="Times New Roman" w:hAnsi="Times New Roman" w:cs="Times New Roman"/>
        </w:rPr>
      </w:pPr>
      <w:bookmarkStart w:id="307" w:name="wp1135980"/>
      <w:bookmarkEnd w:id="307"/>
      <w:r w:rsidRPr="000923EF">
        <w:rPr>
          <w:rFonts w:ascii="Times New Roman" w:hAnsi="Times New Roman" w:cs="Times New Roman"/>
        </w:rPr>
        <w:t xml:space="preserve">(2) The factor of 10 percent shall be applied on a line item basis or to any group of items on which award may be made. Other evaluation factors described in the solicitation shall be applied before application of the factor. </w:t>
      </w:r>
    </w:p>
    <w:p w:rsidR="008B036B" w:rsidRPr="008B036B" w:rsidRDefault="000923EF" w:rsidP="008B036B">
      <w:pPr>
        <w:pStyle w:val="pindented1"/>
        <w:rPr>
          <w:rFonts w:ascii="Times New Roman" w:hAnsi="Times New Roman" w:cs="Times New Roman"/>
        </w:rPr>
      </w:pPr>
      <w:bookmarkStart w:id="308" w:name="wp1135981"/>
      <w:bookmarkEnd w:id="308"/>
      <w:r w:rsidRPr="000923EF">
        <w:rPr>
          <w:rFonts w:ascii="Times New Roman" w:hAnsi="Times New Roman" w:cs="Times New Roman"/>
        </w:rPr>
        <w:t>(3) A concern that is both a HUBZone small business concern and a small disadvantaged business concern will receive the benefit of both the HUBZone small business price evaluation preference and the small disadvantaged business price evaluation adjustment (see FAR clause </w:t>
      </w:r>
      <w:hyperlink r:id="rId45" w:anchor="wp1136333" w:history="1">
        <w:r w:rsidRPr="000923EF">
          <w:rPr>
            <w:rStyle w:val="Hyperlink"/>
            <w:rFonts w:ascii="Times New Roman" w:hAnsi="Times New Roman" w:cs="Times New Roman"/>
          </w:rPr>
          <w:t>52.219-23</w:t>
        </w:r>
      </w:hyperlink>
      <w:r w:rsidRPr="000923EF">
        <w:rPr>
          <w:rFonts w:ascii="Times New Roman" w:hAnsi="Times New Roman" w:cs="Times New Roman"/>
        </w:rPr>
        <w:t xml:space="preserve">). Each applicable price evaluation preference or adjustment shall be calculated independently against an offeror’s base offer. These individual preference amounts shall be added together to arrive at the total evaluated price for that offer. </w:t>
      </w:r>
    </w:p>
    <w:p w:rsidR="008B036B" w:rsidRPr="008B036B" w:rsidRDefault="000923EF" w:rsidP="008B036B">
      <w:pPr>
        <w:pStyle w:val="pindented1"/>
        <w:rPr>
          <w:rFonts w:ascii="Times New Roman" w:hAnsi="Times New Roman" w:cs="Times New Roman"/>
        </w:rPr>
      </w:pPr>
      <w:bookmarkStart w:id="309" w:name="wp1142966"/>
      <w:bookmarkEnd w:id="309"/>
      <w:r w:rsidRPr="000923EF">
        <w:rPr>
          <w:rFonts w:ascii="Times New Roman" w:hAnsi="Times New Roman" w:cs="Times New Roman"/>
        </w:rPr>
        <w:t xml:space="preserve">(4) When the two highest rated offerors are a HUBZone small business concern and a large business, and the evaluated offer of the HUBZone small business concern is equal to the evaluated offer of the large business after considering the price evaluation preference, award will be made to the HUBZone small business concern. </w:t>
      </w:r>
    </w:p>
    <w:p w:rsidR="008B036B" w:rsidRPr="008B036B" w:rsidRDefault="000923EF" w:rsidP="008B036B">
      <w:pPr>
        <w:pStyle w:val="pbody"/>
        <w:rPr>
          <w:rFonts w:ascii="Times New Roman" w:hAnsi="Times New Roman" w:cs="Times New Roman"/>
        </w:rPr>
      </w:pPr>
      <w:bookmarkStart w:id="310" w:name="wp1135982"/>
      <w:bookmarkEnd w:id="310"/>
      <w:r w:rsidRPr="000923EF">
        <w:rPr>
          <w:rFonts w:ascii="Times New Roman" w:hAnsi="Times New Roman" w:cs="Times New Roman"/>
        </w:rPr>
        <w:t xml:space="preserve">(c) </w:t>
      </w:r>
      <w:r w:rsidRPr="000923EF">
        <w:rPr>
          <w:rStyle w:val="Emphasis"/>
          <w:rFonts w:ascii="Times New Roman" w:hAnsi="Times New Roman" w:cs="Times New Roman"/>
        </w:rPr>
        <w:t>Waiver of evaluation preference</w:t>
      </w:r>
      <w:r w:rsidRPr="000923EF">
        <w:rPr>
          <w:rFonts w:ascii="Times New Roman" w:hAnsi="Times New Roman" w:cs="Times New Roman"/>
        </w:rPr>
        <w:t xml:space="preserve">. A HUBZone small business concern may elect to waive the evaluation preference, in which case the factor will be added to its offer for evaluation purposes. The agreements in paragraphs (d) and (e) of this clause do not apply if the offeror has waived the evaluation preference. </w:t>
      </w:r>
    </w:p>
    <w:p w:rsidR="008B036B" w:rsidRPr="008B036B" w:rsidRDefault="000923EF" w:rsidP="008B036B">
      <w:pPr>
        <w:pStyle w:val="pbody"/>
        <w:rPr>
          <w:rFonts w:ascii="Times New Roman" w:hAnsi="Times New Roman" w:cs="Times New Roman"/>
        </w:rPr>
      </w:pPr>
      <w:bookmarkStart w:id="311" w:name="wp1135983"/>
      <w:bookmarkEnd w:id="311"/>
      <w:r w:rsidRPr="000923EF">
        <w:rPr>
          <w:rFonts w:ascii="Times New Roman" w:hAnsi="Times New Roman" w:cs="Times New Roman"/>
        </w:rPr>
        <w:t>o</w:t>
      </w:r>
      <w:r w:rsidRPr="000923EF">
        <w:rPr>
          <w:rFonts w:ascii="Times New Roman" w:hAnsi="Times New Roman" w:cs="Times New Roman" w:hint="eastAsia"/>
        </w:rPr>
        <w:t> </w:t>
      </w:r>
      <w:r w:rsidRPr="000923EF">
        <w:rPr>
          <w:rFonts w:ascii="Times New Roman" w:hAnsi="Times New Roman" w:cs="Times New Roman"/>
        </w:rPr>
        <w:t xml:space="preserve"> Offeror elects to waive the evaluation preference. </w:t>
      </w:r>
    </w:p>
    <w:p w:rsidR="008B036B" w:rsidRPr="008B036B" w:rsidRDefault="000923EF" w:rsidP="008B036B">
      <w:pPr>
        <w:pStyle w:val="pbody"/>
        <w:rPr>
          <w:rFonts w:ascii="Times New Roman" w:hAnsi="Times New Roman" w:cs="Times New Roman"/>
        </w:rPr>
      </w:pPr>
      <w:bookmarkStart w:id="312" w:name="wp1135984"/>
      <w:bookmarkEnd w:id="312"/>
      <w:r w:rsidRPr="000923EF">
        <w:rPr>
          <w:rFonts w:ascii="Times New Roman" w:hAnsi="Times New Roman" w:cs="Times New Roman"/>
        </w:rPr>
        <w:t xml:space="preserve">(d) </w:t>
      </w:r>
      <w:r w:rsidRPr="000923EF">
        <w:rPr>
          <w:rStyle w:val="Emphasis"/>
          <w:rFonts w:ascii="Times New Roman" w:hAnsi="Times New Roman" w:cs="Times New Roman"/>
        </w:rPr>
        <w:t>Agreement</w:t>
      </w:r>
      <w:r w:rsidRPr="000923EF">
        <w:rPr>
          <w:rFonts w:ascii="Times New Roman" w:hAnsi="Times New Roman" w:cs="Times New Roman"/>
        </w:rPr>
        <w:t xml:space="preserve">. A HUBZone small business concern agrees that in the performance of the contract, in the case of a contract for— </w:t>
      </w:r>
    </w:p>
    <w:p w:rsidR="008B036B" w:rsidRPr="008B036B" w:rsidRDefault="000923EF" w:rsidP="008B036B">
      <w:pPr>
        <w:pStyle w:val="pindented1"/>
        <w:rPr>
          <w:rFonts w:ascii="Times New Roman" w:hAnsi="Times New Roman" w:cs="Times New Roman"/>
        </w:rPr>
      </w:pPr>
      <w:bookmarkStart w:id="313" w:name="wp1135985"/>
      <w:bookmarkEnd w:id="313"/>
      <w:r w:rsidRPr="000923EF">
        <w:rPr>
          <w:rFonts w:ascii="Times New Roman" w:hAnsi="Times New Roman" w:cs="Times New Roman"/>
        </w:rPr>
        <w:t xml:space="preserve">(1) Services (except construction), at least 50 percent of the cost of personnel for contract performance will be spent for employees of the concern or employees of other HUBZone small business concerns; </w:t>
      </w:r>
    </w:p>
    <w:p w:rsidR="008B036B" w:rsidRPr="008B036B" w:rsidRDefault="000923EF" w:rsidP="008B036B">
      <w:pPr>
        <w:pStyle w:val="pindented1"/>
        <w:rPr>
          <w:rFonts w:ascii="Times New Roman" w:hAnsi="Times New Roman" w:cs="Times New Roman"/>
        </w:rPr>
      </w:pPr>
      <w:bookmarkStart w:id="314" w:name="wp1135986"/>
      <w:bookmarkEnd w:id="314"/>
      <w:r w:rsidRPr="000923EF">
        <w:rPr>
          <w:rFonts w:ascii="Times New Roman" w:hAnsi="Times New Roman" w:cs="Times New Roman"/>
        </w:rPr>
        <w:lastRenderedPageBreak/>
        <w:t xml:space="preserve">(2) Supplies (other than procurement from a </w:t>
      </w:r>
      <w:r w:rsidR="00753CC6" w:rsidRPr="000923EF">
        <w:rPr>
          <w:rFonts w:ascii="Times New Roman" w:hAnsi="Times New Roman" w:cs="Times New Roman"/>
        </w:rPr>
        <w:t>non-manufacturer</w:t>
      </w:r>
      <w:r w:rsidRPr="000923EF">
        <w:rPr>
          <w:rFonts w:ascii="Times New Roman" w:hAnsi="Times New Roman" w:cs="Times New Roman"/>
        </w:rPr>
        <w:t xml:space="preserve"> of such supplies), at least 50 percent of the cost of manufacturing, excluding the cost of materials, will be performed by the concern or other HUBZone small business concerns; </w:t>
      </w:r>
    </w:p>
    <w:p w:rsidR="008B036B" w:rsidRPr="008B036B" w:rsidRDefault="000923EF" w:rsidP="008B036B">
      <w:pPr>
        <w:pStyle w:val="pindented1"/>
        <w:rPr>
          <w:rFonts w:ascii="Times New Roman" w:hAnsi="Times New Roman" w:cs="Times New Roman"/>
        </w:rPr>
      </w:pPr>
      <w:bookmarkStart w:id="315" w:name="wp1142981"/>
      <w:bookmarkEnd w:id="315"/>
      <w:r w:rsidRPr="000923EF">
        <w:rPr>
          <w:rFonts w:ascii="Times New Roman" w:hAnsi="Times New Roman" w:cs="Times New Roman"/>
        </w:rPr>
        <w:t xml:space="preserve">(3) General construction. </w:t>
      </w:r>
    </w:p>
    <w:p w:rsidR="008B036B" w:rsidRPr="008B036B" w:rsidRDefault="000923EF" w:rsidP="008B036B">
      <w:pPr>
        <w:pStyle w:val="pindented2"/>
        <w:rPr>
          <w:rFonts w:ascii="Times New Roman" w:hAnsi="Times New Roman" w:cs="Times New Roman"/>
        </w:rPr>
      </w:pPr>
      <w:bookmarkStart w:id="316" w:name="wp1143071"/>
      <w:bookmarkEnd w:id="316"/>
      <w:r w:rsidRPr="000923EF">
        <w:rPr>
          <w:rFonts w:ascii="Times New Roman" w:hAnsi="Times New Roman" w:cs="Times New Roman"/>
        </w:rPr>
        <w:t xml:space="preserve">(i) At least 15 percent of the cost of contract performance to be incurred for personnel will be spent on the prime contractor’s employees; </w:t>
      </w:r>
    </w:p>
    <w:p w:rsidR="008B036B" w:rsidRPr="008B036B" w:rsidRDefault="000923EF" w:rsidP="008B036B">
      <w:pPr>
        <w:pStyle w:val="pindented2"/>
        <w:rPr>
          <w:rFonts w:ascii="Times New Roman" w:hAnsi="Times New Roman" w:cs="Times New Roman"/>
        </w:rPr>
      </w:pPr>
      <w:bookmarkStart w:id="317" w:name="wp1142983"/>
      <w:bookmarkEnd w:id="317"/>
      <w:r w:rsidRPr="000923EF">
        <w:rPr>
          <w:rFonts w:ascii="Times New Roman" w:hAnsi="Times New Roman" w:cs="Times New Roman"/>
        </w:rPr>
        <w:t xml:space="preserve">(ii) At least 50 percent of the cost of the contract performance to be incurred for personnel will be spent on the prime contractor’s employees or on a combination of the prime contractor’s employees and employees of HUBZone small business concern subcontractors; </w:t>
      </w:r>
    </w:p>
    <w:p w:rsidR="008B036B" w:rsidRPr="008B036B" w:rsidRDefault="000923EF" w:rsidP="008B036B">
      <w:pPr>
        <w:pStyle w:val="pindented2"/>
        <w:rPr>
          <w:rFonts w:ascii="Times New Roman" w:hAnsi="Times New Roman" w:cs="Times New Roman"/>
        </w:rPr>
      </w:pPr>
      <w:bookmarkStart w:id="318" w:name="wp1142985"/>
      <w:bookmarkEnd w:id="318"/>
      <w:r w:rsidRPr="000923EF">
        <w:rPr>
          <w:rFonts w:ascii="Times New Roman" w:hAnsi="Times New Roman" w:cs="Times New Roman"/>
        </w:rPr>
        <w:t xml:space="preserve">(iii) No more than 50 percent of the cost of contract performance to be incurred for personnel will be subcontracted to concerns that are not HUBZone small business concerns; or </w:t>
      </w:r>
    </w:p>
    <w:p w:rsidR="008B036B" w:rsidRPr="008B036B" w:rsidRDefault="000923EF" w:rsidP="008B036B">
      <w:pPr>
        <w:pStyle w:val="pindented1"/>
        <w:rPr>
          <w:rFonts w:ascii="Times New Roman" w:hAnsi="Times New Roman" w:cs="Times New Roman"/>
        </w:rPr>
      </w:pPr>
      <w:bookmarkStart w:id="319" w:name="wp1142987"/>
      <w:bookmarkEnd w:id="319"/>
      <w:r w:rsidRPr="000923EF">
        <w:rPr>
          <w:rFonts w:ascii="Times New Roman" w:hAnsi="Times New Roman" w:cs="Times New Roman"/>
        </w:rPr>
        <w:t xml:space="preserve">(4) Construction by special trade contractors. </w:t>
      </w:r>
    </w:p>
    <w:p w:rsidR="008B036B" w:rsidRPr="008B036B" w:rsidRDefault="000923EF" w:rsidP="008B036B">
      <w:pPr>
        <w:pStyle w:val="pindented2"/>
        <w:rPr>
          <w:rFonts w:ascii="Times New Roman" w:hAnsi="Times New Roman" w:cs="Times New Roman"/>
        </w:rPr>
      </w:pPr>
      <w:bookmarkStart w:id="320" w:name="wp1143079"/>
      <w:bookmarkEnd w:id="320"/>
      <w:r w:rsidRPr="000923EF">
        <w:rPr>
          <w:rFonts w:ascii="Times New Roman" w:hAnsi="Times New Roman" w:cs="Times New Roman"/>
        </w:rPr>
        <w:t xml:space="preserve">(i) At least 25 percent of the cost of contract performance to be incurred for personnel will be spent on the prime contractor’s employees; </w:t>
      </w:r>
    </w:p>
    <w:p w:rsidR="008B036B" w:rsidRPr="008B036B" w:rsidRDefault="000923EF" w:rsidP="008B036B">
      <w:pPr>
        <w:pStyle w:val="pindented2"/>
        <w:rPr>
          <w:rFonts w:ascii="Times New Roman" w:hAnsi="Times New Roman" w:cs="Times New Roman"/>
        </w:rPr>
      </w:pPr>
      <w:bookmarkStart w:id="321" w:name="wp1142989"/>
      <w:bookmarkEnd w:id="321"/>
      <w:r w:rsidRPr="000923EF">
        <w:rPr>
          <w:rFonts w:ascii="Times New Roman" w:hAnsi="Times New Roman" w:cs="Times New Roman"/>
        </w:rPr>
        <w:t xml:space="preserve">(ii) At least 50 percent of the cost of the contract performance to be incurred for personnel will be spent on the prime contractor’s employees or on a combination of the prime contractor’s employees and employees of HUBZone small business concern subcontractors; </w:t>
      </w:r>
    </w:p>
    <w:p w:rsidR="008B036B" w:rsidRPr="008B036B" w:rsidRDefault="000923EF" w:rsidP="008B036B">
      <w:pPr>
        <w:pStyle w:val="pindented2"/>
        <w:rPr>
          <w:rFonts w:ascii="Times New Roman" w:hAnsi="Times New Roman" w:cs="Times New Roman"/>
        </w:rPr>
      </w:pPr>
      <w:bookmarkStart w:id="322" w:name="wp1142991"/>
      <w:bookmarkEnd w:id="322"/>
      <w:r w:rsidRPr="000923EF">
        <w:rPr>
          <w:rFonts w:ascii="Times New Roman" w:hAnsi="Times New Roman" w:cs="Times New Roman"/>
        </w:rPr>
        <w:t xml:space="preserve">(iii) No more than 50 percent of the cost of contract performance to be incurred for personnel will be subcontracted to concerns that are not HUBZone small business concerns. </w:t>
      </w:r>
    </w:p>
    <w:p w:rsidR="008B036B" w:rsidRPr="008B036B" w:rsidRDefault="000923EF" w:rsidP="008B036B">
      <w:pPr>
        <w:pStyle w:val="pbody"/>
        <w:rPr>
          <w:rFonts w:ascii="Times New Roman" w:hAnsi="Times New Roman" w:cs="Times New Roman"/>
        </w:rPr>
      </w:pPr>
      <w:bookmarkStart w:id="323" w:name="wp1142993"/>
      <w:bookmarkEnd w:id="323"/>
      <w:r w:rsidRPr="000923EF">
        <w:rPr>
          <w:rFonts w:ascii="Times New Roman" w:hAnsi="Times New Roman" w:cs="Times New Roman"/>
        </w:rPr>
        <w:t xml:space="preserve">(e) A HUBZone joint venture agrees that the aggregate of the HUBZone small business concerns to the joint venture, not each concern separately, will perform the applicable percentage of work requirements. </w:t>
      </w:r>
    </w:p>
    <w:p w:rsidR="008B036B" w:rsidRPr="008B036B" w:rsidRDefault="000923EF" w:rsidP="008B036B">
      <w:pPr>
        <w:pStyle w:val="pbody"/>
        <w:rPr>
          <w:rFonts w:ascii="Times New Roman" w:hAnsi="Times New Roman" w:cs="Times New Roman"/>
        </w:rPr>
      </w:pPr>
      <w:bookmarkStart w:id="324" w:name="wp1142995"/>
      <w:bookmarkEnd w:id="324"/>
      <w:r w:rsidRPr="000923EF">
        <w:rPr>
          <w:rFonts w:ascii="Times New Roman" w:hAnsi="Times New Roman" w:cs="Times New Roman"/>
        </w:rPr>
        <w:t xml:space="preserve">(f)(1) When the total value of the contract exceeds $25,000, a HUBZone small business concern </w:t>
      </w:r>
      <w:r w:rsidR="00753CC6" w:rsidRPr="000923EF">
        <w:rPr>
          <w:rFonts w:ascii="Times New Roman" w:hAnsi="Times New Roman" w:cs="Times New Roman"/>
        </w:rPr>
        <w:t>non-manufacturer</w:t>
      </w:r>
      <w:r w:rsidRPr="000923EF">
        <w:rPr>
          <w:rFonts w:ascii="Times New Roman" w:hAnsi="Times New Roman" w:cs="Times New Roman"/>
        </w:rPr>
        <w:t xml:space="preserve"> agrees to furnish in performing this contract only end items manufactured or produced by HUBZone small business concern manufacturers. </w:t>
      </w:r>
    </w:p>
    <w:p w:rsidR="008B036B" w:rsidRPr="008B036B" w:rsidRDefault="000923EF" w:rsidP="008B036B">
      <w:pPr>
        <w:pStyle w:val="pindented1"/>
        <w:rPr>
          <w:rFonts w:ascii="Times New Roman" w:hAnsi="Times New Roman" w:cs="Times New Roman"/>
        </w:rPr>
      </w:pPr>
      <w:bookmarkStart w:id="325" w:name="wp1142997"/>
      <w:bookmarkEnd w:id="325"/>
      <w:r w:rsidRPr="000923EF">
        <w:rPr>
          <w:rFonts w:ascii="Times New Roman" w:hAnsi="Times New Roman" w:cs="Times New Roman"/>
        </w:rPr>
        <w:t xml:space="preserve">(2) When the total value of the contract is equal to or less than $25,000, a HUBZone small business concern </w:t>
      </w:r>
      <w:r w:rsidR="00753CC6" w:rsidRPr="000923EF">
        <w:rPr>
          <w:rFonts w:ascii="Times New Roman" w:hAnsi="Times New Roman" w:cs="Times New Roman"/>
        </w:rPr>
        <w:t>non-manufacturer</w:t>
      </w:r>
      <w:r w:rsidRPr="000923EF">
        <w:rPr>
          <w:rFonts w:ascii="Times New Roman" w:hAnsi="Times New Roman" w:cs="Times New Roman"/>
        </w:rPr>
        <w:t xml:space="preserve"> may provide end items manufactured by other than a HUBZone small business concern manufacturer provided the end items are produced or manufactured in the United States. </w:t>
      </w:r>
    </w:p>
    <w:p w:rsidR="008B036B" w:rsidRPr="008B036B" w:rsidRDefault="000923EF" w:rsidP="008B036B">
      <w:pPr>
        <w:pStyle w:val="pindented1"/>
        <w:rPr>
          <w:rFonts w:ascii="Times New Roman" w:hAnsi="Times New Roman" w:cs="Times New Roman"/>
        </w:rPr>
      </w:pPr>
      <w:bookmarkStart w:id="326" w:name="wp1142999"/>
      <w:bookmarkEnd w:id="326"/>
      <w:r w:rsidRPr="000923EF">
        <w:rPr>
          <w:rFonts w:ascii="Times New Roman" w:hAnsi="Times New Roman" w:cs="Times New Roman"/>
        </w:rPr>
        <w:t xml:space="preserve">(3) Paragraphs (f)(1) and (f)(2) of this section do not apply in connection with construction or service contracts. </w:t>
      </w:r>
    </w:p>
    <w:p w:rsidR="008B036B" w:rsidRPr="008B036B" w:rsidRDefault="000923EF" w:rsidP="008B036B">
      <w:pPr>
        <w:pStyle w:val="pbody"/>
        <w:rPr>
          <w:rFonts w:ascii="Times New Roman" w:hAnsi="Times New Roman" w:cs="Times New Roman"/>
        </w:rPr>
      </w:pPr>
      <w:bookmarkStart w:id="327" w:name="wp1143001"/>
      <w:bookmarkEnd w:id="327"/>
      <w:r w:rsidRPr="000923EF">
        <w:rPr>
          <w:rFonts w:ascii="Times New Roman" w:hAnsi="Times New Roman" w:cs="Times New Roman"/>
        </w:rPr>
        <w:t xml:space="preserve">(g) </w:t>
      </w:r>
      <w:r w:rsidRPr="000923EF">
        <w:rPr>
          <w:rStyle w:val="Emphasis"/>
          <w:rFonts w:ascii="Times New Roman" w:hAnsi="Times New Roman" w:cs="Times New Roman"/>
        </w:rPr>
        <w:t>Notice</w:t>
      </w:r>
      <w:r w:rsidRPr="000923EF">
        <w:rPr>
          <w:rFonts w:ascii="Times New Roman" w:hAnsi="Times New Roman" w:cs="Times New Roman"/>
        </w:rPr>
        <w:t xml:space="preserve">. The HUBZone small business offeror acknowledges that a prospective HUBZone awardee must be a HUBZone small business concern at the time of award of this contract. The HUBZone offeror shall provide the Contracting Officer a copy of the notice required by 13 CFR 126.501 if material changes occur before contract award that could affect its HUBZone eligibility. If the apparently successful HUBZone offeror is not a HUBZone small business concern at the time of award of this contract, the Contracting Officer will proceed to award to the next otherwise successful HUBZone small business concern or other offeror. </w:t>
      </w:r>
    </w:p>
    <w:p w:rsidR="008B036B" w:rsidRPr="008B036B" w:rsidRDefault="000923EF" w:rsidP="008B036B">
      <w:pPr>
        <w:pStyle w:val="pbodyctr"/>
        <w:rPr>
          <w:rFonts w:ascii="Times New Roman" w:hAnsi="Times New Roman" w:cs="Times New Roman"/>
        </w:rPr>
      </w:pPr>
      <w:bookmarkStart w:id="328" w:name="wp1135991"/>
      <w:bookmarkEnd w:id="328"/>
      <w:r w:rsidRPr="000923EF">
        <w:rPr>
          <w:rFonts w:ascii="Times New Roman" w:hAnsi="Times New Roman" w:cs="Times New Roman"/>
        </w:rPr>
        <w:t>(End of clause</w:t>
      </w:r>
      <w:r w:rsidR="008B036B">
        <w:rPr>
          <w:rFonts w:ascii="Times New Roman" w:hAnsi="Times New Roman" w:cs="Times New Roman"/>
        </w:rPr>
        <w:t>)</w:t>
      </w:r>
    </w:p>
    <w:p w:rsidR="008B036B" w:rsidRPr="00C32362" w:rsidRDefault="008B036B" w:rsidP="008B036B">
      <w:pPr>
        <w:pStyle w:val="Heading3"/>
      </w:pPr>
      <w:bookmarkStart w:id="329" w:name="_Toc364329285"/>
      <w:bookmarkStart w:id="330" w:name="_Toc370288249"/>
      <w:r w:rsidRPr="00C32362">
        <w:t>A.1.</w:t>
      </w:r>
      <w:r>
        <w:t>40</w:t>
      </w:r>
      <w:r w:rsidRPr="00C32362">
        <w:t xml:space="preserve">. </w:t>
      </w:r>
      <w:r w:rsidR="000923EF" w:rsidRPr="000923EF">
        <w:t>SPECIAL 8(A) CONTRACT CONDITIONS</w:t>
      </w:r>
      <w:r w:rsidRPr="00C32362">
        <w:t xml:space="preserve"> (</w:t>
      </w:r>
      <w:r>
        <w:t>52.219</w:t>
      </w:r>
      <w:r>
        <w:noBreakHyphen/>
        <w:t>11</w:t>
      </w:r>
      <w:r w:rsidRPr="00C32362">
        <w:t>) (</w:t>
      </w:r>
      <w:r>
        <w:t>FEB 1990</w:t>
      </w:r>
      <w:r w:rsidRPr="00C32362">
        <w:t>)</w:t>
      </w:r>
      <w:bookmarkEnd w:id="329"/>
      <w:bookmarkEnd w:id="330"/>
    </w:p>
    <w:p w:rsidR="008B036B" w:rsidRPr="008B036B" w:rsidRDefault="008B036B" w:rsidP="008B036B">
      <w:pPr>
        <w:pStyle w:val="pbody"/>
        <w:rPr>
          <w:rFonts w:ascii="Times New Roman" w:hAnsi="Times New Roman" w:cs="Times New Roman"/>
        </w:rPr>
      </w:pPr>
      <w:bookmarkStart w:id="331" w:name="wp1136153"/>
      <w:bookmarkStart w:id="332" w:name="wp1136154"/>
      <w:bookmarkStart w:id="333" w:name="wp1136155"/>
      <w:bookmarkEnd w:id="331"/>
      <w:bookmarkEnd w:id="332"/>
      <w:bookmarkEnd w:id="333"/>
    </w:p>
    <w:p w:rsidR="008B036B" w:rsidRPr="008B036B" w:rsidRDefault="000923EF" w:rsidP="008B036B">
      <w:pPr>
        <w:pStyle w:val="pbody"/>
        <w:rPr>
          <w:rFonts w:ascii="Times New Roman" w:hAnsi="Times New Roman" w:cs="Times New Roman"/>
        </w:rPr>
      </w:pPr>
      <w:r w:rsidRPr="000923EF">
        <w:rPr>
          <w:rFonts w:ascii="Times New Roman" w:hAnsi="Times New Roman" w:cs="Times New Roman"/>
        </w:rPr>
        <w:t xml:space="preserve">The Small Business Administration (SBA) agrees to the following: </w:t>
      </w:r>
    </w:p>
    <w:p w:rsidR="008B036B" w:rsidRPr="008B036B" w:rsidRDefault="000923EF" w:rsidP="008B036B">
      <w:pPr>
        <w:pStyle w:val="pbody"/>
        <w:rPr>
          <w:rFonts w:ascii="Times New Roman" w:hAnsi="Times New Roman" w:cs="Times New Roman"/>
        </w:rPr>
      </w:pPr>
      <w:bookmarkStart w:id="334" w:name="wp1136156"/>
      <w:bookmarkEnd w:id="334"/>
      <w:r w:rsidRPr="000923EF">
        <w:rPr>
          <w:rFonts w:ascii="Times New Roman" w:hAnsi="Times New Roman" w:cs="Times New Roman"/>
        </w:rPr>
        <w:t>(a) To furnish the supplies or services set forth in this contract according to the specifications and the terms and conditions hereof by subcontracting with an eligible concern pursuant to the provisions of section 8(a) of the Small Business Act, as amended (</w:t>
      </w:r>
      <w:hyperlink r:id="rId46" w:history="1">
        <w:r w:rsidRPr="000923EF">
          <w:rPr>
            <w:rStyle w:val="Hyperlink"/>
            <w:rFonts w:ascii="Times New Roman" w:hAnsi="Times New Roman" w:cs="Times New Roman"/>
          </w:rPr>
          <w:t>15 U.S.C. 637(a)</w:t>
        </w:r>
      </w:hyperlink>
      <w:r w:rsidRPr="000923EF">
        <w:rPr>
          <w:rFonts w:ascii="Times New Roman" w:hAnsi="Times New Roman" w:cs="Times New Roman"/>
        </w:rPr>
        <w:t xml:space="preserve">). </w:t>
      </w:r>
    </w:p>
    <w:p w:rsidR="008B036B" w:rsidRPr="008B036B" w:rsidRDefault="000923EF" w:rsidP="008B036B">
      <w:pPr>
        <w:pStyle w:val="pbody"/>
        <w:rPr>
          <w:rFonts w:ascii="Times New Roman" w:hAnsi="Times New Roman" w:cs="Times New Roman"/>
        </w:rPr>
      </w:pPr>
      <w:bookmarkStart w:id="335" w:name="wp1136157"/>
      <w:bookmarkEnd w:id="335"/>
      <w:r w:rsidRPr="000923EF">
        <w:rPr>
          <w:rFonts w:ascii="Times New Roman" w:hAnsi="Times New Roman" w:cs="Times New Roman"/>
        </w:rPr>
        <w:t xml:space="preserve">(b) That in the event SBA does not award a subcontract for all or a part of the work hereunder, this contract may be terminated either in whole or in part without cost to either party. </w:t>
      </w:r>
    </w:p>
    <w:p w:rsidR="008B036B" w:rsidRPr="008B036B" w:rsidRDefault="000923EF" w:rsidP="008B036B">
      <w:pPr>
        <w:pStyle w:val="pbody"/>
        <w:rPr>
          <w:rFonts w:ascii="Times New Roman" w:hAnsi="Times New Roman" w:cs="Times New Roman"/>
        </w:rPr>
      </w:pPr>
      <w:bookmarkStart w:id="336" w:name="wp1136158"/>
      <w:bookmarkEnd w:id="336"/>
      <w:r w:rsidRPr="000923EF">
        <w:rPr>
          <w:rFonts w:ascii="Times New Roman" w:hAnsi="Times New Roman" w:cs="Times New Roman"/>
        </w:rPr>
        <w:lastRenderedPageBreak/>
        <w:t>(c) Except for novation agreements and advance payments, delegate to the _________ [</w:t>
      </w:r>
      <w:r w:rsidRPr="000923EF">
        <w:rPr>
          <w:rStyle w:val="Emphasis"/>
          <w:rFonts w:ascii="Times New Roman" w:hAnsi="Times New Roman" w:cs="Times New Roman"/>
        </w:rPr>
        <w:t>insert name of contracting agency</w:t>
      </w:r>
      <w:r w:rsidRPr="000923EF">
        <w:rPr>
          <w:rFonts w:ascii="Times New Roman" w:hAnsi="Times New Roman" w:cs="Times New Roman"/>
        </w:rPr>
        <w:t>] the responsibility for administering the subcontract to be awarded hereunder with complete authority to take any action on behalf of the Government under the terms and conditions of the subcontract; provided, however, that the _________ [</w:t>
      </w:r>
      <w:r w:rsidRPr="000923EF">
        <w:rPr>
          <w:rStyle w:val="Emphasis"/>
          <w:rFonts w:ascii="Times New Roman" w:hAnsi="Times New Roman" w:cs="Times New Roman"/>
        </w:rPr>
        <w:t>insert name of contracting agency</w:t>
      </w:r>
      <w:r w:rsidRPr="000923EF">
        <w:rPr>
          <w:rFonts w:ascii="Times New Roman" w:hAnsi="Times New Roman" w:cs="Times New Roman"/>
        </w:rPr>
        <w:t xml:space="preserve">] shall give advance notice to the SBA before it issues a final notice terminating the right of a subcontractor to proceed with further performance, either in whole or in part, under the subcontract for default or for the convenience of the Government. </w:t>
      </w:r>
    </w:p>
    <w:p w:rsidR="008B036B" w:rsidRPr="008B036B" w:rsidRDefault="000923EF" w:rsidP="008B036B">
      <w:pPr>
        <w:pStyle w:val="pbody"/>
        <w:rPr>
          <w:rFonts w:ascii="Times New Roman" w:hAnsi="Times New Roman" w:cs="Times New Roman"/>
        </w:rPr>
      </w:pPr>
      <w:bookmarkStart w:id="337" w:name="wp1136159"/>
      <w:bookmarkEnd w:id="337"/>
      <w:r w:rsidRPr="000923EF">
        <w:rPr>
          <w:rFonts w:ascii="Times New Roman" w:hAnsi="Times New Roman" w:cs="Times New Roman"/>
        </w:rPr>
        <w:t>(d) That payments to be made under any subcontract awarded under this contract will be made directly to the subcontractor by the ___________ [</w:t>
      </w:r>
      <w:r w:rsidRPr="000923EF">
        <w:rPr>
          <w:rStyle w:val="Emphasis"/>
          <w:rFonts w:ascii="Times New Roman" w:hAnsi="Times New Roman" w:cs="Times New Roman"/>
        </w:rPr>
        <w:t>insert name of contracting agency</w:t>
      </w:r>
      <w:r w:rsidRPr="000923EF">
        <w:rPr>
          <w:rFonts w:ascii="Times New Roman" w:hAnsi="Times New Roman" w:cs="Times New Roman"/>
        </w:rPr>
        <w:t xml:space="preserve">]. </w:t>
      </w:r>
    </w:p>
    <w:p w:rsidR="008B036B" w:rsidRPr="008B036B" w:rsidRDefault="000923EF" w:rsidP="008B036B">
      <w:pPr>
        <w:pStyle w:val="pbody"/>
        <w:rPr>
          <w:rFonts w:ascii="Times New Roman" w:hAnsi="Times New Roman" w:cs="Times New Roman"/>
        </w:rPr>
      </w:pPr>
      <w:bookmarkStart w:id="338" w:name="wp1136160"/>
      <w:bookmarkEnd w:id="338"/>
      <w:r w:rsidRPr="000923EF">
        <w:rPr>
          <w:rFonts w:ascii="Times New Roman" w:hAnsi="Times New Roman" w:cs="Times New Roman"/>
        </w:rPr>
        <w:t xml:space="preserve">(e) That the subcontractor awarded a subcontract hereunder shall have the right of appeal from decisions of the Contracting Officer cognizable under the “Disputes” clause of said subcontract. </w:t>
      </w:r>
    </w:p>
    <w:p w:rsidR="008B036B" w:rsidRPr="008B036B" w:rsidRDefault="000923EF" w:rsidP="008B036B">
      <w:pPr>
        <w:pStyle w:val="pbody"/>
        <w:rPr>
          <w:rFonts w:ascii="Times New Roman" w:hAnsi="Times New Roman" w:cs="Times New Roman"/>
        </w:rPr>
      </w:pPr>
      <w:bookmarkStart w:id="339" w:name="wp1136161"/>
      <w:bookmarkEnd w:id="339"/>
      <w:r w:rsidRPr="000923EF">
        <w:rPr>
          <w:rFonts w:ascii="Times New Roman" w:hAnsi="Times New Roman" w:cs="Times New Roman"/>
        </w:rPr>
        <w:t>(f) To notify the _________ [</w:t>
      </w:r>
      <w:r w:rsidRPr="000923EF">
        <w:rPr>
          <w:rStyle w:val="Emphasis"/>
          <w:rFonts w:ascii="Times New Roman" w:hAnsi="Times New Roman" w:cs="Times New Roman"/>
        </w:rPr>
        <w:t>insert name of contracting agency</w:t>
      </w:r>
      <w:r w:rsidRPr="000923EF">
        <w:rPr>
          <w:rFonts w:ascii="Times New Roman" w:hAnsi="Times New Roman" w:cs="Times New Roman"/>
        </w:rPr>
        <w:t xml:space="preserve">] Contracting Officer immediately upon notification by the subcontractor that the owner or owners upon whom 8(a) eligibility was based plan to relinquish ownership or control of the concern. </w:t>
      </w:r>
    </w:p>
    <w:p w:rsidR="008B036B" w:rsidRDefault="000923EF" w:rsidP="008B036B">
      <w:pPr>
        <w:pStyle w:val="pbodyctr"/>
        <w:rPr>
          <w:rFonts w:ascii="Times New Roman" w:hAnsi="Times New Roman" w:cs="Times New Roman"/>
        </w:rPr>
      </w:pPr>
      <w:bookmarkStart w:id="340" w:name="wp1136162"/>
      <w:bookmarkEnd w:id="340"/>
      <w:r w:rsidRPr="000923EF">
        <w:rPr>
          <w:rFonts w:ascii="Times New Roman" w:hAnsi="Times New Roman" w:cs="Times New Roman"/>
        </w:rPr>
        <w:t xml:space="preserve">(End of clause) </w:t>
      </w:r>
    </w:p>
    <w:p w:rsidR="00C85A60" w:rsidRPr="00C85A60" w:rsidRDefault="00C85A60" w:rsidP="00C85A60">
      <w:pPr>
        <w:pStyle w:val="Heading3"/>
      </w:pPr>
      <w:bookmarkStart w:id="341" w:name="wp1136176"/>
      <w:bookmarkStart w:id="342" w:name="wp1136177"/>
      <w:bookmarkStart w:id="343" w:name="_Toc364329286"/>
      <w:bookmarkStart w:id="344" w:name="_Toc370288250"/>
      <w:bookmarkEnd w:id="341"/>
      <w:bookmarkEnd w:id="342"/>
      <w:r w:rsidRPr="00C32362">
        <w:t>A</w:t>
      </w:r>
      <w:r w:rsidRPr="00C85A60">
        <w:t>.1.41. LIMITATIONS ON SUBCONTRACTING (52.219</w:t>
      </w:r>
      <w:r w:rsidRPr="00C85A60">
        <w:noBreakHyphen/>
        <w:t>14) (NOV 2011)</w:t>
      </w:r>
      <w:bookmarkEnd w:id="343"/>
      <w:bookmarkEnd w:id="344"/>
    </w:p>
    <w:p w:rsidR="00570E8E" w:rsidRDefault="00570E8E" w:rsidP="00C85A60">
      <w:pPr>
        <w:pStyle w:val="pbody"/>
        <w:spacing w:line="173" w:lineRule="atLeast"/>
        <w:rPr>
          <w:rFonts w:ascii="Times New Roman" w:hAnsi="Times New Roman" w:cs="Times New Roman"/>
        </w:rPr>
      </w:pPr>
      <w:bookmarkStart w:id="345" w:name="wp1136178"/>
      <w:bookmarkEnd w:id="345"/>
    </w:p>
    <w:p w:rsidR="00C85A60" w:rsidRPr="00C85A60" w:rsidRDefault="00B510B4" w:rsidP="00C85A60">
      <w:pPr>
        <w:pStyle w:val="pbody"/>
        <w:spacing w:line="173" w:lineRule="atLeast"/>
        <w:rPr>
          <w:rFonts w:ascii="Times New Roman" w:hAnsi="Times New Roman" w:cs="Times New Roman"/>
        </w:rPr>
      </w:pPr>
      <w:r w:rsidRPr="00B510B4">
        <w:rPr>
          <w:rFonts w:ascii="Times New Roman" w:hAnsi="Times New Roman" w:cs="Times New Roman"/>
        </w:rPr>
        <w:t xml:space="preserve"> (a) This clause does not apply to the unrestricted portion of a partial set-aside.</w:t>
      </w:r>
    </w:p>
    <w:p w:rsidR="00C85A60" w:rsidRPr="00C85A60" w:rsidRDefault="00B510B4" w:rsidP="00C85A60">
      <w:pPr>
        <w:pStyle w:val="pbody"/>
        <w:spacing w:line="173" w:lineRule="atLeast"/>
        <w:rPr>
          <w:rFonts w:ascii="Times New Roman" w:hAnsi="Times New Roman" w:cs="Times New Roman"/>
        </w:rPr>
      </w:pPr>
      <w:bookmarkStart w:id="346" w:name="wp1145407"/>
      <w:bookmarkEnd w:id="346"/>
      <w:r w:rsidRPr="00B510B4">
        <w:rPr>
          <w:rFonts w:ascii="Times New Roman" w:hAnsi="Times New Roman" w:cs="Times New Roman"/>
        </w:rPr>
        <w:t>(b)</w:t>
      </w:r>
      <w:r w:rsidRPr="00B510B4">
        <w:rPr>
          <w:rStyle w:val="apple-converted-space"/>
          <w:rFonts w:ascii="Times New Roman" w:hAnsi="Times New Roman"/>
        </w:rPr>
        <w:t> </w:t>
      </w:r>
      <w:r w:rsidRPr="00B510B4">
        <w:rPr>
          <w:rStyle w:val="Emphasis"/>
          <w:rFonts w:ascii="Times New Roman" w:hAnsi="Times New Roman" w:cs="Times New Roman"/>
        </w:rPr>
        <w:t>Applicability</w:t>
      </w:r>
      <w:r w:rsidRPr="00B510B4">
        <w:rPr>
          <w:rFonts w:ascii="Times New Roman" w:hAnsi="Times New Roman" w:cs="Times New Roman"/>
        </w:rPr>
        <w:t>. This clause applies only to—</w:t>
      </w:r>
    </w:p>
    <w:p w:rsidR="00C85A60" w:rsidRPr="00C85A60" w:rsidRDefault="00B510B4" w:rsidP="00C85A60">
      <w:pPr>
        <w:pStyle w:val="pindented1"/>
        <w:spacing w:line="173" w:lineRule="atLeast"/>
        <w:rPr>
          <w:rFonts w:ascii="Times New Roman" w:hAnsi="Times New Roman" w:cs="Times New Roman"/>
        </w:rPr>
      </w:pPr>
      <w:bookmarkStart w:id="347" w:name="wp1145424"/>
      <w:bookmarkEnd w:id="347"/>
      <w:r w:rsidRPr="00B510B4">
        <w:rPr>
          <w:rFonts w:ascii="Times New Roman" w:hAnsi="Times New Roman" w:cs="Times New Roman"/>
        </w:rPr>
        <w:t>(1) Contracts that have been set aside or reserved for small business concerns or 8(a) concerns;</w:t>
      </w:r>
    </w:p>
    <w:p w:rsidR="00C85A60" w:rsidRPr="00C85A60" w:rsidRDefault="00B510B4" w:rsidP="00C85A60">
      <w:pPr>
        <w:pStyle w:val="pindented1"/>
        <w:spacing w:line="173" w:lineRule="atLeast"/>
        <w:rPr>
          <w:rFonts w:ascii="Times New Roman" w:hAnsi="Times New Roman" w:cs="Times New Roman"/>
        </w:rPr>
      </w:pPr>
      <w:bookmarkStart w:id="348" w:name="wp1145433"/>
      <w:bookmarkEnd w:id="348"/>
      <w:r w:rsidRPr="00B510B4">
        <w:rPr>
          <w:rFonts w:ascii="Times New Roman" w:hAnsi="Times New Roman" w:cs="Times New Roman"/>
        </w:rPr>
        <w:t>(2) Part or parts of a multiple-award contract that have been set aside for small business concerns or 8(a) concerns; and</w:t>
      </w:r>
    </w:p>
    <w:p w:rsidR="00C85A60" w:rsidRPr="00C85A60" w:rsidRDefault="00B510B4" w:rsidP="00C85A60">
      <w:pPr>
        <w:pStyle w:val="pindented1"/>
        <w:spacing w:line="173" w:lineRule="atLeast"/>
        <w:rPr>
          <w:rFonts w:ascii="Times New Roman" w:hAnsi="Times New Roman" w:cs="Times New Roman"/>
        </w:rPr>
      </w:pPr>
      <w:bookmarkStart w:id="349" w:name="wp1145439"/>
      <w:bookmarkEnd w:id="349"/>
      <w:r w:rsidRPr="00B510B4">
        <w:rPr>
          <w:rFonts w:ascii="Times New Roman" w:hAnsi="Times New Roman" w:cs="Times New Roman"/>
        </w:rPr>
        <w:t>(3) Orders set aside for small business or 8(a) concerns under multiple-award contracts as described in</w:t>
      </w:r>
      <w:r w:rsidRPr="00B510B4">
        <w:rPr>
          <w:rStyle w:val="apple-converted-space"/>
          <w:rFonts w:ascii="Times New Roman" w:hAnsi="Times New Roman"/>
        </w:rPr>
        <w:t> </w:t>
      </w:r>
      <w:hyperlink r:id="rId47" w:anchor="wp1096389" w:history="1">
        <w:r w:rsidRPr="00B510B4">
          <w:rPr>
            <w:rStyle w:val="Hyperlink"/>
            <w:rFonts w:ascii="Times New Roman" w:hAnsi="Times New Roman" w:cs="Times New Roman"/>
            <w:color w:val="9999CC"/>
          </w:rPr>
          <w:t>8.405-5</w:t>
        </w:r>
      </w:hyperlink>
      <w:r w:rsidRPr="00B510B4">
        <w:rPr>
          <w:rStyle w:val="apple-converted-space"/>
          <w:rFonts w:ascii="Times New Roman" w:hAnsi="Times New Roman"/>
        </w:rPr>
        <w:t> </w:t>
      </w:r>
      <w:r w:rsidRPr="00B510B4">
        <w:rPr>
          <w:rFonts w:ascii="Times New Roman" w:hAnsi="Times New Roman" w:cs="Times New Roman"/>
        </w:rPr>
        <w:t>and</w:t>
      </w:r>
      <w:r w:rsidRPr="00B510B4">
        <w:rPr>
          <w:rStyle w:val="apple-converted-space"/>
          <w:rFonts w:ascii="Times New Roman" w:hAnsi="Times New Roman"/>
        </w:rPr>
        <w:t> </w:t>
      </w:r>
      <w:hyperlink r:id="rId48" w:anchor="wp1095799" w:history="1">
        <w:r w:rsidRPr="00B510B4">
          <w:rPr>
            <w:rStyle w:val="Hyperlink"/>
            <w:rFonts w:ascii="Times New Roman" w:hAnsi="Times New Roman" w:cs="Times New Roman"/>
            <w:color w:val="9999CC"/>
          </w:rPr>
          <w:t>16.505</w:t>
        </w:r>
      </w:hyperlink>
      <w:r w:rsidRPr="00B510B4">
        <w:rPr>
          <w:rFonts w:ascii="Times New Roman" w:hAnsi="Times New Roman" w:cs="Times New Roman"/>
        </w:rPr>
        <w:t>(b)(2)(i)(F).</w:t>
      </w:r>
    </w:p>
    <w:p w:rsidR="00C85A60" w:rsidRPr="00C85A60" w:rsidRDefault="00B510B4" w:rsidP="00C85A60">
      <w:pPr>
        <w:pStyle w:val="pbody"/>
        <w:spacing w:line="173" w:lineRule="atLeast"/>
        <w:rPr>
          <w:rFonts w:ascii="Times New Roman" w:hAnsi="Times New Roman" w:cs="Times New Roman"/>
        </w:rPr>
      </w:pPr>
      <w:bookmarkStart w:id="350" w:name="wp1145405"/>
      <w:bookmarkEnd w:id="350"/>
      <w:r w:rsidRPr="00B510B4">
        <w:rPr>
          <w:rFonts w:ascii="Times New Roman" w:hAnsi="Times New Roman" w:cs="Times New Roman"/>
        </w:rPr>
        <w:t>(c) By submission of an offer and execution of a contract, the Offeror/Contractor agrees that in performance of the contract in the case of a contract for—</w:t>
      </w:r>
    </w:p>
    <w:p w:rsidR="00C85A60" w:rsidRPr="00C85A60" w:rsidRDefault="00B510B4" w:rsidP="00C85A60">
      <w:pPr>
        <w:pStyle w:val="pindented1"/>
        <w:spacing w:line="173" w:lineRule="atLeast"/>
        <w:rPr>
          <w:rFonts w:ascii="Times New Roman" w:hAnsi="Times New Roman" w:cs="Times New Roman"/>
        </w:rPr>
      </w:pPr>
      <w:bookmarkStart w:id="351" w:name="wp1136180"/>
      <w:bookmarkEnd w:id="351"/>
      <w:r w:rsidRPr="00B510B4">
        <w:rPr>
          <w:rFonts w:ascii="Times New Roman" w:hAnsi="Times New Roman" w:cs="Times New Roman"/>
        </w:rPr>
        <w:t>(1)</w:t>
      </w:r>
      <w:r w:rsidRPr="00B510B4">
        <w:rPr>
          <w:rStyle w:val="apple-converted-space"/>
          <w:rFonts w:ascii="Times New Roman" w:hAnsi="Times New Roman"/>
        </w:rPr>
        <w:t> </w:t>
      </w:r>
      <w:r w:rsidRPr="00B510B4">
        <w:rPr>
          <w:rStyle w:val="Emphasis"/>
          <w:rFonts w:ascii="Times New Roman" w:hAnsi="Times New Roman" w:cs="Times New Roman"/>
        </w:rPr>
        <w:t>Services (except construction)</w:t>
      </w:r>
      <w:r w:rsidRPr="00B510B4">
        <w:rPr>
          <w:rFonts w:ascii="Times New Roman" w:hAnsi="Times New Roman" w:cs="Times New Roman"/>
        </w:rPr>
        <w:t>. At least 50 percent of the cost of contract performance incurred for personnel shall be expended for employees of the concern.</w:t>
      </w:r>
    </w:p>
    <w:p w:rsidR="00C85A60" w:rsidRPr="00C85A60" w:rsidRDefault="00B510B4" w:rsidP="00C85A60">
      <w:pPr>
        <w:pStyle w:val="pindented1"/>
        <w:spacing w:line="173" w:lineRule="atLeast"/>
        <w:rPr>
          <w:rFonts w:ascii="Times New Roman" w:hAnsi="Times New Roman" w:cs="Times New Roman"/>
        </w:rPr>
      </w:pPr>
      <w:bookmarkStart w:id="352" w:name="wp1136181"/>
      <w:bookmarkEnd w:id="352"/>
      <w:r w:rsidRPr="00B510B4">
        <w:rPr>
          <w:rFonts w:ascii="Times New Roman" w:hAnsi="Times New Roman" w:cs="Times New Roman"/>
        </w:rPr>
        <w:t>(2)</w:t>
      </w:r>
      <w:r w:rsidRPr="00B510B4">
        <w:rPr>
          <w:rStyle w:val="apple-converted-space"/>
          <w:rFonts w:ascii="Times New Roman" w:hAnsi="Times New Roman"/>
        </w:rPr>
        <w:t> </w:t>
      </w:r>
      <w:r w:rsidRPr="00B510B4">
        <w:rPr>
          <w:rStyle w:val="Emphasis"/>
          <w:rFonts w:ascii="Times New Roman" w:hAnsi="Times New Roman" w:cs="Times New Roman"/>
        </w:rPr>
        <w:t xml:space="preserve">Supplies (other than procurement from a </w:t>
      </w:r>
      <w:r w:rsidR="00072C61">
        <w:rPr>
          <w:rStyle w:val="Emphasis"/>
          <w:rFonts w:ascii="Times New Roman" w:hAnsi="Times New Roman" w:cs="Times New Roman"/>
        </w:rPr>
        <w:t>non-manufacturer</w:t>
      </w:r>
      <w:r w:rsidRPr="00B510B4">
        <w:rPr>
          <w:rStyle w:val="Emphasis"/>
          <w:rFonts w:ascii="Times New Roman" w:hAnsi="Times New Roman" w:cs="Times New Roman"/>
        </w:rPr>
        <w:t xml:space="preserve"> of such supplies)</w:t>
      </w:r>
      <w:r w:rsidRPr="00B510B4">
        <w:rPr>
          <w:rFonts w:ascii="Times New Roman" w:hAnsi="Times New Roman" w:cs="Times New Roman"/>
        </w:rPr>
        <w:t>. The concern shall perform work for at least 50 percent of the cost of manufacturing the supplies, not including the cost of materials.</w:t>
      </w:r>
    </w:p>
    <w:p w:rsidR="00C85A60" w:rsidRPr="00C85A60" w:rsidRDefault="00B510B4" w:rsidP="00C85A60">
      <w:pPr>
        <w:pStyle w:val="pindented1"/>
        <w:spacing w:line="173" w:lineRule="atLeast"/>
        <w:rPr>
          <w:rFonts w:ascii="Times New Roman" w:hAnsi="Times New Roman" w:cs="Times New Roman"/>
        </w:rPr>
      </w:pPr>
      <w:bookmarkStart w:id="353" w:name="wp1136182"/>
      <w:bookmarkEnd w:id="353"/>
      <w:r w:rsidRPr="00B510B4">
        <w:rPr>
          <w:rFonts w:ascii="Times New Roman" w:hAnsi="Times New Roman" w:cs="Times New Roman"/>
        </w:rPr>
        <w:t>(3)</w:t>
      </w:r>
      <w:r w:rsidRPr="00B510B4">
        <w:rPr>
          <w:rStyle w:val="apple-converted-space"/>
          <w:rFonts w:ascii="Times New Roman" w:hAnsi="Times New Roman"/>
        </w:rPr>
        <w:t> </w:t>
      </w:r>
      <w:r w:rsidRPr="00B510B4">
        <w:rPr>
          <w:rStyle w:val="Emphasis"/>
          <w:rFonts w:ascii="Times New Roman" w:hAnsi="Times New Roman" w:cs="Times New Roman"/>
        </w:rPr>
        <w:t>General construction</w:t>
      </w:r>
      <w:r w:rsidRPr="00B510B4">
        <w:rPr>
          <w:rFonts w:ascii="Times New Roman" w:hAnsi="Times New Roman" w:cs="Times New Roman"/>
        </w:rPr>
        <w:t>. The concern will perform at least 15 percent of the cost of the contract, not including the cost of materials, with its own employees.</w:t>
      </w:r>
    </w:p>
    <w:p w:rsidR="00C85A60" w:rsidRPr="00C85A60" w:rsidRDefault="00B510B4" w:rsidP="00C85A60">
      <w:pPr>
        <w:pStyle w:val="pindented1"/>
        <w:spacing w:line="173" w:lineRule="atLeast"/>
        <w:rPr>
          <w:rFonts w:ascii="Times New Roman" w:hAnsi="Times New Roman" w:cs="Times New Roman"/>
        </w:rPr>
      </w:pPr>
      <w:bookmarkStart w:id="354" w:name="wp1136183"/>
      <w:bookmarkEnd w:id="354"/>
      <w:r w:rsidRPr="00B510B4">
        <w:rPr>
          <w:rFonts w:ascii="Times New Roman" w:hAnsi="Times New Roman" w:cs="Times New Roman"/>
        </w:rPr>
        <w:t>(4)</w:t>
      </w:r>
      <w:r w:rsidRPr="00B510B4">
        <w:rPr>
          <w:rStyle w:val="apple-converted-space"/>
          <w:rFonts w:ascii="Times New Roman" w:hAnsi="Times New Roman"/>
        </w:rPr>
        <w:t> </w:t>
      </w:r>
      <w:r w:rsidRPr="00B510B4">
        <w:rPr>
          <w:rStyle w:val="Emphasis"/>
          <w:rFonts w:ascii="Times New Roman" w:hAnsi="Times New Roman" w:cs="Times New Roman"/>
        </w:rPr>
        <w:t>Construction by special trade contractors</w:t>
      </w:r>
      <w:r w:rsidRPr="00B510B4">
        <w:rPr>
          <w:rFonts w:ascii="Times New Roman" w:hAnsi="Times New Roman" w:cs="Times New Roman"/>
        </w:rPr>
        <w:t>. The concern will perform at least 25 percent of the cost of the contract, not including the cost of materials, with its own employees.</w:t>
      </w:r>
    </w:p>
    <w:p w:rsidR="00C85A60" w:rsidRPr="00C85A60" w:rsidRDefault="00B510B4" w:rsidP="00C85A60">
      <w:pPr>
        <w:pStyle w:val="pbodyctr"/>
        <w:spacing w:line="173" w:lineRule="atLeast"/>
        <w:rPr>
          <w:rFonts w:ascii="Times New Roman" w:hAnsi="Times New Roman" w:cs="Times New Roman"/>
        </w:rPr>
      </w:pPr>
      <w:bookmarkStart w:id="355" w:name="wp1136184"/>
      <w:bookmarkEnd w:id="355"/>
      <w:r w:rsidRPr="00B510B4">
        <w:rPr>
          <w:rFonts w:ascii="Times New Roman" w:hAnsi="Times New Roman" w:cs="Times New Roman"/>
        </w:rPr>
        <w:t>(End of clause)</w:t>
      </w:r>
    </w:p>
    <w:p w:rsidR="000B2E7A" w:rsidRPr="000B2E7A" w:rsidRDefault="00B510B4" w:rsidP="000B2E7A">
      <w:pPr>
        <w:pStyle w:val="Default"/>
        <w:rPr>
          <w:rFonts w:ascii="Times New Roman" w:hAnsi="Times New Roman" w:cs="Times New Roman"/>
          <w:b/>
          <w:bCs/>
          <w:sz w:val="20"/>
          <w:szCs w:val="20"/>
        </w:rPr>
      </w:pPr>
      <w:r w:rsidRPr="00B510B4">
        <w:rPr>
          <w:rFonts w:ascii="Times New Roman" w:hAnsi="Times New Roman" w:cs="Times New Roman"/>
          <w:sz w:val="20"/>
          <w:szCs w:val="20"/>
        </w:rPr>
        <w:t xml:space="preserve">Note: </w:t>
      </w:r>
      <w:r w:rsidRPr="00B510B4">
        <w:rPr>
          <w:rFonts w:ascii="Times New Roman" w:hAnsi="Times New Roman" w:cs="Times New Roman"/>
          <w:b/>
          <w:bCs/>
          <w:sz w:val="20"/>
          <w:szCs w:val="20"/>
        </w:rPr>
        <w:t xml:space="preserve">Limitations on Subcontracting Certification </w:t>
      </w:r>
    </w:p>
    <w:p w:rsidR="000B2E7A" w:rsidRPr="000B2E7A" w:rsidRDefault="00B510B4" w:rsidP="000B2E7A">
      <w:pPr>
        <w:pStyle w:val="Default"/>
        <w:rPr>
          <w:rFonts w:ascii="Times New Roman" w:hAnsi="Times New Roman" w:cs="Times New Roman"/>
          <w:b/>
          <w:bCs/>
          <w:sz w:val="20"/>
          <w:szCs w:val="20"/>
        </w:rPr>
      </w:pPr>
      <w:r w:rsidRPr="00B510B4">
        <w:rPr>
          <w:rFonts w:ascii="Times New Roman" w:hAnsi="Times New Roman" w:cs="Times New Roman"/>
          <w:iCs/>
          <w:sz w:val="20"/>
          <w:szCs w:val="20"/>
        </w:rPr>
        <w:t xml:space="preserve">(This clause </w:t>
      </w:r>
      <w:r w:rsidRPr="00B510B4">
        <w:rPr>
          <w:rFonts w:ascii="Times New Roman" w:hAnsi="Times New Roman" w:cs="Times New Roman"/>
          <w:b/>
          <w:iCs/>
          <w:sz w:val="20"/>
          <w:szCs w:val="20"/>
        </w:rPr>
        <w:t>applies at the delivery order level</w:t>
      </w:r>
      <w:r w:rsidRPr="00B510B4">
        <w:rPr>
          <w:rFonts w:ascii="Times New Roman" w:hAnsi="Times New Roman" w:cs="Times New Roman"/>
          <w:iCs/>
          <w:sz w:val="20"/>
          <w:szCs w:val="20"/>
        </w:rPr>
        <w:t xml:space="preserve">; however, the following reporting requirement applies </w:t>
      </w:r>
      <w:r w:rsidRPr="00B510B4">
        <w:rPr>
          <w:rFonts w:ascii="Times New Roman" w:hAnsi="Times New Roman" w:cs="Times New Roman"/>
          <w:b/>
          <w:iCs/>
          <w:sz w:val="20"/>
          <w:szCs w:val="20"/>
        </w:rPr>
        <w:t>at the contract level)</w:t>
      </w:r>
    </w:p>
    <w:p w:rsidR="000B2E7A" w:rsidRPr="000B2E7A" w:rsidRDefault="000B2E7A" w:rsidP="000B2E7A">
      <w:pPr>
        <w:pStyle w:val="Default"/>
        <w:rPr>
          <w:rFonts w:ascii="Times New Roman" w:hAnsi="Times New Roman" w:cs="Times New Roman"/>
          <w:sz w:val="20"/>
          <w:szCs w:val="20"/>
        </w:rPr>
      </w:pPr>
    </w:p>
    <w:p w:rsidR="000B2E7A" w:rsidRPr="000B2E7A" w:rsidRDefault="00B510B4" w:rsidP="000B2E7A">
      <w:pPr>
        <w:pStyle w:val="Default"/>
        <w:rPr>
          <w:rFonts w:ascii="Times New Roman" w:hAnsi="Times New Roman" w:cs="Times New Roman"/>
          <w:sz w:val="20"/>
          <w:szCs w:val="20"/>
        </w:rPr>
      </w:pPr>
      <w:r w:rsidRPr="00B510B4">
        <w:rPr>
          <w:rFonts w:ascii="Times New Roman" w:hAnsi="Times New Roman" w:cs="Times New Roman"/>
          <w:sz w:val="20"/>
          <w:szCs w:val="20"/>
        </w:rPr>
        <w:t xml:space="preserve">The contractor shall submit to the SEWP Program Office Contracting Officer an annual certification by October 15 of each year stating whether or not the contractor complied with FAR 52.219-14(c)(1) (Limitations on Subcontracting) for the previous fiscal year. </w:t>
      </w:r>
    </w:p>
    <w:p w:rsidR="000B2E7A" w:rsidRDefault="000B2E7A" w:rsidP="000B2E7A">
      <w:pPr>
        <w:pStyle w:val="Default"/>
        <w:rPr>
          <w:sz w:val="20"/>
          <w:szCs w:val="20"/>
        </w:rPr>
      </w:pPr>
    </w:p>
    <w:p w:rsidR="000B2E7A" w:rsidRDefault="000B2E7A" w:rsidP="008B036B">
      <w:pPr>
        <w:pStyle w:val="Heading3"/>
      </w:pPr>
    </w:p>
    <w:p w:rsidR="00B510B4" w:rsidRDefault="008B036B">
      <w:pPr>
        <w:pStyle w:val="Heading3"/>
      </w:pPr>
      <w:bookmarkStart w:id="356" w:name="_Toc364329287"/>
      <w:bookmarkStart w:id="357" w:name="_Toc370288251"/>
      <w:r w:rsidRPr="00C32362">
        <w:t>A.1.</w:t>
      </w:r>
      <w:r>
        <w:t>4</w:t>
      </w:r>
      <w:r w:rsidR="000B2E7A">
        <w:t>2</w:t>
      </w:r>
      <w:r w:rsidRPr="00C32362">
        <w:t xml:space="preserve">. </w:t>
      </w:r>
      <w:r w:rsidRPr="008B036B">
        <w:t>NOTICE OF SERVICE-DISABLED VETERAN-OWNED SMALL BUSINESS SET-ASIDE</w:t>
      </w:r>
      <w:r w:rsidRPr="00C32362">
        <w:t xml:space="preserve"> (</w:t>
      </w:r>
      <w:r>
        <w:t>52.219</w:t>
      </w:r>
      <w:r>
        <w:noBreakHyphen/>
        <w:t>27</w:t>
      </w:r>
      <w:r w:rsidRPr="00C32362">
        <w:t>) (</w:t>
      </w:r>
      <w:r>
        <w:t>NOV 2011</w:t>
      </w:r>
      <w:r w:rsidRPr="00C32362">
        <w:t>)</w:t>
      </w:r>
      <w:bookmarkEnd w:id="356"/>
      <w:bookmarkEnd w:id="357"/>
    </w:p>
    <w:p w:rsidR="00B510B4" w:rsidRDefault="00B510B4">
      <w:pPr>
        <w:pStyle w:val="Heading3"/>
        <w:rPr>
          <w:color w:val="auto"/>
        </w:rPr>
      </w:pPr>
    </w:p>
    <w:p w:rsidR="00B510B4" w:rsidRDefault="000923EF" w:rsidP="00B510B4">
      <w:pPr>
        <w:pStyle w:val="pbody"/>
        <w:spacing w:line="240" w:lineRule="auto"/>
        <w:rPr>
          <w:rFonts w:ascii="Times New Roman" w:hAnsi="Times New Roman" w:cs="Times New Roman"/>
          <w:color w:val="auto"/>
        </w:rPr>
      </w:pPr>
      <w:bookmarkStart w:id="358" w:name="wp1143996"/>
      <w:bookmarkStart w:id="359" w:name="wp1143997"/>
      <w:bookmarkStart w:id="360" w:name="wp1136390"/>
      <w:bookmarkEnd w:id="358"/>
      <w:bookmarkEnd w:id="359"/>
      <w:bookmarkEnd w:id="360"/>
      <w:r w:rsidRPr="000923EF">
        <w:rPr>
          <w:rFonts w:ascii="Times New Roman" w:hAnsi="Times New Roman" w:cs="Times New Roman"/>
          <w:color w:val="auto"/>
        </w:rPr>
        <w:t xml:space="preserve"> (a) </w:t>
      </w:r>
      <w:r w:rsidRPr="000923EF">
        <w:rPr>
          <w:rStyle w:val="Emphasis"/>
          <w:rFonts w:ascii="Times New Roman" w:hAnsi="Times New Roman" w:cs="Times New Roman"/>
          <w:color w:val="auto"/>
        </w:rPr>
        <w:t>Definition</w:t>
      </w:r>
      <w:r w:rsidRPr="000923EF">
        <w:rPr>
          <w:rFonts w:ascii="Times New Roman" w:hAnsi="Times New Roman" w:cs="Times New Roman"/>
          <w:color w:val="auto"/>
        </w:rPr>
        <w:t xml:space="preserve">. “Service-disabled veteran-owned small business concern”— </w:t>
      </w:r>
    </w:p>
    <w:p w:rsidR="00B510B4" w:rsidRDefault="000923EF" w:rsidP="00B510B4">
      <w:pPr>
        <w:pStyle w:val="pindented1"/>
        <w:spacing w:line="240" w:lineRule="auto"/>
        <w:rPr>
          <w:rFonts w:ascii="Times New Roman" w:hAnsi="Times New Roman" w:cs="Times New Roman"/>
          <w:color w:val="auto"/>
        </w:rPr>
      </w:pPr>
      <w:bookmarkStart w:id="361" w:name="wp1136391"/>
      <w:bookmarkEnd w:id="361"/>
      <w:r w:rsidRPr="000923EF">
        <w:rPr>
          <w:rFonts w:ascii="Times New Roman" w:hAnsi="Times New Roman" w:cs="Times New Roman"/>
          <w:color w:val="auto"/>
        </w:rPr>
        <w:t xml:space="preserve">(1) Means a small business concern— </w:t>
      </w:r>
    </w:p>
    <w:p w:rsidR="00B510B4" w:rsidRDefault="000923EF" w:rsidP="00B510B4">
      <w:pPr>
        <w:pStyle w:val="pindented2"/>
        <w:spacing w:line="240" w:lineRule="auto"/>
        <w:rPr>
          <w:rFonts w:ascii="Times New Roman" w:hAnsi="Times New Roman" w:cs="Times New Roman"/>
          <w:color w:val="auto"/>
        </w:rPr>
      </w:pPr>
      <w:bookmarkStart w:id="362" w:name="wp1136392"/>
      <w:bookmarkEnd w:id="362"/>
      <w:r w:rsidRPr="000923EF">
        <w:rPr>
          <w:rFonts w:ascii="Times New Roman" w:hAnsi="Times New Roman" w:cs="Times New Roman"/>
          <w:color w:val="auto"/>
        </w:rPr>
        <w:t xml:space="preserve">(i) Not less than 51 percent of which is owned by one or more service-disabled veterans or, in the case of any publicly owned business, not less than 51 percent of the stock of which is owned by one or more service-disabled veterans; and </w:t>
      </w:r>
    </w:p>
    <w:p w:rsidR="00B510B4" w:rsidRDefault="000923EF" w:rsidP="00B510B4">
      <w:pPr>
        <w:pStyle w:val="pindented2"/>
        <w:spacing w:line="240" w:lineRule="auto"/>
        <w:rPr>
          <w:rFonts w:ascii="Times New Roman" w:hAnsi="Times New Roman" w:cs="Times New Roman"/>
          <w:color w:val="auto"/>
        </w:rPr>
      </w:pPr>
      <w:bookmarkStart w:id="363" w:name="wp1136393"/>
      <w:bookmarkEnd w:id="363"/>
      <w:r w:rsidRPr="000923EF">
        <w:rPr>
          <w:rFonts w:ascii="Times New Roman" w:hAnsi="Times New Roman" w:cs="Times New Roman"/>
          <w:color w:val="auto"/>
        </w:rPr>
        <w:t xml:space="preserve">(ii) The management and daily business operations of which are controlled by one or more service-disabled veterans or, in the case of a service-disabled veteran with permanent and severe disability, the spouse or permanent caregiver of such veteran. </w:t>
      </w:r>
    </w:p>
    <w:p w:rsidR="00B510B4" w:rsidRDefault="000923EF" w:rsidP="00B510B4">
      <w:pPr>
        <w:pStyle w:val="pindented1"/>
        <w:spacing w:line="240" w:lineRule="auto"/>
        <w:rPr>
          <w:rFonts w:ascii="Times New Roman" w:hAnsi="Times New Roman" w:cs="Times New Roman"/>
          <w:color w:val="auto"/>
        </w:rPr>
      </w:pPr>
      <w:bookmarkStart w:id="364" w:name="wp1145485"/>
      <w:bookmarkEnd w:id="364"/>
      <w:r w:rsidRPr="000923EF">
        <w:rPr>
          <w:rFonts w:ascii="Times New Roman" w:hAnsi="Times New Roman" w:cs="Times New Roman"/>
          <w:color w:val="auto"/>
        </w:rPr>
        <w:t xml:space="preserve">(2) “Service-disabled veteran” means a veteran, as defined in </w:t>
      </w:r>
      <w:hyperlink r:id="rId49" w:history="1">
        <w:r w:rsidRPr="000923EF">
          <w:rPr>
            <w:rStyle w:val="Hyperlink"/>
            <w:rFonts w:ascii="Times New Roman" w:hAnsi="Times New Roman" w:cs="Times New Roman"/>
            <w:color w:val="auto"/>
          </w:rPr>
          <w:t>38 U.S.C. 101(2)</w:t>
        </w:r>
      </w:hyperlink>
      <w:r w:rsidRPr="000923EF">
        <w:rPr>
          <w:rFonts w:ascii="Times New Roman" w:hAnsi="Times New Roman" w:cs="Times New Roman"/>
          <w:color w:val="auto"/>
        </w:rPr>
        <w:t xml:space="preserve">, with a disability that is service-connected, as defined in </w:t>
      </w:r>
      <w:hyperlink r:id="rId50" w:history="1">
        <w:r w:rsidRPr="000923EF">
          <w:rPr>
            <w:rStyle w:val="Hyperlink"/>
            <w:rFonts w:ascii="Times New Roman" w:hAnsi="Times New Roman" w:cs="Times New Roman"/>
            <w:color w:val="auto"/>
          </w:rPr>
          <w:t>38 U.S.C. 101(16)</w:t>
        </w:r>
      </w:hyperlink>
      <w:r w:rsidRPr="000923EF">
        <w:rPr>
          <w:rFonts w:ascii="Times New Roman" w:hAnsi="Times New Roman" w:cs="Times New Roman"/>
          <w:color w:val="auto"/>
        </w:rPr>
        <w:t xml:space="preserve">. </w:t>
      </w:r>
    </w:p>
    <w:p w:rsidR="00B510B4" w:rsidRDefault="000923EF" w:rsidP="00B510B4">
      <w:pPr>
        <w:pStyle w:val="pbody"/>
        <w:spacing w:line="240" w:lineRule="auto"/>
        <w:rPr>
          <w:rFonts w:ascii="Times New Roman" w:hAnsi="Times New Roman" w:cs="Times New Roman"/>
          <w:color w:val="auto"/>
        </w:rPr>
      </w:pPr>
      <w:bookmarkStart w:id="365" w:name="wp1145497"/>
      <w:bookmarkEnd w:id="365"/>
      <w:r w:rsidRPr="000923EF">
        <w:rPr>
          <w:rFonts w:ascii="Times New Roman" w:hAnsi="Times New Roman" w:cs="Times New Roman"/>
          <w:color w:val="auto"/>
        </w:rPr>
        <w:t xml:space="preserve">(b) </w:t>
      </w:r>
      <w:r w:rsidRPr="000923EF">
        <w:rPr>
          <w:rStyle w:val="Emphasis"/>
          <w:rFonts w:ascii="Times New Roman" w:hAnsi="Times New Roman" w:cs="Times New Roman"/>
          <w:color w:val="auto"/>
        </w:rPr>
        <w:t>Applicability</w:t>
      </w:r>
      <w:r w:rsidRPr="000923EF">
        <w:rPr>
          <w:rFonts w:ascii="Times New Roman" w:hAnsi="Times New Roman" w:cs="Times New Roman"/>
          <w:color w:val="auto"/>
        </w:rPr>
        <w:t xml:space="preserve">. This clause applies only to— </w:t>
      </w:r>
    </w:p>
    <w:p w:rsidR="00B510B4" w:rsidRDefault="000923EF" w:rsidP="00B510B4">
      <w:pPr>
        <w:pStyle w:val="pindented1"/>
        <w:spacing w:line="240" w:lineRule="auto"/>
        <w:rPr>
          <w:rFonts w:ascii="Times New Roman" w:hAnsi="Times New Roman" w:cs="Times New Roman"/>
          <w:color w:val="auto"/>
        </w:rPr>
      </w:pPr>
      <w:bookmarkStart w:id="366" w:name="wp1145498"/>
      <w:bookmarkEnd w:id="366"/>
      <w:r w:rsidRPr="000923EF">
        <w:rPr>
          <w:rFonts w:ascii="Times New Roman" w:hAnsi="Times New Roman" w:cs="Times New Roman"/>
          <w:color w:val="auto"/>
        </w:rPr>
        <w:t xml:space="preserve">(1) Contracts that have been set aside or reserved for service-disabled veteran-owned small business concerns; </w:t>
      </w:r>
    </w:p>
    <w:p w:rsidR="00B510B4" w:rsidRDefault="000923EF" w:rsidP="00B510B4">
      <w:pPr>
        <w:pStyle w:val="pindented1"/>
        <w:spacing w:line="240" w:lineRule="auto"/>
        <w:rPr>
          <w:rFonts w:ascii="Times New Roman" w:hAnsi="Times New Roman" w:cs="Times New Roman"/>
          <w:color w:val="auto"/>
        </w:rPr>
      </w:pPr>
      <w:bookmarkStart w:id="367" w:name="wp1145500"/>
      <w:bookmarkEnd w:id="367"/>
      <w:r w:rsidRPr="000923EF">
        <w:rPr>
          <w:rFonts w:ascii="Times New Roman" w:hAnsi="Times New Roman" w:cs="Times New Roman"/>
          <w:color w:val="auto"/>
        </w:rPr>
        <w:t xml:space="preserve">(2) Part or parts of a multiple-award contract that have been set aside for service-disabled veteran-owned small business concerns; and </w:t>
      </w:r>
    </w:p>
    <w:p w:rsidR="00B510B4" w:rsidRDefault="000923EF" w:rsidP="00B510B4">
      <w:pPr>
        <w:pStyle w:val="pindented1"/>
        <w:spacing w:line="240" w:lineRule="auto"/>
        <w:rPr>
          <w:rFonts w:ascii="Times New Roman" w:hAnsi="Times New Roman" w:cs="Times New Roman"/>
          <w:color w:val="auto"/>
        </w:rPr>
      </w:pPr>
      <w:bookmarkStart w:id="368" w:name="wp1145502"/>
      <w:bookmarkEnd w:id="368"/>
      <w:r w:rsidRPr="000923EF">
        <w:rPr>
          <w:rFonts w:ascii="Times New Roman" w:hAnsi="Times New Roman" w:cs="Times New Roman"/>
          <w:color w:val="auto"/>
        </w:rPr>
        <w:t xml:space="preserve">(3) Orders set aside for service-disabled veteran-owned small business concerns under multiple-award contracts as described in </w:t>
      </w:r>
      <w:hyperlink r:id="rId51" w:anchor="wp1096389" w:history="1">
        <w:r w:rsidRPr="000923EF">
          <w:rPr>
            <w:rStyle w:val="Hyperlink"/>
            <w:rFonts w:ascii="Times New Roman" w:hAnsi="Times New Roman" w:cs="Times New Roman"/>
            <w:color w:val="auto"/>
          </w:rPr>
          <w:t>8.405-5</w:t>
        </w:r>
      </w:hyperlink>
      <w:r w:rsidRPr="000923EF">
        <w:rPr>
          <w:rFonts w:ascii="Times New Roman" w:hAnsi="Times New Roman" w:cs="Times New Roman"/>
          <w:color w:val="auto"/>
        </w:rPr>
        <w:t xml:space="preserve"> and </w:t>
      </w:r>
      <w:hyperlink r:id="rId52" w:anchor="wp1095799" w:history="1">
        <w:r w:rsidRPr="000923EF">
          <w:rPr>
            <w:rStyle w:val="Hyperlink"/>
            <w:rFonts w:ascii="Times New Roman" w:hAnsi="Times New Roman" w:cs="Times New Roman"/>
            <w:color w:val="auto"/>
          </w:rPr>
          <w:t>16.505</w:t>
        </w:r>
      </w:hyperlink>
      <w:r w:rsidRPr="000923EF">
        <w:rPr>
          <w:rFonts w:ascii="Times New Roman" w:hAnsi="Times New Roman" w:cs="Times New Roman"/>
          <w:color w:val="auto"/>
        </w:rPr>
        <w:t xml:space="preserve">(b)(2)(i)(F). </w:t>
      </w:r>
    </w:p>
    <w:p w:rsidR="00B510B4" w:rsidRDefault="000923EF" w:rsidP="00B510B4">
      <w:pPr>
        <w:pStyle w:val="pbody"/>
        <w:spacing w:line="240" w:lineRule="auto"/>
        <w:rPr>
          <w:rFonts w:ascii="Times New Roman" w:hAnsi="Times New Roman" w:cs="Times New Roman"/>
          <w:color w:val="auto"/>
        </w:rPr>
      </w:pPr>
      <w:bookmarkStart w:id="369" w:name="wp1145488"/>
      <w:bookmarkEnd w:id="369"/>
      <w:r w:rsidRPr="000923EF">
        <w:rPr>
          <w:rFonts w:ascii="Times New Roman" w:hAnsi="Times New Roman" w:cs="Times New Roman"/>
          <w:color w:val="auto"/>
        </w:rPr>
        <w:t xml:space="preserve">(c) General. </w:t>
      </w:r>
    </w:p>
    <w:p w:rsidR="00B510B4" w:rsidRDefault="000923EF" w:rsidP="00B510B4">
      <w:pPr>
        <w:pStyle w:val="pindented1"/>
        <w:spacing w:line="240" w:lineRule="auto"/>
        <w:rPr>
          <w:rFonts w:ascii="Times New Roman" w:hAnsi="Times New Roman" w:cs="Times New Roman"/>
          <w:color w:val="auto"/>
        </w:rPr>
      </w:pPr>
      <w:bookmarkStart w:id="370" w:name="wp1145489"/>
      <w:bookmarkEnd w:id="370"/>
      <w:r w:rsidRPr="000923EF">
        <w:rPr>
          <w:rFonts w:ascii="Times New Roman" w:hAnsi="Times New Roman" w:cs="Times New Roman"/>
          <w:color w:val="auto"/>
        </w:rPr>
        <w:t xml:space="preserve">(1) Offers are solicited only from service-disabled veteran-owned small business concerns. Offers received from concerns that are not service-disabled veteran-owned small business concerns shall not be considered. </w:t>
      </w:r>
    </w:p>
    <w:p w:rsidR="00B510B4" w:rsidRDefault="000923EF" w:rsidP="00B510B4">
      <w:pPr>
        <w:pStyle w:val="pindented1"/>
        <w:spacing w:line="240" w:lineRule="auto"/>
        <w:rPr>
          <w:rFonts w:ascii="Times New Roman" w:hAnsi="Times New Roman" w:cs="Times New Roman"/>
          <w:color w:val="auto"/>
        </w:rPr>
      </w:pPr>
      <w:bookmarkStart w:id="371" w:name="wp1136397"/>
      <w:bookmarkEnd w:id="371"/>
      <w:r w:rsidRPr="000923EF">
        <w:rPr>
          <w:rFonts w:ascii="Times New Roman" w:hAnsi="Times New Roman" w:cs="Times New Roman"/>
          <w:color w:val="auto"/>
        </w:rPr>
        <w:t xml:space="preserve">(2) Any award resulting from this solicitation will be made to a service-disabled veteran-owned small business concern. </w:t>
      </w:r>
    </w:p>
    <w:p w:rsidR="00B510B4" w:rsidRDefault="000923EF" w:rsidP="00B510B4">
      <w:pPr>
        <w:pStyle w:val="pbody"/>
        <w:spacing w:line="240" w:lineRule="auto"/>
        <w:rPr>
          <w:rFonts w:ascii="Times New Roman" w:hAnsi="Times New Roman" w:cs="Times New Roman"/>
          <w:color w:val="auto"/>
        </w:rPr>
      </w:pPr>
      <w:bookmarkStart w:id="372" w:name="wp1136398"/>
      <w:bookmarkEnd w:id="372"/>
      <w:r w:rsidRPr="000923EF">
        <w:rPr>
          <w:rFonts w:ascii="Times New Roman" w:hAnsi="Times New Roman" w:cs="Times New Roman"/>
          <w:color w:val="auto"/>
        </w:rPr>
        <w:t xml:space="preserve">(d) </w:t>
      </w:r>
      <w:r w:rsidRPr="000923EF">
        <w:rPr>
          <w:rStyle w:val="Emphasis"/>
          <w:rFonts w:ascii="Times New Roman" w:hAnsi="Times New Roman" w:cs="Times New Roman"/>
          <w:color w:val="auto"/>
        </w:rPr>
        <w:t>Agreement</w:t>
      </w:r>
      <w:r w:rsidRPr="000923EF">
        <w:rPr>
          <w:rFonts w:ascii="Times New Roman" w:hAnsi="Times New Roman" w:cs="Times New Roman"/>
          <w:color w:val="auto"/>
        </w:rPr>
        <w:t xml:space="preserve">. A service-disabled veteran-owned small business concern agrees that in the performance of the contract, in the case of a contract for— </w:t>
      </w:r>
    </w:p>
    <w:p w:rsidR="00B510B4" w:rsidRDefault="000923EF" w:rsidP="00B510B4">
      <w:pPr>
        <w:pStyle w:val="pindented1"/>
        <w:spacing w:line="240" w:lineRule="auto"/>
        <w:rPr>
          <w:rFonts w:ascii="Times New Roman" w:hAnsi="Times New Roman" w:cs="Times New Roman"/>
          <w:color w:val="auto"/>
        </w:rPr>
      </w:pPr>
      <w:bookmarkStart w:id="373" w:name="wp1136399"/>
      <w:bookmarkEnd w:id="373"/>
      <w:r w:rsidRPr="000923EF">
        <w:rPr>
          <w:rFonts w:ascii="Times New Roman" w:hAnsi="Times New Roman" w:cs="Times New Roman"/>
          <w:color w:val="auto"/>
        </w:rPr>
        <w:t xml:space="preserve">(1) Services (except construction), at least 50 percent of the cost of personnel for contract performance will be spent for employees of the concern or employees of other service-disabled veteran-owned small business concerns; </w:t>
      </w:r>
    </w:p>
    <w:p w:rsidR="00B510B4" w:rsidRDefault="000923EF" w:rsidP="00B510B4">
      <w:pPr>
        <w:pStyle w:val="pindented1"/>
        <w:spacing w:line="240" w:lineRule="auto"/>
        <w:rPr>
          <w:rFonts w:ascii="Times New Roman" w:hAnsi="Times New Roman" w:cs="Times New Roman"/>
          <w:color w:val="auto"/>
        </w:rPr>
      </w:pPr>
      <w:bookmarkStart w:id="374" w:name="wp1136400"/>
      <w:bookmarkEnd w:id="374"/>
      <w:r w:rsidRPr="000923EF">
        <w:rPr>
          <w:rFonts w:ascii="Times New Roman" w:hAnsi="Times New Roman" w:cs="Times New Roman"/>
          <w:color w:val="auto"/>
        </w:rPr>
        <w:t xml:space="preserve">(2) Supplies (other than acquisition from a </w:t>
      </w:r>
      <w:r w:rsidR="00753CC6" w:rsidRPr="000923EF">
        <w:rPr>
          <w:rFonts w:ascii="Times New Roman" w:hAnsi="Times New Roman" w:cs="Times New Roman"/>
          <w:color w:val="auto"/>
        </w:rPr>
        <w:t>non-manufacturer</w:t>
      </w:r>
      <w:r w:rsidRPr="000923EF">
        <w:rPr>
          <w:rFonts w:ascii="Times New Roman" w:hAnsi="Times New Roman" w:cs="Times New Roman"/>
          <w:color w:val="auto"/>
        </w:rPr>
        <w:t xml:space="preserve"> of the supplies), at least 50 percent of the cost of manufacturing, excluding the cost of materials, will be performed by the concern or other service-disabled veteran-owned small business concerns; </w:t>
      </w:r>
    </w:p>
    <w:p w:rsidR="00B510B4" w:rsidRDefault="000923EF" w:rsidP="00B510B4">
      <w:pPr>
        <w:pStyle w:val="pindented1"/>
        <w:spacing w:line="240" w:lineRule="auto"/>
        <w:rPr>
          <w:rFonts w:ascii="Times New Roman" w:hAnsi="Times New Roman" w:cs="Times New Roman"/>
          <w:color w:val="auto"/>
        </w:rPr>
      </w:pPr>
      <w:bookmarkStart w:id="375" w:name="wp1136401"/>
      <w:bookmarkEnd w:id="375"/>
      <w:r w:rsidRPr="000923EF">
        <w:rPr>
          <w:rFonts w:ascii="Times New Roman" w:hAnsi="Times New Roman" w:cs="Times New Roman"/>
          <w:color w:val="auto"/>
        </w:rPr>
        <w:t xml:space="preserve">(3) General construction, at least 15 percent of the cost of the contract performance incurred for personnel will be spent on the concern’s employees or the employees of other service-disabled veteran-owned small business concerns; or </w:t>
      </w:r>
    </w:p>
    <w:p w:rsidR="00B510B4" w:rsidRDefault="000923EF" w:rsidP="00B510B4">
      <w:pPr>
        <w:pStyle w:val="pindented1"/>
        <w:spacing w:line="240" w:lineRule="auto"/>
        <w:rPr>
          <w:rFonts w:ascii="Times New Roman" w:hAnsi="Times New Roman" w:cs="Times New Roman"/>
          <w:color w:val="auto"/>
        </w:rPr>
      </w:pPr>
      <w:bookmarkStart w:id="376" w:name="wp1136402"/>
      <w:bookmarkEnd w:id="376"/>
      <w:r w:rsidRPr="000923EF">
        <w:rPr>
          <w:rFonts w:ascii="Times New Roman" w:hAnsi="Times New Roman" w:cs="Times New Roman"/>
          <w:color w:val="auto"/>
        </w:rPr>
        <w:t xml:space="preserve">(4) Construction by special trade contractors, at least 25 percent of the cost of the contract performance incurred for personnel will be spent on the concern’s employees or the employees of other service-disabled veteran-owned small business concerns. </w:t>
      </w:r>
    </w:p>
    <w:p w:rsidR="00B510B4" w:rsidRDefault="000923EF" w:rsidP="00B510B4">
      <w:pPr>
        <w:pStyle w:val="pbody"/>
        <w:spacing w:line="240" w:lineRule="auto"/>
        <w:rPr>
          <w:rFonts w:ascii="Times New Roman" w:hAnsi="Times New Roman" w:cs="Times New Roman"/>
          <w:color w:val="auto"/>
        </w:rPr>
      </w:pPr>
      <w:bookmarkStart w:id="377" w:name="wp1136403"/>
      <w:bookmarkEnd w:id="377"/>
      <w:r w:rsidRPr="000923EF">
        <w:rPr>
          <w:rFonts w:ascii="Times New Roman" w:hAnsi="Times New Roman" w:cs="Times New Roman"/>
          <w:color w:val="auto"/>
        </w:rPr>
        <w:t xml:space="preserve">(e) A joint venture may be considered a service-disabled veteran owned small business concern if— </w:t>
      </w:r>
    </w:p>
    <w:p w:rsidR="00B510B4" w:rsidRDefault="000923EF" w:rsidP="00B510B4">
      <w:pPr>
        <w:pStyle w:val="pindented1"/>
        <w:spacing w:line="240" w:lineRule="auto"/>
        <w:rPr>
          <w:rFonts w:ascii="Times New Roman" w:hAnsi="Times New Roman" w:cs="Times New Roman"/>
          <w:color w:val="auto"/>
        </w:rPr>
      </w:pPr>
      <w:bookmarkStart w:id="378" w:name="wp1136404"/>
      <w:bookmarkEnd w:id="378"/>
      <w:r w:rsidRPr="000923EF">
        <w:rPr>
          <w:rFonts w:ascii="Times New Roman" w:hAnsi="Times New Roman" w:cs="Times New Roman"/>
          <w:color w:val="auto"/>
        </w:rPr>
        <w:t xml:space="preserve">(1) At least one member of the joint venture is a service-disabled veteran-owned small business concern, and makes the following representations: That it is a service-disabled veteran-owned small business concern, and that it is a small business concern under the North American Industry Classification Systems (NAICS) code assigned to the procurement; </w:t>
      </w:r>
    </w:p>
    <w:p w:rsidR="00B510B4" w:rsidRDefault="000923EF" w:rsidP="00B510B4">
      <w:pPr>
        <w:pStyle w:val="pindented1"/>
        <w:spacing w:line="240" w:lineRule="auto"/>
        <w:rPr>
          <w:rFonts w:ascii="Times New Roman" w:hAnsi="Times New Roman" w:cs="Times New Roman"/>
          <w:color w:val="auto"/>
        </w:rPr>
      </w:pPr>
      <w:bookmarkStart w:id="379" w:name="wp1136405"/>
      <w:bookmarkEnd w:id="379"/>
      <w:r w:rsidRPr="000923EF">
        <w:rPr>
          <w:rFonts w:ascii="Times New Roman" w:hAnsi="Times New Roman" w:cs="Times New Roman"/>
          <w:color w:val="auto"/>
        </w:rPr>
        <w:t xml:space="preserve">(2) Each other concern is small under the size standard corresponding to the NAICS code assigned to the procurement; and </w:t>
      </w:r>
    </w:p>
    <w:p w:rsidR="00B510B4" w:rsidRDefault="000923EF" w:rsidP="00B510B4">
      <w:pPr>
        <w:pStyle w:val="pindented1"/>
        <w:spacing w:line="240" w:lineRule="auto"/>
        <w:rPr>
          <w:rFonts w:ascii="Times New Roman" w:hAnsi="Times New Roman" w:cs="Times New Roman"/>
          <w:color w:val="auto"/>
        </w:rPr>
      </w:pPr>
      <w:bookmarkStart w:id="380" w:name="wp1136406"/>
      <w:bookmarkEnd w:id="380"/>
      <w:r w:rsidRPr="000923EF">
        <w:rPr>
          <w:rFonts w:ascii="Times New Roman" w:hAnsi="Times New Roman" w:cs="Times New Roman"/>
          <w:color w:val="auto"/>
        </w:rPr>
        <w:t xml:space="preserve">(3) The joint venture meets the requirements of paragraph 7 of the explanation of Affiliates in </w:t>
      </w:r>
      <w:hyperlink r:id="rId53" w:anchor="wp1101806" w:history="1">
        <w:r w:rsidRPr="000923EF">
          <w:rPr>
            <w:rStyle w:val="Hyperlink"/>
            <w:rFonts w:ascii="Times New Roman" w:hAnsi="Times New Roman" w:cs="Times New Roman"/>
            <w:color w:val="auto"/>
          </w:rPr>
          <w:t>19.101</w:t>
        </w:r>
      </w:hyperlink>
      <w:r w:rsidRPr="000923EF">
        <w:rPr>
          <w:rFonts w:ascii="Times New Roman" w:hAnsi="Times New Roman" w:cs="Times New Roman"/>
          <w:color w:val="auto"/>
        </w:rPr>
        <w:t xml:space="preserve"> of the Federal Acquisition Regulation. </w:t>
      </w:r>
    </w:p>
    <w:p w:rsidR="00B510B4" w:rsidRDefault="000923EF" w:rsidP="00B510B4">
      <w:pPr>
        <w:pStyle w:val="pindented1"/>
        <w:spacing w:line="240" w:lineRule="auto"/>
        <w:rPr>
          <w:rFonts w:ascii="Times New Roman" w:hAnsi="Times New Roman" w:cs="Times New Roman"/>
          <w:color w:val="auto"/>
        </w:rPr>
      </w:pPr>
      <w:bookmarkStart w:id="381" w:name="wp1136407"/>
      <w:bookmarkEnd w:id="381"/>
      <w:r w:rsidRPr="000923EF">
        <w:rPr>
          <w:rFonts w:ascii="Times New Roman" w:hAnsi="Times New Roman" w:cs="Times New Roman"/>
          <w:color w:val="auto"/>
        </w:rPr>
        <w:t xml:space="preserve">(4) The joint venture meets the requirements of 13 CFR 125.15(b) </w:t>
      </w:r>
    </w:p>
    <w:p w:rsidR="00B510B4" w:rsidRDefault="000923EF" w:rsidP="00B510B4">
      <w:pPr>
        <w:pStyle w:val="pbody"/>
        <w:spacing w:line="240" w:lineRule="auto"/>
        <w:rPr>
          <w:rFonts w:ascii="Times New Roman" w:hAnsi="Times New Roman" w:cs="Times New Roman"/>
          <w:color w:val="auto"/>
        </w:rPr>
      </w:pPr>
      <w:bookmarkStart w:id="382" w:name="wp1139900"/>
      <w:bookmarkEnd w:id="382"/>
      <w:r w:rsidRPr="000923EF">
        <w:rPr>
          <w:rFonts w:ascii="Times New Roman" w:hAnsi="Times New Roman" w:cs="Times New Roman"/>
          <w:color w:val="auto"/>
        </w:rPr>
        <w:t>(f) Any service-disabled veteran-owned small business concern (non</w:t>
      </w:r>
      <w:r w:rsidR="00A83EE7">
        <w:rPr>
          <w:rFonts w:ascii="Times New Roman" w:hAnsi="Times New Roman" w:cs="Times New Roman"/>
          <w:color w:val="auto"/>
        </w:rPr>
        <w:t>-</w:t>
      </w:r>
      <w:r w:rsidRPr="000923EF">
        <w:rPr>
          <w:rFonts w:ascii="Times New Roman" w:hAnsi="Times New Roman" w:cs="Times New Roman"/>
          <w:color w:val="auto"/>
        </w:rPr>
        <w:t xml:space="preserve">manufacturer) must meet the requirements in </w:t>
      </w:r>
      <w:hyperlink r:id="rId54" w:anchor="wp1101837" w:history="1">
        <w:r w:rsidRPr="000923EF">
          <w:rPr>
            <w:rStyle w:val="Hyperlink"/>
            <w:rFonts w:ascii="Times New Roman" w:hAnsi="Times New Roman" w:cs="Times New Roman"/>
            <w:color w:val="auto"/>
          </w:rPr>
          <w:t>19.102</w:t>
        </w:r>
      </w:hyperlink>
      <w:r w:rsidRPr="000923EF">
        <w:rPr>
          <w:rFonts w:ascii="Times New Roman" w:hAnsi="Times New Roman" w:cs="Times New Roman"/>
          <w:color w:val="auto"/>
        </w:rPr>
        <w:t xml:space="preserve">(f) of the Federal Acquisition Regulation to receive a benefit under this program. </w:t>
      </w:r>
    </w:p>
    <w:p w:rsidR="008B036B" w:rsidRDefault="008B036B" w:rsidP="008B036B">
      <w:pPr>
        <w:pStyle w:val="pbodyctr"/>
        <w:rPr>
          <w:rFonts w:ascii="Times New Roman" w:hAnsi="Times New Roman" w:cs="Times New Roman"/>
          <w:color w:val="auto"/>
        </w:rPr>
      </w:pPr>
      <w:bookmarkStart w:id="383" w:name="wp1140145"/>
      <w:bookmarkEnd w:id="383"/>
      <w:r>
        <w:rPr>
          <w:rFonts w:ascii="Times New Roman" w:hAnsi="Times New Roman" w:cs="Times New Roman"/>
          <w:color w:val="auto"/>
        </w:rPr>
        <w:t>(</w:t>
      </w:r>
      <w:r w:rsidR="000923EF" w:rsidRPr="000923EF">
        <w:rPr>
          <w:rFonts w:ascii="Times New Roman" w:hAnsi="Times New Roman" w:cs="Times New Roman"/>
          <w:color w:val="auto"/>
        </w:rPr>
        <w:t xml:space="preserve">End of clause) </w:t>
      </w:r>
    </w:p>
    <w:p w:rsidR="00D922F4" w:rsidRDefault="00D922F4" w:rsidP="008B036B">
      <w:pPr>
        <w:pStyle w:val="pbodyctr"/>
        <w:rPr>
          <w:rFonts w:ascii="Times New Roman" w:hAnsi="Times New Roman" w:cs="Times New Roman"/>
          <w:color w:val="auto"/>
        </w:rPr>
      </w:pPr>
    </w:p>
    <w:p w:rsidR="00D922F4" w:rsidRDefault="00D922F4" w:rsidP="008B036B">
      <w:pPr>
        <w:pStyle w:val="pbodyctr"/>
        <w:rPr>
          <w:rFonts w:ascii="Times New Roman" w:hAnsi="Times New Roman" w:cs="Times New Roman"/>
          <w:color w:val="auto"/>
        </w:rPr>
      </w:pPr>
    </w:p>
    <w:p w:rsidR="00AD2FF5" w:rsidRPr="00C32362" w:rsidRDefault="00AD2FF5" w:rsidP="00AD2FF5">
      <w:pPr>
        <w:pStyle w:val="Heading3"/>
      </w:pPr>
      <w:bookmarkStart w:id="384" w:name="_Toc364329288"/>
      <w:bookmarkStart w:id="385" w:name="_Toc370288252"/>
      <w:r w:rsidRPr="00C32362">
        <w:t>A.1.</w:t>
      </w:r>
      <w:r>
        <w:t>4</w:t>
      </w:r>
      <w:r w:rsidR="000B2E7A">
        <w:t>3</w:t>
      </w:r>
      <w:r w:rsidRPr="00C32362">
        <w:t xml:space="preserve">. </w:t>
      </w:r>
      <w:r w:rsidRPr="00AD2FF5">
        <w:t>NOTICE OF SET-ASIDE FOR ECONOMICALLY DISADVANTAGED WOMEN-OWNED SMALL BUSINESS</w:t>
      </w:r>
      <w:r>
        <w:t xml:space="preserve"> CONCERNS </w:t>
      </w:r>
      <w:r w:rsidRPr="00C32362">
        <w:t>(</w:t>
      </w:r>
      <w:r>
        <w:t>52.219</w:t>
      </w:r>
      <w:r>
        <w:noBreakHyphen/>
        <w:t>29</w:t>
      </w:r>
      <w:r w:rsidRPr="00C32362">
        <w:t>) (</w:t>
      </w:r>
      <w:r w:rsidR="00B97325">
        <w:t>JUL 2013)</w:t>
      </w:r>
      <w:bookmarkEnd w:id="384"/>
      <w:bookmarkEnd w:id="385"/>
    </w:p>
    <w:p w:rsidR="00AD2FF5" w:rsidRPr="006C59E2" w:rsidRDefault="00AD2FF5" w:rsidP="00AD2FF5">
      <w:pPr>
        <w:pStyle w:val="pbody"/>
        <w:rPr>
          <w:rFonts w:ascii="Times New Roman" w:hAnsi="Times New Roman" w:cs="Times New Roman"/>
        </w:rPr>
      </w:pPr>
      <w:bookmarkStart w:id="386" w:name="wp1144093"/>
      <w:bookmarkStart w:id="387" w:name="wp1144101"/>
      <w:bookmarkStart w:id="388" w:name="wp1144134"/>
      <w:bookmarkEnd w:id="386"/>
      <w:bookmarkEnd w:id="387"/>
      <w:bookmarkEnd w:id="388"/>
    </w:p>
    <w:p w:rsidR="006C59E2" w:rsidRPr="006C59E2" w:rsidRDefault="00B510B4" w:rsidP="006C59E2">
      <w:pPr>
        <w:pStyle w:val="pbody"/>
        <w:spacing w:line="180" w:lineRule="atLeast"/>
        <w:rPr>
          <w:rFonts w:ascii="Times New Roman" w:hAnsi="Times New Roman" w:cs="Times New Roman"/>
        </w:rPr>
      </w:pPr>
      <w:r w:rsidRPr="00B510B4">
        <w:rPr>
          <w:rFonts w:ascii="Times New Roman" w:hAnsi="Times New Roman" w:cs="Times New Roman"/>
        </w:rPr>
        <w:t xml:space="preserve"> (a)</w:t>
      </w:r>
      <w:r w:rsidRPr="00B510B4">
        <w:rPr>
          <w:rStyle w:val="apple-converted-space"/>
          <w:rFonts w:ascii="Times New Roman" w:hAnsi="Times New Roman"/>
        </w:rPr>
        <w:t> </w:t>
      </w:r>
      <w:r w:rsidRPr="00B510B4">
        <w:rPr>
          <w:rFonts w:ascii="Times New Roman" w:hAnsi="Times New Roman" w:cs="Times New Roman"/>
          <w:i/>
          <w:iCs/>
        </w:rPr>
        <w:t>Definitions</w:t>
      </w:r>
      <w:r w:rsidRPr="00B510B4">
        <w:rPr>
          <w:rFonts w:ascii="Times New Roman" w:hAnsi="Times New Roman" w:cs="Times New Roman"/>
        </w:rPr>
        <w:t>. “Economically disadvantaged women-owned small business (EDWOSB) concern” means—</w:t>
      </w:r>
    </w:p>
    <w:p w:rsidR="006C59E2" w:rsidRPr="006C59E2" w:rsidRDefault="00B510B4" w:rsidP="006C59E2">
      <w:pPr>
        <w:pStyle w:val="pbody"/>
        <w:spacing w:line="180" w:lineRule="atLeast"/>
        <w:rPr>
          <w:rFonts w:ascii="Times New Roman" w:hAnsi="Times New Roman" w:cs="Times New Roman"/>
        </w:rPr>
      </w:pPr>
      <w:r w:rsidRPr="00B510B4">
        <w:rPr>
          <w:rFonts w:ascii="Times New Roman" w:hAnsi="Times New Roman" w:cs="Times New Roman"/>
        </w:rPr>
        <w:t>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(WOSB) concern eligible under the WOSB Program.</w:t>
      </w:r>
    </w:p>
    <w:p w:rsidR="006C59E2" w:rsidRPr="006C59E2" w:rsidRDefault="00B510B4" w:rsidP="006C59E2">
      <w:pPr>
        <w:pStyle w:val="pbody"/>
        <w:spacing w:line="180" w:lineRule="atLeast"/>
        <w:rPr>
          <w:rFonts w:ascii="Times New Roman" w:hAnsi="Times New Roman" w:cs="Times New Roman"/>
        </w:rPr>
      </w:pPr>
      <w:r w:rsidRPr="00B510B4">
        <w:rPr>
          <w:rFonts w:ascii="Times New Roman" w:hAnsi="Times New Roman" w:cs="Times New Roman"/>
        </w:rPr>
        <w:t>“WOSB Program Repository” means a secure, Web-based application that collects, stores, and disseminates documents to the contracting community and SBA, which verify the eligibility of a business concern for a contract to be awarded under the WOSB Program.</w:t>
      </w:r>
    </w:p>
    <w:p w:rsidR="006C59E2" w:rsidRPr="006C59E2" w:rsidRDefault="00B510B4" w:rsidP="006C59E2">
      <w:pPr>
        <w:pStyle w:val="pbody"/>
        <w:spacing w:line="180" w:lineRule="atLeast"/>
        <w:rPr>
          <w:rFonts w:ascii="Times New Roman" w:hAnsi="Times New Roman" w:cs="Times New Roman"/>
        </w:rPr>
      </w:pPr>
      <w:r w:rsidRPr="00B510B4">
        <w:rPr>
          <w:rFonts w:ascii="Times New Roman" w:hAnsi="Times New Roman" w:cs="Times New Roman"/>
        </w:rPr>
        <w:t>(b)</w:t>
      </w:r>
      <w:r w:rsidRPr="00B510B4">
        <w:rPr>
          <w:rStyle w:val="apple-converted-space"/>
          <w:rFonts w:ascii="Times New Roman" w:hAnsi="Times New Roman"/>
        </w:rPr>
        <w:t> </w:t>
      </w:r>
      <w:r w:rsidRPr="00B510B4">
        <w:rPr>
          <w:rStyle w:val="Emphasis"/>
          <w:rFonts w:ascii="Times New Roman" w:hAnsi="Times New Roman" w:cs="Times New Roman"/>
        </w:rPr>
        <w:t>Applicability</w:t>
      </w:r>
      <w:r w:rsidRPr="00B510B4">
        <w:rPr>
          <w:rFonts w:ascii="Times New Roman" w:hAnsi="Times New Roman" w:cs="Times New Roman"/>
        </w:rPr>
        <w:t>. This clause applies only to—</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(1) Contracts that have been set aside or reserved for EDWOSB concerns;</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(2) Part or parts of a multiple-award contract that have been set aside for EDWOSB concerns; and</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(3) Orders set aside for EDWOSB concerns under multiple-award contracts as described in</w:t>
      </w:r>
      <w:r w:rsidRPr="00B510B4">
        <w:rPr>
          <w:rStyle w:val="apple-converted-space"/>
          <w:rFonts w:ascii="Times New Roman" w:hAnsi="Times New Roman"/>
        </w:rPr>
        <w:t> </w:t>
      </w:r>
      <w:hyperlink r:id="rId55" w:anchor="wp1096389" w:history="1">
        <w:r w:rsidRPr="00B510B4">
          <w:rPr>
            <w:rStyle w:val="Hyperlink"/>
            <w:rFonts w:ascii="Times New Roman" w:hAnsi="Times New Roman" w:cs="Times New Roman"/>
            <w:color w:val="9999CC"/>
          </w:rPr>
          <w:t>8.405-5</w:t>
        </w:r>
      </w:hyperlink>
      <w:r w:rsidRPr="00B510B4">
        <w:rPr>
          <w:rStyle w:val="apple-converted-space"/>
          <w:rFonts w:ascii="Times New Roman" w:hAnsi="Times New Roman"/>
        </w:rPr>
        <w:t> </w:t>
      </w:r>
      <w:r w:rsidRPr="00B510B4">
        <w:rPr>
          <w:rFonts w:ascii="Times New Roman" w:hAnsi="Times New Roman" w:cs="Times New Roman"/>
        </w:rPr>
        <w:t>and</w:t>
      </w:r>
      <w:r w:rsidRPr="00B510B4">
        <w:rPr>
          <w:rStyle w:val="apple-converted-space"/>
          <w:rFonts w:ascii="Times New Roman" w:hAnsi="Times New Roman"/>
        </w:rPr>
        <w:t> </w:t>
      </w:r>
      <w:hyperlink r:id="rId56" w:anchor="wp1095799" w:history="1">
        <w:r w:rsidRPr="00B510B4">
          <w:rPr>
            <w:rStyle w:val="Hyperlink"/>
            <w:rFonts w:ascii="Times New Roman" w:hAnsi="Times New Roman" w:cs="Times New Roman"/>
            <w:color w:val="9999CC"/>
          </w:rPr>
          <w:t>16.505</w:t>
        </w:r>
      </w:hyperlink>
      <w:r w:rsidRPr="00B510B4">
        <w:rPr>
          <w:rFonts w:ascii="Times New Roman" w:hAnsi="Times New Roman" w:cs="Times New Roman"/>
        </w:rPr>
        <w:t>(b)(2)(i)(F).</w:t>
      </w:r>
    </w:p>
    <w:p w:rsidR="006C59E2" w:rsidRPr="006C59E2" w:rsidRDefault="00B510B4" w:rsidP="006C59E2">
      <w:pPr>
        <w:pStyle w:val="pbody"/>
        <w:spacing w:line="180" w:lineRule="atLeast"/>
        <w:rPr>
          <w:rFonts w:ascii="Times New Roman" w:hAnsi="Times New Roman" w:cs="Times New Roman"/>
        </w:rPr>
      </w:pPr>
      <w:r w:rsidRPr="00B510B4">
        <w:rPr>
          <w:rFonts w:ascii="Times New Roman" w:hAnsi="Times New Roman" w:cs="Times New Roman"/>
        </w:rPr>
        <w:t>(c) General.</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(1) Offers are solicited only from EDWOSB concerns. Offers received from concerns that are not EDWOSB concerns will not be considered.</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(2) Any award resulting from this solicitation will be made to an EDWOSB concern.</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(3) The contracting officer will ensure that the apparent successful offeror has provided all required documents to the WOSB Program Repository. The contract will not be awarded until all required documents are received.</w:t>
      </w:r>
    </w:p>
    <w:p w:rsidR="006C59E2" w:rsidRPr="006C59E2" w:rsidRDefault="00B510B4" w:rsidP="006C59E2">
      <w:pPr>
        <w:pStyle w:val="pbody"/>
        <w:spacing w:line="180" w:lineRule="atLeast"/>
        <w:rPr>
          <w:rFonts w:ascii="Times New Roman" w:hAnsi="Times New Roman" w:cs="Times New Roman"/>
        </w:rPr>
      </w:pPr>
      <w:r w:rsidRPr="00B510B4">
        <w:rPr>
          <w:rFonts w:ascii="Times New Roman" w:hAnsi="Times New Roman" w:cs="Times New Roman"/>
        </w:rPr>
        <w:t>(d)</w:t>
      </w:r>
      <w:r w:rsidRPr="00B510B4">
        <w:rPr>
          <w:rStyle w:val="apple-converted-space"/>
          <w:rFonts w:ascii="Times New Roman" w:hAnsi="Times New Roman"/>
        </w:rPr>
        <w:t> </w:t>
      </w:r>
      <w:r w:rsidRPr="00B510B4">
        <w:rPr>
          <w:rFonts w:ascii="Times New Roman" w:hAnsi="Times New Roman" w:cs="Times New Roman"/>
          <w:i/>
          <w:iCs/>
        </w:rPr>
        <w:t>Agreement</w:t>
      </w:r>
      <w:r w:rsidRPr="00B510B4">
        <w:rPr>
          <w:rFonts w:ascii="Times New Roman" w:hAnsi="Times New Roman" w:cs="Times New Roman"/>
        </w:rPr>
        <w:t>. An EDWOSB concern agrees that in the performance of the contract for—</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(1) Services (except construction), the concern will perform at least 50 percent of the cost of the contract incurred for personnel with its own employees;</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(2) Supplies or products (other than procurement from a non-manufacturer in such supplies or products), the concern will perform at least 50 percent of the cost of manufacturing the supplies or products (not including the costs of materials);</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(3) General construction, the concern will perform at least 15 percent of the cost of the contract with its own employees (not including the costs of materials); and</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(4) Construction by special trade contractors, the concern will perform at least 25 percent of the cost of the contract with its own employees (not including the cost of materials).</w:t>
      </w:r>
    </w:p>
    <w:p w:rsidR="006C59E2" w:rsidRPr="006C59E2" w:rsidRDefault="00B510B4" w:rsidP="006C59E2">
      <w:pPr>
        <w:pStyle w:val="pbody"/>
        <w:spacing w:line="180" w:lineRule="atLeast"/>
        <w:rPr>
          <w:rFonts w:ascii="Times New Roman" w:hAnsi="Times New Roman" w:cs="Times New Roman"/>
        </w:rPr>
      </w:pPr>
      <w:r w:rsidRPr="00B510B4">
        <w:rPr>
          <w:rFonts w:ascii="Times New Roman" w:hAnsi="Times New Roman" w:cs="Times New Roman"/>
        </w:rPr>
        <w:t>(e)</w:t>
      </w:r>
      <w:r w:rsidRPr="00B510B4">
        <w:rPr>
          <w:rStyle w:val="apple-converted-space"/>
          <w:rFonts w:ascii="Times New Roman" w:hAnsi="Times New Roman"/>
        </w:rPr>
        <w:t> </w:t>
      </w:r>
      <w:r w:rsidRPr="00B510B4">
        <w:rPr>
          <w:rFonts w:ascii="Times New Roman" w:hAnsi="Times New Roman" w:cs="Times New Roman"/>
          <w:i/>
          <w:iCs/>
        </w:rPr>
        <w:t>Joint Venture</w:t>
      </w:r>
      <w:r w:rsidRPr="00B510B4">
        <w:rPr>
          <w:rFonts w:ascii="Times New Roman" w:hAnsi="Times New Roman" w:cs="Times New Roman"/>
        </w:rPr>
        <w:t>. A joint venture may be considered an EDWOSB concern if—</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(1) It meets the applicable size standard corresponding to the NAICS code assigned to the contract, unless an exception to affiliation applies pursuant to 13 CFR 121.103(h)(3);</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(2) The EDWOSB participant of the joint venture is designated in the System for Award Management as an EDWOSB concern;</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(3) The parties to the joint venture have entered into a written joint venture agreement that contains provisions—</w:t>
      </w:r>
    </w:p>
    <w:p w:rsidR="006C59E2" w:rsidRPr="006C59E2" w:rsidRDefault="00B510B4" w:rsidP="006C59E2">
      <w:pPr>
        <w:pStyle w:val="pindented2"/>
        <w:spacing w:line="180" w:lineRule="atLeast"/>
        <w:rPr>
          <w:rFonts w:ascii="Times New Roman" w:hAnsi="Times New Roman" w:cs="Times New Roman"/>
        </w:rPr>
      </w:pPr>
      <w:r w:rsidRPr="00B510B4">
        <w:rPr>
          <w:rFonts w:ascii="Times New Roman" w:hAnsi="Times New Roman" w:cs="Times New Roman"/>
        </w:rPr>
        <w:t>(i) Setting forth the purpose of the joint venture;</w:t>
      </w:r>
    </w:p>
    <w:p w:rsidR="006C59E2" w:rsidRPr="006C59E2" w:rsidRDefault="00B510B4" w:rsidP="006C59E2">
      <w:pPr>
        <w:pStyle w:val="pindented2"/>
        <w:spacing w:line="180" w:lineRule="atLeast"/>
        <w:rPr>
          <w:rFonts w:ascii="Times New Roman" w:hAnsi="Times New Roman" w:cs="Times New Roman"/>
        </w:rPr>
      </w:pPr>
      <w:r w:rsidRPr="00B510B4">
        <w:rPr>
          <w:rFonts w:ascii="Times New Roman" w:hAnsi="Times New Roman" w:cs="Times New Roman"/>
        </w:rPr>
        <w:t>(ii) Designating an EDWOSB concern as the managing venturer of the joint venture, and an employee of the managing venturer as the project manager responsible for the performance of the contract;</w:t>
      </w:r>
    </w:p>
    <w:p w:rsidR="006C59E2" w:rsidRPr="006C59E2" w:rsidRDefault="00B510B4" w:rsidP="006C59E2">
      <w:pPr>
        <w:pStyle w:val="pindented2"/>
        <w:spacing w:line="180" w:lineRule="atLeast"/>
        <w:rPr>
          <w:rFonts w:ascii="Times New Roman" w:hAnsi="Times New Roman" w:cs="Times New Roman"/>
        </w:rPr>
      </w:pPr>
      <w:r w:rsidRPr="00B510B4">
        <w:rPr>
          <w:rFonts w:ascii="Times New Roman" w:hAnsi="Times New Roman" w:cs="Times New Roman"/>
        </w:rPr>
        <w:t>(iii) Stating that not less than 51 percent of the net profits earned by the joint venture will be distributed to the EDWOSB;</w:t>
      </w:r>
    </w:p>
    <w:p w:rsidR="006C59E2" w:rsidRPr="006C59E2" w:rsidRDefault="00B510B4" w:rsidP="006C59E2">
      <w:pPr>
        <w:pStyle w:val="pindented2"/>
        <w:spacing w:line="180" w:lineRule="atLeast"/>
        <w:rPr>
          <w:rFonts w:ascii="Times New Roman" w:hAnsi="Times New Roman" w:cs="Times New Roman"/>
        </w:rPr>
      </w:pPr>
      <w:r w:rsidRPr="00B510B4">
        <w:rPr>
          <w:rFonts w:ascii="Times New Roman" w:hAnsi="Times New Roman" w:cs="Times New Roman"/>
        </w:rPr>
        <w:t>(iv) Specifying the responsibilities of the parties with regard to contract performance, sources of labor, and negotiation of the EDWOSB contract; and</w:t>
      </w:r>
    </w:p>
    <w:p w:rsidR="006C59E2" w:rsidRPr="006C59E2" w:rsidRDefault="00B510B4" w:rsidP="006C59E2">
      <w:pPr>
        <w:pStyle w:val="pindented2"/>
        <w:spacing w:line="180" w:lineRule="atLeast"/>
        <w:rPr>
          <w:rFonts w:ascii="Times New Roman" w:hAnsi="Times New Roman" w:cs="Times New Roman"/>
        </w:rPr>
      </w:pPr>
      <w:r w:rsidRPr="00B510B4">
        <w:rPr>
          <w:rFonts w:ascii="Times New Roman" w:hAnsi="Times New Roman" w:cs="Times New Roman"/>
        </w:rPr>
        <w:t>(v) Requiring the final original records be retained by the managing venturer upon completion of the EDWOSB contract performed by the joint venture.</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(4) The joint venture performs the applicable percentage of work required in accordance with paragraph (d) above; and</w:t>
      </w:r>
    </w:p>
    <w:p w:rsidR="006C59E2" w:rsidRPr="006C59E2" w:rsidRDefault="00B510B4" w:rsidP="006C59E2">
      <w:pPr>
        <w:pStyle w:val="pindented1"/>
        <w:spacing w:line="180" w:lineRule="atLeast"/>
        <w:rPr>
          <w:rFonts w:ascii="Times New Roman" w:hAnsi="Times New Roman" w:cs="Times New Roman"/>
        </w:rPr>
      </w:pPr>
      <w:r w:rsidRPr="00B510B4">
        <w:rPr>
          <w:rFonts w:ascii="Times New Roman" w:hAnsi="Times New Roman" w:cs="Times New Roman"/>
        </w:rPr>
        <w:t>(5) The procuring activity executes the contract in the name of the EDWOSB or joint venture.</w:t>
      </w:r>
    </w:p>
    <w:p w:rsidR="006C59E2" w:rsidRPr="006C59E2" w:rsidRDefault="00B510B4" w:rsidP="006C59E2">
      <w:pPr>
        <w:pStyle w:val="pbody"/>
        <w:spacing w:line="180" w:lineRule="atLeast"/>
        <w:rPr>
          <w:rFonts w:ascii="Times New Roman" w:hAnsi="Times New Roman" w:cs="Times New Roman"/>
        </w:rPr>
      </w:pPr>
      <w:r w:rsidRPr="00B510B4">
        <w:rPr>
          <w:rFonts w:ascii="Times New Roman" w:hAnsi="Times New Roman" w:cs="Times New Roman"/>
        </w:rPr>
        <w:lastRenderedPageBreak/>
        <w:t>(f)</w:t>
      </w:r>
      <w:r w:rsidRPr="00B510B4">
        <w:rPr>
          <w:rStyle w:val="apple-converted-space"/>
          <w:rFonts w:ascii="Times New Roman" w:hAnsi="Times New Roman"/>
        </w:rPr>
        <w:t> </w:t>
      </w:r>
      <w:r w:rsidRPr="00B510B4">
        <w:rPr>
          <w:rFonts w:ascii="Times New Roman" w:hAnsi="Times New Roman" w:cs="Times New Roman"/>
          <w:i/>
          <w:iCs/>
        </w:rPr>
        <w:t>Nonmanufacturer</w:t>
      </w:r>
      <w:r w:rsidRPr="00B510B4">
        <w:rPr>
          <w:rFonts w:ascii="Times New Roman" w:hAnsi="Times New Roman" w:cs="Times New Roman"/>
        </w:rPr>
        <w:t>. An EDWOSB concern that is a non-manufacturer, as defined in 13 CFR 121.406(b) or</w:t>
      </w:r>
      <w:r w:rsidRPr="00B510B4">
        <w:rPr>
          <w:rStyle w:val="apple-converted-space"/>
          <w:rFonts w:ascii="Times New Roman" w:hAnsi="Times New Roman"/>
        </w:rPr>
        <w:t> </w:t>
      </w:r>
      <w:hyperlink r:id="rId57" w:anchor="wp1101837" w:history="1">
        <w:r w:rsidRPr="00B510B4">
          <w:rPr>
            <w:rStyle w:val="Hyperlink"/>
            <w:rFonts w:ascii="Times New Roman" w:hAnsi="Times New Roman" w:cs="Times New Roman"/>
            <w:color w:val="9999CC"/>
          </w:rPr>
          <w:t>19.102</w:t>
        </w:r>
      </w:hyperlink>
      <w:r w:rsidRPr="00B510B4">
        <w:rPr>
          <w:rFonts w:ascii="Times New Roman" w:hAnsi="Times New Roman" w:cs="Times New Roman"/>
        </w:rPr>
        <w:t>(f), may submit an offer on an EDWOSB requirement with a NAICS code for supplies, if it meets the requirements under the non-manufacturer rule set forth in those regulations.</w:t>
      </w:r>
    </w:p>
    <w:p w:rsidR="006C59E2" w:rsidRPr="006C59E2" w:rsidRDefault="00B510B4" w:rsidP="006C59E2">
      <w:pPr>
        <w:pStyle w:val="pbodyctr"/>
        <w:spacing w:line="180" w:lineRule="atLeast"/>
        <w:rPr>
          <w:rFonts w:ascii="Times New Roman" w:hAnsi="Times New Roman" w:cs="Times New Roman"/>
        </w:rPr>
      </w:pPr>
      <w:r w:rsidRPr="00B510B4">
        <w:rPr>
          <w:rFonts w:ascii="Times New Roman" w:hAnsi="Times New Roman" w:cs="Times New Roman"/>
        </w:rPr>
        <w:t>(End of clause)</w:t>
      </w:r>
    </w:p>
    <w:p w:rsidR="004F7A31" w:rsidRPr="00AD2FF5" w:rsidRDefault="004F7A31" w:rsidP="006C59E2">
      <w:pPr>
        <w:pStyle w:val="pbody"/>
        <w:rPr>
          <w:rFonts w:ascii="Times New Roman" w:hAnsi="Times New Roman" w:cs="Times New Roman"/>
        </w:rPr>
      </w:pPr>
      <w:bookmarkStart w:id="389" w:name="wp1144138"/>
      <w:bookmarkStart w:id="390" w:name="wp1145561"/>
      <w:bookmarkStart w:id="391" w:name="wp1145574"/>
      <w:bookmarkStart w:id="392" w:name="wp1145576"/>
      <w:bookmarkStart w:id="393" w:name="wp1145599"/>
      <w:bookmarkStart w:id="394" w:name="wp1145605"/>
      <w:bookmarkStart w:id="395" w:name="wp1145562"/>
      <w:bookmarkStart w:id="396" w:name="wp1145563"/>
      <w:bookmarkStart w:id="397" w:name="wp1144212"/>
      <w:bookmarkStart w:id="398" w:name="wp1144217"/>
      <w:bookmarkStart w:id="399" w:name="wp1144228"/>
      <w:bookmarkStart w:id="400" w:name="wp1144248"/>
      <w:bookmarkStart w:id="401" w:name="wp1144275"/>
      <w:bookmarkStart w:id="402" w:name="wp1144281"/>
      <w:bookmarkStart w:id="403" w:name="wp1144283"/>
      <w:bookmarkStart w:id="404" w:name="wp1144292"/>
      <w:bookmarkStart w:id="405" w:name="wp1144311"/>
      <w:bookmarkStart w:id="406" w:name="wp1144313"/>
      <w:bookmarkStart w:id="407" w:name="wp1144315"/>
      <w:bookmarkStart w:id="408" w:name="wp1144306"/>
      <w:bookmarkStart w:id="409" w:name="wp1144334"/>
      <w:bookmarkStart w:id="410" w:name="wp1144336"/>
      <w:bookmarkStart w:id="411" w:name="wp1144338"/>
      <w:bookmarkStart w:id="412" w:name="wp1144332"/>
      <w:bookmarkStart w:id="413" w:name="wp1144352"/>
      <w:bookmarkStart w:id="414" w:name="wp1144360"/>
      <w:bookmarkStart w:id="415" w:name="wp1144365"/>
      <w:bookmarkStart w:id="416" w:name="wp1144386"/>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p>
    <w:p w:rsidR="00AD2FF5" w:rsidRPr="00C32362" w:rsidRDefault="00AD2FF5" w:rsidP="00AD2FF5">
      <w:pPr>
        <w:pStyle w:val="Heading3"/>
      </w:pPr>
      <w:bookmarkStart w:id="417" w:name="_Toc364329289"/>
      <w:bookmarkStart w:id="418" w:name="_Toc370288253"/>
      <w:r w:rsidRPr="00C32362">
        <w:t>A.1.</w:t>
      </w:r>
      <w:r>
        <w:t>4</w:t>
      </w:r>
      <w:r w:rsidR="000B2E7A">
        <w:t>4</w:t>
      </w:r>
      <w:r w:rsidRPr="00C32362">
        <w:t xml:space="preserve">. </w:t>
      </w:r>
      <w:r w:rsidRPr="00AD2FF5">
        <w:t>NOTICE OF SET-ASIDE FOR WOMEN-OWNED SMALL BUSINESS CONCERNS ELIGIBLE UNDER THE WOMEN-OWNED SMALL BUSINESS PROGRAM</w:t>
      </w:r>
      <w:r w:rsidRPr="00C32362">
        <w:t xml:space="preserve"> (</w:t>
      </w:r>
      <w:r>
        <w:t>52.219</w:t>
      </w:r>
      <w:r>
        <w:noBreakHyphen/>
        <w:t>3</w:t>
      </w:r>
      <w:r w:rsidRPr="00C32362">
        <w:t>0) (</w:t>
      </w:r>
      <w:r w:rsidR="003F184E">
        <w:t>JUL 2013</w:t>
      </w:r>
      <w:r w:rsidRPr="00C32362">
        <w:t>)</w:t>
      </w:r>
      <w:bookmarkEnd w:id="417"/>
      <w:bookmarkEnd w:id="418"/>
    </w:p>
    <w:p w:rsidR="00AD2FF5" w:rsidRPr="003F184E" w:rsidRDefault="00AD2FF5" w:rsidP="00AD2FF5">
      <w:pPr>
        <w:pStyle w:val="pbody"/>
        <w:rPr>
          <w:rFonts w:ascii="Times New Roman" w:hAnsi="Times New Roman" w:cs="Times New Roman"/>
        </w:rPr>
      </w:pPr>
      <w:bookmarkStart w:id="419" w:name="wp1144437"/>
      <w:bookmarkStart w:id="420" w:name="wp1144438"/>
      <w:bookmarkStart w:id="421" w:name="wp1144456"/>
      <w:bookmarkEnd w:id="419"/>
      <w:bookmarkEnd w:id="420"/>
      <w:bookmarkEnd w:id="421"/>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 xml:space="preserve"> (a)</w:t>
      </w:r>
      <w:r w:rsidRPr="00B510B4">
        <w:rPr>
          <w:rStyle w:val="apple-converted-space"/>
          <w:rFonts w:ascii="Times New Roman" w:hAnsi="Times New Roman"/>
        </w:rPr>
        <w:t> </w:t>
      </w:r>
      <w:r w:rsidRPr="00B510B4">
        <w:rPr>
          <w:rFonts w:ascii="Times New Roman" w:hAnsi="Times New Roman" w:cs="Times New Roman"/>
          <w:i/>
          <w:iCs/>
        </w:rPr>
        <w:t>Definitions.</w:t>
      </w:r>
      <w:r w:rsidRPr="00B510B4">
        <w:rPr>
          <w:rStyle w:val="apple-converted-space"/>
          <w:rFonts w:ascii="Times New Roman" w:hAnsi="Times New Roman"/>
        </w:rPr>
        <w:t> </w:t>
      </w:r>
      <w:r w:rsidRPr="00B510B4">
        <w:rPr>
          <w:rFonts w:ascii="Times New Roman" w:hAnsi="Times New Roman" w:cs="Times New Roman"/>
        </w:rPr>
        <w:t>“Women-owned small business (WOSB) concern eligible under the WOSB Program” (in accordance with 13 CFR 127), means a small business concern that is at least 51 percent directly and unconditionally owned by, and the management and daily business operations of which are controlled by, one or more women who are citizens of the United States.</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“WOSB Program Repository” means a secure, Web-based application that collects, stores, and disseminates documents to the contracting community and SBA, which verify the eligibility of a business concern for a contract to be awarded under the WOSB Program.</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(b)</w:t>
      </w:r>
      <w:r w:rsidRPr="00B510B4">
        <w:rPr>
          <w:rStyle w:val="apple-converted-space"/>
          <w:rFonts w:ascii="Times New Roman" w:hAnsi="Times New Roman"/>
        </w:rPr>
        <w:t> </w:t>
      </w:r>
      <w:r w:rsidRPr="00B510B4">
        <w:rPr>
          <w:rStyle w:val="Emphasis"/>
          <w:rFonts w:ascii="Times New Roman" w:hAnsi="Times New Roman" w:cs="Times New Roman"/>
        </w:rPr>
        <w:t>Applicability</w:t>
      </w:r>
      <w:r w:rsidRPr="00B510B4">
        <w:rPr>
          <w:rFonts w:ascii="Times New Roman" w:hAnsi="Times New Roman" w:cs="Times New Roman"/>
        </w:rPr>
        <w:t>. This clause applies only to—</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 Contracts that have been set aside or reserved for WOSB concerns eligible under the WOSB Program;</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(2) Part or parts of a multiple-award contract that have been set aside for WOSB concerns eligible under the WOSB Program; and</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(3) Orders set aside for WOSB concerns eligible under the WOSB Program, under multiple-award contracts as described in</w:t>
      </w:r>
      <w:hyperlink r:id="rId58" w:anchor="wp1096389" w:history="1">
        <w:r w:rsidRPr="00B510B4">
          <w:rPr>
            <w:rStyle w:val="Hyperlink"/>
            <w:rFonts w:ascii="Times New Roman" w:hAnsi="Times New Roman" w:cs="Times New Roman"/>
            <w:color w:val="9999CC"/>
          </w:rPr>
          <w:t>8.405-5</w:t>
        </w:r>
      </w:hyperlink>
      <w:r w:rsidRPr="00B510B4">
        <w:rPr>
          <w:rStyle w:val="apple-converted-space"/>
          <w:rFonts w:ascii="Times New Roman" w:hAnsi="Times New Roman"/>
        </w:rPr>
        <w:t> </w:t>
      </w:r>
      <w:r w:rsidRPr="00B510B4">
        <w:rPr>
          <w:rFonts w:ascii="Times New Roman" w:hAnsi="Times New Roman" w:cs="Times New Roman"/>
        </w:rPr>
        <w:t>and</w:t>
      </w:r>
      <w:r w:rsidRPr="00B510B4">
        <w:rPr>
          <w:rStyle w:val="apple-converted-space"/>
          <w:rFonts w:ascii="Times New Roman" w:hAnsi="Times New Roman"/>
        </w:rPr>
        <w:t> </w:t>
      </w:r>
      <w:hyperlink r:id="rId59" w:anchor="wp1095799" w:history="1">
        <w:r w:rsidRPr="00B510B4">
          <w:rPr>
            <w:rStyle w:val="Hyperlink"/>
            <w:rFonts w:ascii="Times New Roman" w:hAnsi="Times New Roman" w:cs="Times New Roman"/>
            <w:color w:val="9999CC"/>
          </w:rPr>
          <w:t>16.505</w:t>
        </w:r>
      </w:hyperlink>
      <w:r w:rsidRPr="00B510B4">
        <w:rPr>
          <w:rFonts w:ascii="Times New Roman" w:hAnsi="Times New Roman" w:cs="Times New Roman"/>
        </w:rPr>
        <w:t>(b)(2)(i)(F).</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(c) General.</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 Offers are solicited only from WOSB concerns eligible under the WOSB Program. Offers received from concerns that are not WOSB concerns eligible under the WOSB program shall not be considered.</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(2) Any award resulting from this solicitation will be made to a WOSB concern eligible under the WOSB Program.</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(3) The Contracting Officer will ensure that the apparent successful offeror has provided the required documents to the WOSB Program Repository. The contract shall not be awarded until all required documents are received.</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(d)</w:t>
      </w:r>
      <w:r w:rsidRPr="00B510B4">
        <w:rPr>
          <w:rStyle w:val="apple-converted-space"/>
          <w:rFonts w:ascii="Times New Roman" w:hAnsi="Times New Roman"/>
        </w:rPr>
        <w:t> </w:t>
      </w:r>
      <w:r w:rsidRPr="00B510B4">
        <w:rPr>
          <w:rFonts w:ascii="Times New Roman" w:hAnsi="Times New Roman" w:cs="Times New Roman"/>
          <w:i/>
          <w:iCs/>
        </w:rPr>
        <w:t>Agreement</w:t>
      </w:r>
      <w:r w:rsidRPr="00B510B4">
        <w:rPr>
          <w:rFonts w:ascii="Times New Roman" w:hAnsi="Times New Roman" w:cs="Times New Roman"/>
        </w:rPr>
        <w:t>. A WOSB concern eligible under the WOSB Program agrees that in the performance of the contract for—</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 Services (except construction), the concern will perform at least 50 percent of the cost of the contract incurred for personnel with its own employees;</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(2) Supplies or products (other than procurement from a non-manufacturer in such supplies or products), the concern will perform at least 50 percent of the cost of manufacturing the supplies or products (not including the costs of materials);</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(3) General construction, the concern will perform at least 15 percent of the cost of the contract with its own employees (not including the costs of materials); and</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(4) Construction by special trade contractors, the concern will perform at least 25 percent of the cost of the contract with its own employees (not including cost of materials).</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(e)</w:t>
      </w:r>
      <w:r w:rsidRPr="00B510B4">
        <w:rPr>
          <w:rStyle w:val="apple-converted-space"/>
          <w:rFonts w:ascii="Times New Roman" w:hAnsi="Times New Roman"/>
        </w:rPr>
        <w:t> </w:t>
      </w:r>
      <w:r w:rsidRPr="00B510B4">
        <w:rPr>
          <w:rStyle w:val="Emphasis"/>
          <w:rFonts w:ascii="Times New Roman" w:hAnsi="Times New Roman" w:cs="Times New Roman"/>
        </w:rPr>
        <w:t>Joint Venture</w:t>
      </w:r>
      <w:r w:rsidRPr="00B510B4">
        <w:rPr>
          <w:rFonts w:ascii="Times New Roman" w:hAnsi="Times New Roman" w:cs="Times New Roman"/>
        </w:rPr>
        <w:t>. A joint venture may be considered a WOSB concern eligible under the WOSB Program if—</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 It meets the applicable size standard corresponding to the NAICS code assigned to the contract, unless an exception to affiliation applies pursuant to 13 CFR 121.103(h)(3);</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(2) The WOSB participant of the joint venture is designated in the System for Award Management as a WOSB concern;</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(3) The parties to the joint venture have entered into a written joint venture agreement that contains provisions-</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 Setting forth the purpose of the joint venture;</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(ii) Designating a WOSB concern eligible under the WOSB Program as the managing venturer of the joint venture, and an employee of the managing venturer as the project manager responsible for the performance of the contract;</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lastRenderedPageBreak/>
        <w:t>(iii) Stating that not less than 51 percent of the net profits earned by the joint venture will be distributed to the WOSB;</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(iv) Specifying the responsibilities of the parties with regard to contract performance, sources of labor, and negotiation of the WOSB contract; and</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(v) Requiring the final original records be retained by the managing venturer upon completion of the WOSB contract performed by the joint venture.</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(4) The joint venture must perform the applicable percentage of work required in accordance with paragraph (d) above; and</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(5) The procuring activity executes the contract in the name of the WOSB concern eligible under the WOSB Program or joint venture.</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(f)</w:t>
      </w:r>
      <w:r w:rsidRPr="00B510B4">
        <w:rPr>
          <w:rStyle w:val="apple-converted-space"/>
          <w:rFonts w:ascii="Times New Roman" w:hAnsi="Times New Roman"/>
        </w:rPr>
        <w:t> </w:t>
      </w:r>
      <w:r w:rsidRPr="00B510B4">
        <w:rPr>
          <w:rFonts w:ascii="Times New Roman" w:hAnsi="Times New Roman" w:cs="Times New Roman"/>
          <w:i/>
          <w:iCs/>
        </w:rPr>
        <w:t>Nonmanufacturer</w:t>
      </w:r>
      <w:r w:rsidRPr="00B510B4">
        <w:rPr>
          <w:rFonts w:ascii="Times New Roman" w:hAnsi="Times New Roman" w:cs="Times New Roman"/>
        </w:rPr>
        <w:t>. A WOSB concern eligible under the WOSB Program that is a non-manufacturer, as defined in 13 CFR 121.406(b) or</w:t>
      </w:r>
      <w:r w:rsidRPr="00B510B4">
        <w:rPr>
          <w:rStyle w:val="apple-converted-space"/>
          <w:rFonts w:ascii="Times New Roman" w:hAnsi="Times New Roman"/>
        </w:rPr>
        <w:t> </w:t>
      </w:r>
      <w:hyperlink r:id="rId60" w:anchor="wp1101837" w:history="1">
        <w:r w:rsidRPr="00B510B4">
          <w:rPr>
            <w:rStyle w:val="Hyperlink"/>
            <w:rFonts w:ascii="Times New Roman" w:hAnsi="Times New Roman" w:cs="Times New Roman"/>
            <w:color w:val="9999CC"/>
          </w:rPr>
          <w:t>19.102</w:t>
        </w:r>
      </w:hyperlink>
      <w:r w:rsidRPr="00B510B4">
        <w:rPr>
          <w:rFonts w:ascii="Times New Roman" w:hAnsi="Times New Roman" w:cs="Times New Roman"/>
        </w:rPr>
        <w:t>(f), may submit an offer on a WOSB requirement with a NAICS code for supplies, if it meets the requirements under the non-manufacturer rule set forth in those regulations.</w:t>
      </w:r>
    </w:p>
    <w:p w:rsidR="003F184E" w:rsidRPr="003F184E" w:rsidRDefault="00B510B4" w:rsidP="003F184E">
      <w:pPr>
        <w:pStyle w:val="pbodyctr"/>
        <w:spacing w:line="180" w:lineRule="atLeast"/>
        <w:rPr>
          <w:rFonts w:ascii="Times New Roman" w:hAnsi="Times New Roman" w:cs="Times New Roman"/>
        </w:rPr>
      </w:pPr>
      <w:r w:rsidRPr="00B510B4">
        <w:rPr>
          <w:rFonts w:ascii="Times New Roman" w:hAnsi="Times New Roman" w:cs="Times New Roman"/>
        </w:rPr>
        <w:t>(End of clause)</w:t>
      </w:r>
    </w:p>
    <w:p w:rsidR="004F7A31" w:rsidRPr="00AD2FF5" w:rsidRDefault="004F7A31" w:rsidP="003F184E">
      <w:pPr>
        <w:pStyle w:val="pbody"/>
        <w:rPr>
          <w:rFonts w:ascii="Times New Roman" w:hAnsi="Times New Roman" w:cs="Times New Roman"/>
        </w:rPr>
      </w:pPr>
      <w:bookmarkStart w:id="422" w:name="wp1144869"/>
      <w:bookmarkStart w:id="423" w:name="wp1145656"/>
      <w:bookmarkStart w:id="424" w:name="wp1145658"/>
      <w:bookmarkStart w:id="425" w:name="wp1145660"/>
      <w:bookmarkStart w:id="426" w:name="wp1145662"/>
      <w:bookmarkStart w:id="427" w:name="wp1146141"/>
      <w:bookmarkStart w:id="428" w:name="wp1146142"/>
      <w:bookmarkStart w:id="429" w:name="wp1146143"/>
      <w:bookmarkStart w:id="430" w:name="wp1146172"/>
      <w:bookmarkStart w:id="431" w:name="wp1146178"/>
      <w:bookmarkStart w:id="432" w:name="wp1146174"/>
      <w:bookmarkStart w:id="433" w:name="wp1144518"/>
      <w:bookmarkStart w:id="434" w:name="wp1144520"/>
      <w:bookmarkStart w:id="435" w:name="wp1144578"/>
      <w:bookmarkStart w:id="436" w:name="wp1144597"/>
      <w:bookmarkStart w:id="437" w:name="wp1144603"/>
      <w:bookmarkStart w:id="438" w:name="wp1144605"/>
      <w:bookmarkStart w:id="439" w:name="wp1144607"/>
      <w:bookmarkStart w:id="440" w:name="wp1144624"/>
      <w:bookmarkStart w:id="441" w:name="wp1144626"/>
      <w:bookmarkStart w:id="442" w:name="wp1144628"/>
      <w:bookmarkStart w:id="443" w:name="wp1144630"/>
      <w:bookmarkStart w:id="444" w:name="wp1144632"/>
      <w:bookmarkStart w:id="445" w:name="wp1144652"/>
      <w:bookmarkStart w:id="446" w:name="wp1146214"/>
      <w:bookmarkStart w:id="447" w:name="wp1146215"/>
      <w:bookmarkStart w:id="448" w:name="wp1144599"/>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rsidR="00407A23" w:rsidRPr="00C32362" w:rsidRDefault="00B03BBA">
      <w:pPr>
        <w:pStyle w:val="Heading3"/>
      </w:pPr>
      <w:bookmarkStart w:id="449" w:name="_Toc364329290"/>
      <w:bookmarkStart w:id="450" w:name="_Toc370288254"/>
      <w:bookmarkStart w:id="451" w:name="_Toc127244878"/>
      <w:r w:rsidRPr="00C32362">
        <w:t>A.1.</w:t>
      </w:r>
      <w:r w:rsidR="008D479A">
        <w:t>4</w:t>
      </w:r>
      <w:r w:rsidR="000B2E7A">
        <w:t>5</w:t>
      </w:r>
      <w:r w:rsidR="00496933" w:rsidRPr="00C32362">
        <w:t>. SMALL BUSINESS SUBCONTRACTING PLAN AND REPORTS (GSFC 52.219</w:t>
      </w:r>
      <w:r w:rsidR="00496933" w:rsidRPr="00C32362">
        <w:noBreakHyphen/>
        <w:t>90) (</w:t>
      </w:r>
      <w:r w:rsidR="000706B5" w:rsidRPr="00C32362">
        <w:t>JUL 2006</w:t>
      </w:r>
      <w:r w:rsidR="00496933" w:rsidRPr="00C32362">
        <w:t>)</w:t>
      </w:r>
      <w:bookmarkEnd w:id="449"/>
      <w:bookmarkEnd w:id="450"/>
    </w:p>
    <w:p w:rsidR="00407A23" w:rsidRPr="00C32362" w:rsidRDefault="00407A23"/>
    <w:p w:rsidR="00637D8B" w:rsidRPr="00C32362" w:rsidRDefault="00541C35" w:rsidP="00637D8B">
      <w:pPr>
        <w:pStyle w:val="ClauseText9"/>
        <w:rPr>
          <w:rFonts w:ascii="Times New Roman" w:hAnsi="Times New Roman" w:cs="Times New Roman"/>
          <w:sz w:val="20"/>
          <w:szCs w:val="20"/>
        </w:rPr>
      </w:pPr>
      <w:r w:rsidRPr="00C32362">
        <w:rPr>
          <w:rFonts w:ascii="Times New Roman" w:hAnsi="Times New Roman" w:cs="Times New Roman"/>
          <w:sz w:val="20"/>
          <w:szCs w:val="20"/>
        </w:rPr>
        <w:t xml:space="preserve">a. Subcontracting Plan (Contractor) </w:t>
      </w:r>
    </w:p>
    <w:p w:rsidR="00637D8B" w:rsidRPr="00C32362" w:rsidRDefault="00637D8B" w:rsidP="00637D8B">
      <w:pPr>
        <w:pStyle w:val="ClauseText9"/>
        <w:rPr>
          <w:rFonts w:ascii="Times New Roman" w:hAnsi="Times New Roman" w:cs="Times New Roman"/>
          <w:sz w:val="20"/>
          <w:szCs w:val="20"/>
        </w:rPr>
      </w:pPr>
    </w:p>
    <w:p w:rsidR="00637D8B" w:rsidRPr="00C32362" w:rsidRDefault="00541C35" w:rsidP="00637D8B">
      <w:pPr>
        <w:pStyle w:val="ClauseText9"/>
        <w:rPr>
          <w:rFonts w:ascii="Times New Roman" w:hAnsi="Times New Roman" w:cs="Times New Roman"/>
          <w:sz w:val="20"/>
          <w:szCs w:val="20"/>
        </w:rPr>
      </w:pPr>
      <w:r w:rsidRPr="00C32362">
        <w:rPr>
          <w:rFonts w:ascii="Times New Roman" w:hAnsi="Times New Roman" w:cs="Times New Roman"/>
          <w:sz w:val="20"/>
          <w:szCs w:val="20"/>
        </w:rPr>
        <w:t>FAR clause 52.219</w:t>
      </w:r>
      <w:r w:rsidRPr="00C32362">
        <w:rPr>
          <w:rFonts w:ascii="Times New Roman" w:hAnsi="Times New Roman" w:cs="Times New Roman"/>
          <w:sz w:val="20"/>
          <w:szCs w:val="20"/>
        </w:rPr>
        <w:noBreakHyphen/>
        <w:t>9, "Small Business Subcontracting Plan" is included in this contract.  The agreed to Subcontracting Plan required by the clause is included as an attachment to the contract.</w:t>
      </w:r>
    </w:p>
    <w:p w:rsidR="00637D8B" w:rsidRPr="00C32362" w:rsidRDefault="00637D8B" w:rsidP="00637D8B">
      <w:pPr>
        <w:pStyle w:val="ClauseText9"/>
        <w:rPr>
          <w:rFonts w:ascii="Times New Roman" w:hAnsi="Times New Roman" w:cs="Times New Roman"/>
          <w:sz w:val="20"/>
          <w:szCs w:val="20"/>
        </w:rPr>
      </w:pPr>
    </w:p>
    <w:p w:rsidR="00637D8B" w:rsidRPr="00C32362" w:rsidRDefault="00541C35" w:rsidP="00637D8B">
      <w:pPr>
        <w:pStyle w:val="ClauseText9"/>
        <w:rPr>
          <w:rFonts w:ascii="Times New Roman" w:hAnsi="Times New Roman" w:cs="Times New Roman"/>
          <w:sz w:val="20"/>
          <w:szCs w:val="20"/>
        </w:rPr>
      </w:pPr>
      <w:r w:rsidRPr="00C32362">
        <w:rPr>
          <w:rFonts w:ascii="Times New Roman" w:hAnsi="Times New Roman" w:cs="Times New Roman"/>
          <w:sz w:val="20"/>
          <w:szCs w:val="20"/>
        </w:rPr>
        <w:t xml:space="preserve">b. Subcontracting Plan (Subcontractors) </w:t>
      </w:r>
    </w:p>
    <w:p w:rsidR="00637D8B" w:rsidRPr="00C32362" w:rsidRDefault="00637D8B" w:rsidP="00637D8B">
      <w:pPr>
        <w:pStyle w:val="ClauseText9"/>
        <w:rPr>
          <w:rFonts w:ascii="Times New Roman" w:hAnsi="Times New Roman" w:cs="Times New Roman"/>
          <w:sz w:val="20"/>
          <w:szCs w:val="20"/>
        </w:rPr>
      </w:pPr>
    </w:p>
    <w:p w:rsidR="00637D8B" w:rsidRPr="00C32362" w:rsidRDefault="00541C35" w:rsidP="00637D8B">
      <w:pPr>
        <w:pStyle w:val="ClauseText9"/>
        <w:rPr>
          <w:rFonts w:ascii="Times New Roman" w:hAnsi="Times New Roman" w:cs="Times New Roman"/>
          <w:sz w:val="20"/>
          <w:szCs w:val="20"/>
        </w:rPr>
      </w:pPr>
      <w:r w:rsidRPr="00C32362">
        <w:rPr>
          <w:rFonts w:ascii="Times New Roman" w:hAnsi="Times New Roman" w:cs="Times New Roman"/>
          <w:sz w:val="20"/>
          <w:szCs w:val="20"/>
        </w:rPr>
        <w:t>In accordance with FAR clause 52.219</w:t>
      </w:r>
      <w:r w:rsidRPr="00C32362">
        <w:rPr>
          <w:rFonts w:ascii="Times New Roman" w:hAnsi="Times New Roman" w:cs="Times New Roman"/>
          <w:sz w:val="20"/>
          <w:szCs w:val="20"/>
        </w:rPr>
        <w:noBreakHyphen/>
        <w:t xml:space="preserve">9, the Contractor must require that certain subcontractors adopt a plan similar to the Plan agreed to between the Contractor and the Government. </w:t>
      </w:r>
    </w:p>
    <w:p w:rsidR="00637D8B" w:rsidRPr="00C32362" w:rsidRDefault="00637D8B" w:rsidP="00637D8B">
      <w:pPr>
        <w:pStyle w:val="ClauseText9"/>
        <w:rPr>
          <w:rFonts w:ascii="Times New Roman" w:hAnsi="Times New Roman" w:cs="Times New Roman"/>
          <w:sz w:val="20"/>
          <w:szCs w:val="20"/>
        </w:rPr>
      </w:pPr>
    </w:p>
    <w:p w:rsidR="00637D8B" w:rsidRPr="00C32362" w:rsidRDefault="00637D8B" w:rsidP="00637D8B">
      <w:pPr>
        <w:pStyle w:val="ClauseText9"/>
        <w:rPr>
          <w:rFonts w:ascii="Times New Roman" w:hAnsi="Times New Roman" w:cs="Times New Roman"/>
          <w:sz w:val="20"/>
          <w:szCs w:val="20"/>
        </w:rPr>
      </w:pPr>
    </w:p>
    <w:p w:rsidR="00637D8B" w:rsidRPr="00C32362" w:rsidRDefault="00181B16" w:rsidP="00637D8B">
      <w:pPr>
        <w:pStyle w:val="ClauseText9"/>
        <w:rPr>
          <w:rFonts w:ascii="Times New Roman" w:hAnsi="Times New Roman" w:cs="Times New Roman"/>
          <w:sz w:val="20"/>
          <w:szCs w:val="20"/>
        </w:rPr>
      </w:pPr>
      <w:r w:rsidRPr="00C32362">
        <w:rPr>
          <w:rFonts w:ascii="Times New Roman" w:hAnsi="Times New Roman" w:cs="Times New Roman"/>
          <w:sz w:val="20"/>
          <w:szCs w:val="20"/>
        </w:rPr>
        <w:t>c</w:t>
      </w:r>
      <w:r w:rsidR="00541C35" w:rsidRPr="00C32362">
        <w:rPr>
          <w:rFonts w:ascii="Times New Roman" w:hAnsi="Times New Roman" w:cs="Times New Roman"/>
          <w:sz w:val="20"/>
          <w:szCs w:val="20"/>
        </w:rPr>
        <w:t xml:space="preserve">. Summary Subcontract Reports (SSRs) </w:t>
      </w:r>
    </w:p>
    <w:p w:rsidR="00637D8B" w:rsidRPr="00C32362" w:rsidRDefault="00637D8B" w:rsidP="00637D8B">
      <w:pPr>
        <w:pStyle w:val="ClauseText9"/>
        <w:rPr>
          <w:rFonts w:ascii="Times New Roman" w:hAnsi="Times New Roman" w:cs="Times New Roman"/>
          <w:sz w:val="20"/>
          <w:szCs w:val="20"/>
        </w:rPr>
      </w:pPr>
    </w:p>
    <w:p w:rsidR="00637D8B" w:rsidRPr="00C32362" w:rsidRDefault="00541C35" w:rsidP="00637D8B">
      <w:pPr>
        <w:pStyle w:val="ClauseText9"/>
        <w:rPr>
          <w:rFonts w:ascii="Times New Roman" w:hAnsi="Times New Roman" w:cs="Times New Roman"/>
          <w:sz w:val="20"/>
          <w:szCs w:val="20"/>
        </w:rPr>
      </w:pPr>
      <w:r w:rsidRPr="00C32362">
        <w:rPr>
          <w:rFonts w:ascii="Times New Roman" w:hAnsi="Times New Roman" w:cs="Times New Roman"/>
          <w:sz w:val="20"/>
          <w:szCs w:val="20"/>
        </w:rPr>
        <w:t xml:space="preserve">The Contractor shall prepare and submit Summary Subcontract Reports (SSRs)(formerly known as the Standard Form 295), in accordance with the instructions listed in the Electronic Subcontract Reporting System (eSRS), available at </w:t>
      </w:r>
      <w:r w:rsidRPr="00C32362">
        <w:rPr>
          <w:rStyle w:val="Hyperlink"/>
          <w:rFonts w:ascii="Times New Roman" w:hAnsi="Times New Roman" w:cs="Times New Roman"/>
          <w:sz w:val="20"/>
          <w:szCs w:val="20"/>
        </w:rPr>
        <w:t>http://esrs.gov</w:t>
      </w:r>
      <w:r w:rsidRPr="00C32362">
        <w:rPr>
          <w:rFonts w:ascii="Times New Roman" w:hAnsi="Times New Roman" w:cs="Times New Roman"/>
          <w:sz w:val="20"/>
          <w:szCs w:val="20"/>
        </w:rPr>
        <w:t xml:space="preserve"> and in accordance with NASA FAR Supplement clause 1852.219</w:t>
      </w:r>
      <w:r w:rsidRPr="00C32362">
        <w:rPr>
          <w:rFonts w:ascii="Times New Roman" w:hAnsi="Times New Roman" w:cs="Times New Roman"/>
          <w:sz w:val="20"/>
          <w:szCs w:val="20"/>
        </w:rPr>
        <w:noBreakHyphen/>
        <w:t>75, "Small Business Subcontracting Reporting" of this contract.</w:t>
      </w:r>
    </w:p>
    <w:p w:rsidR="00637D8B" w:rsidRPr="00C32362" w:rsidRDefault="00637D8B" w:rsidP="00637D8B">
      <w:pPr>
        <w:pStyle w:val="ClauseText9"/>
        <w:rPr>
          <w:rFonts w:ascii="Times New Roman" w:hAnsi="Times New Roman" w:cs="Times New Roman"/>
          <w:sz w:val="20"/>
          <w:szCs w:val="20"/>
        </w:rPr>
      </w:pPr>
    </w:p>
    <w:p w:rsidR="00637D8B" w:rsidRPr="00C32362" w:rsidRDefault="00541C35" w:rsidP="00637D8B">
      <w:pPr>
        <w:pStyle w:val="ClauseText9"/>
        <w:rPr>
          <w:rFonts w:ascii="Times New Roman" w:hAnsi="Times New Roman" w:cs="Times New Roman"/>
          <w:sz w:val="20"/>
          <w:szCs w:val="20"/>
        </w:rPr>
      </w:pPr>
      <w:r w:rsidRPr="00C32362">
        <w:rPr>
          <w:rFonts w:ascii="Times New Roman" w:hAnsi="Times New Roman" w:cs="Times New Roman"/>
          <w:sz w:val="20"/>
          <w:szCs w:val="20"/>
        </w:rPr>
        <w:t>The SSRs must be submitted electronically in eSRS on a semi-annual basis no later than April 30 and October 30 each year for the reporting periods ending March 31 and September 30, respectively.</w:t>
      </w:r>
    </w:p>
    <w:p w:rsidR="00637D8B" w:rsidRPr="00C32362" w:rsidRDefault="00637D8B" w:rsidP="00637D8B">
      <w:pPr>
        <w:pStyle w:val="ClauseText9"/>
        <w:rPr>
          <w:rFonts w:ascii="Times New Roman" w:hAnsi="Times New Roman" w:cs="Times New Roman"/>
          <w:sz w:val="20"/>
          <w:szCs w:val="20"/>
        </w:rPr>
      </w:pPr>
    </w:p>
    <w:p w:rsidR="00637D8B" w:rsidRPr="00C32362" w:rsidRDefault="00181B16" w:rsidP="00637D8B">
      <w:pPr>
        <w:pStyle w:val="ClauseText9"/>
        <w:rPr>
          <w:rFonts w:ascii="Times New Roman" w:hAnsi="Times New Roman" w:cs="Times New Roman"/>
          <w:sz w:val="20"/>
          <w:szCs w:val="20"/>
        </w:rPr>
      </w:pPr>
      <w:r w:rsidRPr="00C32362">
        <w:rPr>
          <w:rFonts w:ascii="Times New Roman" w:hAnsi="Times New Roman" w:cs="Times New Roman"/>
          <w:sz w:val="20"/>
          <w:szCs w:val="20"/>
        </w:rPr>
        <w:t>d</w:t>
      </w:r>
      <w:r w:rsidR="00541C35" w:rsidRPr="00C32362">
        <w:rPr>
          <w:rFonts w:ascii="Times New Roman" w:hAnsi="Times New Roman" w:cs="Times New Roman"/>
          <w:sz w:val="20"/>
          <w:szCs w:val="20"/>
        </w:rPr>
        <w:t xml:space="preserve">. Subcontractor Reporting </w:t>
      </w:r>
    </w:p>
    <w:p w:rsidR="00637D8B" w:rsidRPr="00C32362" w:rsidRDefault="00637D8B" w:rsidP="00637D8B">
      <w:pPr>
        <w:pStyle w:val="ClauseText9"/>
        <w:rPr>
          <w:rFonts w:ascii="Times New Roman" w:hAnsi="Times New Roman" w:cs="Times New Roman"/>
          <w:sz w:val="20"/>
          <w:szCs w:val="20"/>
        </w:rPr>
      </w:pPr>
    </w:p>
    <w:p w:rsidR="00637D8B" w:rsidRPr="00C32362" w:rsidRDefault="00541C35" w:rsidP="00637D8B">
      <w:pPr>
        <w:pStyle w:val="ClauseText9"/>
        <w:rPr>
          <w:rFonts w:ascii="Times New Roman" w:hAnsi="Times New Roman" w:cs="Times New Roman"/>
          <w:sz w:val="20"/>
          <w:szCs w:val="20"/>
        </w:rPr>
      </w:pPr>
      <w:r w:rsidRPr="00C32362">
        <w:rPr>
          <w:rFonts w:ascii="Times New Roman" w:hAnsi="Times New Roman" w:cs="Times New Roman"/>
          <w:sz w:val="20"/>
          <w:szCs w:val="20"/>
        </w:rPr>
        <w:t>FAR clause 52.219</w:t>
      </w:r>
      <w:r w:rsidRPr="00C32362">
        <w:rPr>
          <w:rFonts w:ascii="Times New Roman" w:hAnsi="Times New Roman" w:cs="Times New Roman"/>
          <w:sz w:val="20"/>
          <w:szCs w:val="20"/>
        </w:rPr>
        <w:noBreakHyphen/>
        <w:t>9 and NASA FAR Supplement clause 1852.219</w:t>
      </w:r>
      <w:r w:rsidRPr="00C32362">
        <w:rPr>
          <w:rFonts w:ascii="Times New Roman" w:hAnsi="Times New Roman" w:cs="Times New Roman"/>
          <w:sz w:val="20"/>
          <w:szCs w:val="20"/>
        </w:rPr>
        <w:noBreakHyphen/>
        <w:t>75 require that the Contractor ensure that SSR reports are submitted by those subcontractors that have been required to adopt a Subcontracting Plan under the terms of the clause.  These subcontractor reports must be submitted as required by paragraph (c</w:t>
      </w:r>
      <w:r w:rsidR="00753CC6" w:rsidRPr="00C32362">
        <w:rPr>
          <w:rFonts w:ascii="Times New Roman" w:hAnsi="Times New Roman" w:cs="Times New Roman"/>
          <w:sz w:val="20"/>
          <w:szCs w:val="20"/>
        </w:rPr>
        <w:t>) above</w:t>
      </w:r>
      <w:r w:rsidRPr="00C32362">
        <w:rPr>
          <w:rFonts w:ascii="Times New Roman" w:hAnsi="Times New Roman" w:cs="Times New Roman"/>
          <w:sz w:val="20"/>
          <w:szCs w:val="20"/>
        </w:rPr>
        <w:t>.  The reports may be submitted through the Contractor or submitted directly.  Regardless, the Contractor is responsible for ensuring proper and timely submittal of the required reports.</w:t>
      </w:r>
    </w:p>
    <w:p w:rsidR="00637D8B" w:rsidRPr="00C32362" w:rsidRDefault="00637D8B" w:rsidP="00637D8B">
      <w:pPr>
        <w:pStyle w:val="ClauseText9"/>
        <w:rPr>
          <w:rFonts w:ascii="Times New Roman" w:hAnsi="Times New Roman" w:cs="Times New Roman"/>
          <w:sz w:val="20"/>
          <w:szCs w:val="20"/>
        </w:rPr>
      </w:pPr>
    </w:p>
    <w:p w:rsidR="00637D8B" w:rsidRDefault="00541C35" w:rsidP="00637D8B">
      <w:pPr>
        <w:pStyle w:val="ClauseText9"/>
        <w:jc w:val="center"/>
        <w:rPr>
          <w:rFonts w:ascii="Times New Roman" w:hAnsi="Times New Roman" w:cs="Times New Roman"/>
          <w:sz w:val="20"/>
          <w:szCs w:val="20"/>
        </w:rPr>
      </w:pPr>
      <w:r w:rsidRPr="00C32362">
        <w:rPr>
          <w:rFonts w:ascii="Times New Roman" w:hAnsi="Times New Roman" w:cs="Times New Roman"/>
          <w:sz w:val="20"/>
          <w:szCs w:val="20"/>
        </w:rPr>
        <w:t>(End of clause)</w:t>
      </w:r>
    </w:p>
    <w:p w:rsidR="00B510B4" w:rsidRDefault="00B510B4" w:rsidP="00B510B4"/>
    <w:p w:rsidR="00B510B4" w:rsidRDefault="00B510B4" w:rsidP="00B510B4"/>
    <w:p w:rsidR="000706B5" w:rsidRPr="00C32362" w:rsidRDefault="000706B5" w:rsidP="000706B5">
      <w:pPr>
        <w:pStyle w:val="ClauseText9"/>
        <w:rPr>
          <w:rFonts w:ascii="Times New Roman" w:hAnsi="Times New Roman" w:cs="Times New Roman"/>
          <w:sz w:val="20"/>
          <w:szCs w:val="20"/>
        </w:rPr>
      </w:pPr>
    </w:p>
    <w:p w:rsidR="00407A23" w:rsidRPr="00C32362" w:rsidRDefault="00496933">
      <w:pPr>
        <w:pStyle w:val="Heading3"/>
      </w:pPr>
      <w:bookmarkStart w:id="452" w:name="_Toc364329291"/>
      <w:bookmarkStart w:id="453" w:name="_Toc370288255"/>
      <w:r w:rsidRPr="00C32362">
        <w:lastRenderedPageBreak/>
        <w:t>A.1.</w:t>
      </w:r>
      <w:r w:rsidR="008D479A">
        <w:t>4</w:t>
      </w:r>
      <w:r w:rsidR="000B2E7A">
        <w:t>6</w:t>
      </w:r>
      <w:r w:rsidR="00B03BBA" w:rsidRPr="00C32362">
        <w:t>.</w:t>
      </w:r>
      <w:r w:rsidRPr="00C32362">
        <w:t xml:space="preserve"> SMALL BUSINESS SUBCONTRACTING REPORTING (1852.219-75) (MAY 1999)</w:t>
      </w:r>
      <w:bookmarkEnd w:id="452"/>
      <w:bookmarkEnd w:id="453"/>
    </w:p>
    <w:p w:rsidR="00407A23" w:rsidRPr="00C32362" w:rsidRDefault="00407A23"/>
    <w:p w:rsidR="00407A23" w:rsidRPr="00C32362" w:rsidRDefault="00496933">
      <w:r w:rsidRPr="00C32362">
        <w:t xml:space="preserve">(a) The Contractor shall submit the Summary Subcontract Report semiannually for the reporting periods specified in block 4 of the form.  All other instructions for </w:t>
      </w:r>
      <w:r w:rsidR="00007E83">
        <w:t>SSR’s</w:t>
      </w:r>
      <w:r w:rsidRPr="00C32362">
        <w:t xml:space="preserve"> remain in effect.</w:t>
      </w:r>
    </w:p>
    <w:p w:rsidR="00407A23" w:rsidRPr="00C32362" w:rsidRDefault="00407A23"/>
    <w:p w:rsidR="00407A23" w:rsidRPr="00C32362" w:rsidRDefault="00496933">
      <w:r w:rsidRPr="00C32362">
        <w:t>(b) The Contractor shall include this clause in all subcontracts that include the clause at FAR 52.219-9.</w:t>
      </w:r>
    </w:p>
    <w:p w:rsidR="00407A23" w:rsidRPr="00C32362" w:rsidRDefault="00407A23"/>
    <w:p w:rsidR="00407A23" w:rsidRPr="00C32362" w:rsidRDefault="00496933">
      <w:pPr>
        <w:jc w:val="center"/>
      </w:pPr>
      <w:r w:rsidRPr="00C32362">
        <w:t>(End of clause)</w:t>
      </w:r>
    </w:p>
    <w:bookmarkEnd w:id="451"/>
    <w:p w:rsidR="00407A23" w:rsidRPr="00C32362" w:rsidRDefault="00407A23"/>
    <w:p w:rsidR="00974911" w:rsidRPr="00C32362" w:rsidRDefault="00C05C2A" w:rsidP="00974911">
      <w:pPr>
        <w:pStyle w:val="Heading3"/>
        <w:spacing w:after="0" w:line="288" w:lineRule="auto"/>
        <w:rPr>
          <w:caps/>
          <w:color w:val="auto"/>
        </w:rPr>
      </w:pPr>
      <w:bookmarkStart w:id="454" w:name="_Toc364329292"/>
      <w:bookmarkStart w:id="455" w:name="_Toc370288256"/>
      <w:bookmarkStart w:id="456" w:name="_Toc127244879"/>
      <w:r w:rsidRPr="00C32362">
        <w:rPr>
          <w:caps/>
          <w:color w:val="auto"/>
        </w:rPr>
        <w:t>A.1.</w:t>
      </w:r>
      <w:r w:rsidR="008D479A">
        <w:rPr>
          <w:caps/>
          <w:color w:val="auto"/>
        </w:rPr>
        <w:t>4</w:t>
      </w:r>
      <w:r w:rsidR="000B2E7A">
        <w:rPr>
          <w:caps/>
          <w:color w:val="auto"/>
        </w:rPr>
        <w:t>7</w:t>
      </w:r>
      <w:r w:rsidRPr="00C32362">
        <w:rPr>
          <w:caps/>
          <w:color w:val="auto"/>
        </w:rPr>
        <w:t>. Trade Agreements Certificate 52.225-6 (JAN 2005)</w:t>
      </w:r>
      <w:bookmarkEnd w:id="454"/>
      <w:bookmarkEnd w:id="455"/>
    </w:p>
    <w:p w:rsidR="00945716" w:rsidRPr="00C32362" w:rsidRDefault="00945716" w:rsidP="00974911">
      <w:pPr>
        <w:pStyle w:val="pbody"/>
        <w:rPr>
          <w:rFonts w:ascii="Times New Roman" w:hAnsi="Times New Roman" w:cs="Times New Roman"/>
          <w:color w:val="auto"/>
        </w:rPr>
      </w:pPr>
      <w:bookmarkStart w:id="457" w:name="wp1169194"/>
      <w:bookmarkStart w:id="458" w:name="wp1169195"/>
      <w:bookmarkStart w:id="459" w:name="wp1169196"/>
      <w:bookmarkEnd w:id="457"/>
      <w:bookmarkEnd w:id="458"/>
      <w:bookmarkEnd w:id="459"/>
    </w:p>
    <w:p w:rsidR="00974911" w:rsidRPr="00C32362" w:rsidRDefault="00C05C2A" w:rsidP="00974911">
      <w:pPr>
        <w:pStyle w:val="pbody"/>
        <w:rPr>
          <w:rFonts w:ascii="Times New Roman" w:hAnsi="Times New Roman" w:cs="Times New Roman"/>
          <w:color w:val="auto"/>
        </w:rPr>
      </w:pPr>
      <w:r w:rsidRPr="00C32362">
        <w:rPr>
          <w:rFonts w:ascii="Times New Roman" w:hAnsi="Times New Roman" w:cs="Times New Roman"/>
          <w:color w:val="auto"/>
        </w:rPr>
        <w:t xml:space="preserve"> (a) The offeror certifies that each end product, except those listed in paragraph (b) of this provision, is a U.S.-made or designated country end product, as defined in the clause of this solicitation entitled “Trade Agreements.” </w:t>
      </w:r>
    </w:p>
    <w:p w:rsidR="00974911" w:rsidRPr="00C32362" w:rsidRDefault="00C05C2A" w:rsidP="00974911">
      <w:pPr>
        <w:pStyle w:val="pbody"/>
        <w:rPr>
          <w:rFonts w:ascii="Times New Roman" w:hAnsi="Times New Roman" w:cs="Times New Roman"/>
          <w:color w:val="auto"/>
        </w:rPr>
      </w:pPr>
      <w:bookmarkStart w:id="460" w:name="wp1169197"/>
      <w:bookmarkEnd w:id="460"/>
      <w:r w:rsidRPr="00C32362">
        <w:rPr>
          <w:rFonts w:ascii="Times New Roman" w:hAnsi="Times New Roman" w:cs="Times New Roman"/>
          <w:color w:val="auto"/>
        </w:rPr>
        <w:t xml:space="preserve">(b) The offeror shall list as other end products those supplies that are not U.S.-made or designated country end products. </w:t>
      </w:r>
    </w:p>
    <w:p w:rsidR="00974911" w:rsidRPr="00C32362" w:rsidRDefault="00C05C2A" w:rsidP="00974911">
      <w:pPr>
        <w:pStyle w:val="pbody"/>
        <w:rPr>
          <w:rFonts w:ascii="Times New Roman" w:hAnsi="Times New Roman" w:cs="Times New Roman"/>
          <w:color w:val="auto"/>
        </w:rPr>
      </w:pPr>
      <w:bookmarkStart w:id="461" w:name="wp1169219"/>
      <w:bookmarkEnd w:id="461"/>
      <w:r w:rsidRPr="00C32362">
        <w:rPr>
          <w:rFonts w:ascii="Times New Roman" w:hAnsi="Times New Roman" w:cs="Times New Roman"/>
          <w:color w:val="auto"/>
        </w:rPr>
        <w:t>Other End Products:</w:t>
      </w:r>
    </w:p>
    <w:tbl>
      <w:tblPr>
        <w:tblW w:w="0" w:type="auto"/>
        <w:tblCellSpacing w:w="15" w:type="dxa"/>
        <w:tblCellMar>
          <w:top w:w="15" w:type="dxa"/>
          <w:left w:w="15" w:type="dxa"/>
          <w:bottom w:w="15" w:type="dxa"/>
          <w:right w:w="15" w:type="dxa"/>
        </w:tblCellMar>
        <w:tblLook w:val="04A0"/>
      </w:tblPr>
      <w:tblGrid>
        <w:gridCol w:w="1475"/>
        <w:gridCol w:w="1851"/>
      </w:tblGrid>
      <w:tr w:rsidR="00974911" w:rsidRPr="00C32362" w:rsidTr="00974911">
        <w:trPr>
          <w:tblCellSpacing w:w="15" w:type="dxa"/>
        </w:trPr>
        <w:tc>
          <w:tcPr>
            <w:tcW w:w="0" w:type="auto"/>
            <w:hideMark/>
          </w:tcPr>
          <w:p w:rsidR="00974911" w:rsidRPr="00C32362" w:rsidRDefault="00C05C2A">
            <w:pPr>
              <w:pStyle w:val="pcellheadingctrsmcaps"/>
              <w:rPr>
                <w:rFonts w:ascii="Times New Roman" w:hAnsi="Times New Roman" w:cs="Times New Roman"/>
                <w:color w:val="auto"/>
                <w:sz w:val="20"/>
                <w:szCs w:val="20"/>
              </w:rPr>
            </w:pPr>
            <w:bookmarkStart w:id="462" w:name="wp1169200"/>
            <w:bookmarkEnd w:id="462"/>
            <w:r w:rsidRPr="00C32362">
              <w:rPr>
                <w:rFonts w:ascii="Times New Roman" w:hAnsi="Times New Roman" w:cs="Times New Roman"/>
                <w:color w:val="auto"/>
                <w:sz w:val="20"/>
                <w:szCs w:val="20"/>
              </w:rPr>
              <w:t xml:space="preserve">Line Item No. </w:t>
            </w:r>
          </w:p>
        </w:tc>
        <w:tc>
          <w:tcPr>
            <w:tcW w:w="0" w:type="auto"/>
            <w:hideMark/>
          </w:tcPr>
          <w:p w:rsidR="00974911" w:rsidRPr="00C32362" w:rsidRDefault="00C05C2A">
            <w:pPr>
              <w:pStyle w:val="pcellheadingctrsmcaps"/>
              <w:rPr>
                <w:rFonts w:ascii="Times New Roman" w:hAnsi="Times New Roman" w:cs="Times New Roman"/>
                <w:color w:val="auto"/>
                <w:sz w:val="20"/>
                <w:szCs w:val="20"/>
              </w:rPr>
            </w:pPr>
            <w:bookmarkStart w:id="463" w:name="wp1169202"/>
            <w:bookmarkEnd w:id="463"/>
            <w:r w:rsidRPr="00C32362">
              <w:rPr>
                <w:rFonts w:ascii="Times New Roman" w:hAnsi="Times New Roman" w:cs="Times New Roman"/>
                <w:color w:val="auto"/>
                <w:sz w:val="20"/>
                <w:szCs w:val="20"/>
              </w:rPr>
              <w:t xml:space="preserve">Country of Origin </w:t>
            </w:r>
          </w:p>
        </w:tc>
      </w:tr>
      <w:tr w:rsidR="00974911" w:rsidRPr="00C32362" w:rsidTr="00974911">
        <w:trPr>
          <w:tblCellSpacing w:w="15" w:type="dxa"/>
        </w:trPr>
        <w:tc>
          <w:tcPr>
            <w:tcW w:w="0" w:type="auto"/>
            <w:hideMark/>
          </w:tcPr>
          <w:p w:rsidR="00974911" w:rsidRPr="00C32362" w:rsidRDefault="00C05C2A">
            <w:pPr>
              <w:pStyle w:val="pcellbodyctr"/>
              <w:rPr>
                <w:rFonts w:ascii="Times New Roman" w:hAnsi="Times New Roman" w:cs="Times New Roman"/>
                <w:color w:val="auto"/>
                <w:sz w:val="20"/>
                <w:szCs w:val="20"/>
              </w:rPr>
            </w:pPr>
            <w:bookmarkStart w:id="464" w:name="wp1169204"/>
            <w:bookmarkEnd w:id="464"/>
            <w:r w:rsidRPr="00C32362">
              <w:rPr>
                <w:rFonts w:ascii="Times New Roman" w:hAnsi="Times New Roman" w:cs="Times New Roman"/>
                <w:color w:val="auto"/>
                <w:sz w:val="20"/>
                <w:szCs w:val="20"/>
              </w:rPr>
              <w:t xml:space="preserve">______________ </w:t>
            </w:r>
          </w:p>
        </w:tc>
        <w:tc>
          <w:tcPr>
            <w:tcW w:w="0" w:type="auto"/>
            <w:hideMark/>
          </w:tcPr>
          <w:p w:rsidR="00974911" w:rsidRPr="00C32362" w:rsidRDefault="00C05C2A">
            <w:pPr>
              <w:pStyle w:val="pcellbodyctr"/>
              <w:rPr>
                <w:rFonts w:ascii="Times New Roman" w:hAnsi="Times New Roman" w:cs="Times New Roman"/>
                <w:color w:val="auto"/>
                <w:sz w:val="20"/>
                <w:szCs w:val="20"/>
              </w:rPr>
            </w:pPr>
            <w:bookmarkStart w:id="465" w:name="wp1169206"/>
            <w:bookmarkEnd w:id="465"/>
            <w:r w:rsidRPr="00C32362">
              <w:rPr>
                <w:rFonts w:ascii="Times New Roman" w:hAnsi="Times New Roman" w:cs="Times New Roman"/>
                <w:color w:val="auto"/>
                <w:sz w:val="20"/>
                <w:szCs w:val="20"/>
              </w:rPr>
              <w:t xml:space="preserve">_________________ </w:t>
            </w:r>
          </w:p>
        </w:tc>
      </w:tr>
      <w:tr w:rsidR="00974911" w:rsidRPr="00C32362" w:rsidTr="00974911">
        <w:trPr>
          <w:tblCellSpacing w:w="15" w:type="dxa"/>
        </w:trPr>
        <w:tc>
          <w:tcPr>
            <w:tcW w:w="0" w:type="auto"/>
            <w:hideMark/>
          </w:tcPr>
          <w:p w:rsidR="00974911" w:rsidRPr="00C32362" w:rsidRDefault="00C05C2A">
            <w:pPr>
              <w:pStyle w:val="pcellbodyctr"/>
              <w:rPr>
                <w:rFonts w:ascii="Times New Roman" w:hAnsi="Times New Roman" w:cs="Times New Roman"/>
                <w:color w:val="auto"/>
                <w:sz w:val="20"/>
                <w:szCs w:val="20"/>
              </w:rPr>
            </w:pPr>
            <w:bookmarkStart w:id="466" w:name="wp1169208"/>
            <w:bookmarkEnd w:id="466"/>
            <w:r w:rsidRPr="00C32362">
              <w:rPr>
                <w:rFonts w:ascii="Times New Roman" w:hAnsi="Times New Roman" w:cs="Times New Roman"/>
                <w:color w:val="auto"/>
                <w:sz w:val="20"/>
                <w:szCs w:val="20"/>
              </w:rPr>
              <w:t xml:space="preserve">______________ </w:t>
            </w:r>
          </w:p>
        </w:tc>
        <w:tc>
          <w:tcPr>
            <w:tcW w:w="0" w:type="auto"/>
            <w:hideMark/>
          </w:tcPr>
          <w:p w:rsidR="00974911" w:rsidRPr="00C32362" w:rsidRDefault="00C05C2A">
            <w:pPr>
              <w:pStyle w:val="pcellbodyctr"/>
              <w:rPr>
                <w:rFonts w:ascii="Times New Roman" w:hAnsi="Times New Roman" w:cs="Times New Roman"/>
                <w:color w:val="auto"/>
                <w:sz w:val="20"/>
                <w:szCs w:val="20"/>
              </w:rPr>
            </w:pPr>
            <w:bookmarkStart w:id="467" w:name="wp1169210"/>
            <w:bookmarkEnd w:id="467"/>
            <w:r w:rsidRPr="00C32362">
              <w:rPr>
                <w:rFonts w:ascii="Times New Roman" w:hAnsi="Times New Roman" w:cs="Times New Roman"/>
                <w:color w:val="auto"/>
                <w:sz w:val="20"/>
                <w:szCs w:val="20"/>
              </w:rPr>
              <w:t xml:space="preserve">_________________ </w:t>
            </w:r>
          </w:p>
        </w:tc>
      </w:tr>
      <w:tr w:rsidR="00974911" w:rsidRPr="00C32362" w:rsidTr="00974911">
        <w:trPr>
          <w:tblCellSpacing w:w="15" w:type="dxa"/>
        </w:trPr>
        <w:tc>
          <w:tcPr>
            <w:tcW w:w="0" w:type="auto"/>
            <w:hideMark/>
          </w:tcPr>
          <w:p w:rsidR="00974911" w:rsidRPr="00C32362" w:rsidRDefault="00C05C2A">
            <w:pPr>
              <w:pStyle w:val="pcellbodyctr"/>
              <w:rPr>
                <w:rFonts w:ascii="Times New Roman" w:hAnsi="Times New Roman" w:cs="Times New Roman"/>
                <w:color w:val="auto"/>
                <w:sz w:val="20"/>
                <w:szCs w:val="20"/>
              </w:rPr>
            </w:pPr>
            <w:bookmarkStart w:id="468" w:name="wp1169212"/>
            <w:bookmarkEnd w:id="468"/>
            <w:r w:rsidRPr="00C32362">
              <w:rPr>
                <w:rFonts w:ascii="Times New Roman" w:hAnsi="Times New Roman" w:cs="Times New Roman"/>
                <w:color w:val="auto"/>
                <w:sz w:val="20"/>
                <w:szCs w:val="20"/>
              </w:rPr>
              <w:t xml:space="preserve">______________ </w:t>
            </w:r>
          </w:p>
        </w:tc>
        <w:tc>
          <w:tcPr>
            <w:tcW w:w="0" w:type="auto"/>
            <w:hideMark/>
          </w:tcPr>
          <w:p w:rsidR="00974911" w:rsidRPr="00C32362" w:rsidRDefault="00C05C2A">
            <w:pPr>
              <w:pStyle w:val="pcellbodyctr"/>
              <w:rPr>
                <w:rFonts w:ascii="Times New Roman" w:hAnsi="Times New Roman" w:cs="Times New Roman"/>
                <w:color w:val="auto"/>
                <w:sz w:val="20"/>
                <w:szCs w:val="20"/>
              </w:rPr>
            </w:pPr>
            <w:bookmarkStart w:id="469" w:name="wp1169214"/>
            <w:bookmarkEnd w:id="469"/>
            <w:r w:rsidRPr="00C32362">
              <w:rPr>
                <w:rFonts w:ascii="Times New Roman" w:hAnsi="Times New Roman" w:cs="Times New Roman"/>
                <w:color w:val="auto"/>
                <w:sz w:val="20"/>
                <w:szCs w:val="20"/>
              </w:rPr>
              <w:t xml:space="preserve">_________________ </w:t>
            </w:r>
          </w:p>
        </w:tc>
      </w:tr>
    </w:tbl>
    <w:p w:rsidR="00974911" w:rsidRPr="00C32362" w:rsidRDefault="00C05C2A" w:rsidP="00974911">
      <w:pPr>
        <w:pStyle w:val="pbodyctr"/>
        <w:rPr>
          <w:rFonts w:ascii="Times New Roman" w:hAnsi="Times New Roman" w:cs="Times New Roman"/>
          <w:color w:val="auto"/>
        </w:rPr>
      </w:pPr>
      <w:bookmarkStart w:id="470" w:name="wp1171492"/>
      <w:bookmarkEnd w:id="470"/>
      <w:r w:rsidRPr="00C32362">
        <w:rPr>
          <w:rFonts w:ascii="Times New Roman" w:hAnsi="Times New Roman" w:cs="Times New Roman"/>
          <w:color w:val="auto"/>
        </w:rPr>
        <w:t>[</w:t>
      </w:r>
      <w:r w:rsidRPr="00C32362">
        <w:rPr>
          <w:rStyle w:val="Emphasis"/>
          <w:rFonts w:ascii="Times New Roman" w:hAnsi="Times New Roman" w:cs="Times New Roman"/>
          <w:color w:val="auto"/>
        </w:rPr>
        <w:t>List as necessary</w:t>
      </w:r>
      <w:r w:rsidRPr="00C32362">
        <w:rPr>
          <w:rFonts w:ascii="Times New Roman" w:hAnsi="Times New Roman" w:cs="Times New Roman"/>
          <w:color w:val="auto"/>
        </w:rPr>
        <w:t xml:space="preserve">] </w:t>
      </w:r>
    </w:p>
    <w:p w:rsidR="002B5356" w:rsidRDefault="00C05C2A">
      <w:pPr>
        <w:pStyle w:val="pbody"/>
        <w:rPr>
          <w:rFonts w:ascii="Times New Roman" w:hAnsi="Times New Roman" w:cs="Times New Roman"/>
          <w:color w:val="auto"/>
        </w:rPr>
      </w:pPr>
      <w:bookmarkStart w:id="471" w:name="wp1169220"/>
      <w:bookmarkEnd w:id="471"/>
      <w:r w:rsidRPr="00C32362">
        <w:rPr>
          <w:rFonts w:ascii="Times New Roman" w:hAnsi="Times New Roman" w:cs="Times New Roman"/>
          <w:color w:val="auto"/>
        </w:rPr>
        <w:t xml:space="preserve">(c) The Government will evaluate offers in accordance with the policies and procedures of </w:t>
      </w:r>
      <w:hyperlink r:id="rId61" w:anchor="wp225048" w:history="1">
        <w:r w:rsidRPr="00C32362">
          <w:rPr>
            <w:rStyle w:val="Hyperlink"/>
            <w:rFonts w:ascii="Times New Roman" w:hAnsi="Times New Roman" w:cs="Times New Roman"/>
            <w:color w:val="auto"/>
          </w:rPr>
          <w:t>Part 25</w:t>
        </w:r>
      </w:hyperlink>
      <w:r w:rsidRPr="00C32362">
        <w:rPr>
          <w:rFonts w:ascii="Times New Roman" w:hAnsi="Times New Roman" w:cs="Times New Roman"/>
          <w:color w:val="auto"/>
        </w:rPr>
        <w:t xml:space="preserve"> of the Federal Acquisition Regulation. For line items covered by the WTO GPA, the Government will evaluate offers of U.S.-made or designated country end products without regard to the restrictions of the Buy American Act. The Government will consider for award only offers of U.S.-made or designated country end products unless the Contracting Officer determines that there are no offers for such products or that the offers for those products are insufficient to fulfill the requirements of this solicitation. </w:t>
      </w:r>
      <w:r w:rsidR="005E3997">
        <w:rPr>
          <w:rFonts w:ascii="Times New Roman" w:hAnsi="Times New Roman" w:cs="Times New Roman"/>
          <w:color w:val="auto"/>
        </w:rPr>
        <w:br/>
      </w:r>
    </w:p>
    <w:bookmarkEnd w:id="456"/>
    <w:p w:rsidR="005E3997" w:rsidRPr="00190100" w:rsidRDefault="00B510B4" w:rsidP="005E3997">
      <w:pPr>
        <w:jc w:val="center"/>
      </w:pPr>
      <w:r w:rsidRPr="00B510B4">
        <w:t>(End of clause)</w:t>
      </w:r>
    </w:p>
    <w:p w:rsidR="00A4570C" w:rsidRPr="00C32362" w:rsidRDefault="00A4570C" w:rsidP="000706B5">
      <w:pPr>
        <w:jc w:val="center"/>
        <w:rPr>
          <w:b/>
        </w:rPr>
      </w:pPr>
    </w:p>
    <w:p w:rsidR="00A4570C" w:rsidRDefault="00541C35" w:rsidP="006F6AAC">
      <w:pPr>
        <w:pStyle w:val="Heading3"/>
        <w:rPr>
          <w:caps/>
        </w:rPr>
      </w:pPr>
      <w:bookmarkStart w:id="472" w:name="_Toc364329293"/>
      <w:bookmarkStart w:id="473" w:name="_Toc370288257"/>
      <w:r w:rsidRPr="00C32362">
        <w:t>A.1.</w:t>
      </w:r>
      <w:r w:rsidR="008D479A">
        <w:t>4</w:t>
      </w:r>
      <w:r w:rsidR="000B2E7A">
        <w:t>8</w:t>
      </w:r>
      <w:r w:rsidRPr="00C32362">
        <w:t xml:space="preserve">. </w:t>
      </w:r>
      <w:r w:rsidRPr="00C32362">
        <w:rPr>
          <w:caps/>
        </w:rPr>
        <w:t>Supply Chain Risk</w:t>
      </w:r>
      <w:bookmarkEnd w:id="472"/>
      <w:bookmarkEnd w:id="473"/>
    </w:p>
    <w:p w:rsidR="00190100" w:rsidRDefault="00190100" w:rsidP="006F6AAC">
      <w:pPr>
        <w:pStyle w:val="Heading3"/>
        <w:rPr>
          <w:caps/>
        </w:rPr>
      </w:pPr>
    </w:p>
    <w:p w:rsidR="00A4570C" w:rsidRPr="00C32362" w:rsidRDefault="00541C35" w:rsidP="00A4570C">
      <w:r w:rsidRPr="00C32362">
        <w:t xml:space="preserve">(a) </w:t>
      </w:r>
      <w:r w:rsidRPr="00C32362">
        <w:rPr>
          <w:i/>
        </w:rPr>
        <w:t>Definition.</w:t>
      </w:r>
      <w:r w:rsidRPr="00C32362">
        <w:t xml:space="preserve"> “Supply chain risk” means the risk that an adversary may sabotage, maliciously introduce unwanted function, or otherwise subvert the design, integrity, manufacturing, production, distribution, installation, operation, or maintenance of a national security system (as that term is defined at 44 U.S.C. 3542(b)) so as to survey, deny, disrupt, or otherwise degrade the function, use, or operation of such system.</w:t>
      </w:r>
    </w:p>
    <w:p w:rsidR="00A4570C" w:rsidRPr="00C32362" w:rsidRDefault="00541C35" w:rsidP="00A4570C">
      <w:r w:rsidRPr="00C32362">
        <w:t xml:space="preserve">(b) The Contractor shall implement appropriate safeguards and countermeasures in the provision of supplies and services to the Government to minimize supply chain risk. </w:t>
      </w:r>
    </w:p>
    <w:p w:rsidR="00A4570C" w:rsidRPr="00C32362" w:rsidRDefault="00541C35" w:rsidP="00A4570C">
      <w:r w:rsidRPr="00C32362">
        <w:t xml:space="preserve">(c) In order to manage supply chain risk, the Government may use the appropriate authorities (such as those provided by section 806 of Pub. L. 111-383 for Department of Defense orders).  In exercising these authorities, the Government may consider information, public and non-public, including all-source intelligence, relating to a Contractor’s supply chain. </w:t>
      </w:r>
    </w:p>
    <w:p w:rsidR="00A4570C" w:rsidRPr="00C32362" w:rsidRDefault="00541C35" w:rsidP="00A4570C">
      <w:r w:rsidRPr="00C32362">
        <w:t xml:space="preserve">(d) If the Government exercises the appropriate authority such as that provided in section 806 of Pub. L. 111-383 (for Department of Defense orders) to limit disclosure of information, no action undertaken by the Government </w:t>
      </w:r>
      <w:r w:rsidRPr="00C32362">
        <w:lastRenderedPageBreak/>
        <w:t>under such authority shall be subject to review in a bid protest before the Government Accountability Office or in any Federal court.</w:t>
      </w:r>
    </w:p>
    <w:p w:rsidR="00A4570C" w:rsidRDefault="00541C35" w:rsidP="00A4570C">
      <w:r w:rsidRPr="00C32362">
        <w:t>(e) The Contractor shall include the substance of this clause, including this paragraph (e), in all subcontracts involving the development or delivery of any information technology whether acquired as a service or as a supply.</w:t>
      </w:r>
    </w:p>
    <w:p w:rsidR="005E3997" w:rsidRPr="00C32362" w:rsidRDefault="005E3997" w:rsidP="00A4570C"/>
    <w:p w:rsidR="00A4570C" w:rsidRPr="00190100" w:rsidRDefault="00B510B4" w:rsidP="00A4570C">
      <w:pPr>
        <w:jc w:val="center"/>
      </w:pPr>
      <w:r w:rsidRPr="00B510B4">
        <w:t>(End of clause)</w:t>
      </w:r>
    </w:p>
    <w:p w:rsidR="00637D8B" w:rsidRDefault="00637D8B" w:rsidP="00A4570C">
      <w:pPr>
        <w:jc w:val="center"/>
        <w:rPr>
          <w:b/>
        </w:rPr>
      </w:pPr>
    </w:p>
    <w:p w:rsidR="00632984" w:rsidRDefault="00632984" w:rsidP="00610834">
      <w:pPr>
        <w:rPr>
          <w:b/>
          <w:bCs/>
        </w:rPr>
      </w:pPr>
    </w:p>
    <w:p w:rsidR="00B510B4" w:rsidRDefault="000B2E7A" w:rsidP="00B510B4">
      <w:pPr>
        <w:pStyle w:val="Heading3"/>
      </w:pPr>
      <w:bookmarkStart w:id="474" w:name="_Toc364329294"/>
      <w:bookmarkStart w:id="475" w:name="_Toc370288258"/>
      <w:r w:rsidRPr="00C32362">
        <w:t>A.1.</w:t>
      </w:r>
      <w:r>
        <w:t>49</w:t>
      </w:r>
      <w:r w:rsidRPr="000B2E7A">
        <w:t xml:space="preserve">. </w:t>
      </w:r>
      <w:r w:rsidR="00B510B4" w:rsidRPr="00B510B4">
        <w:rPr>
          <w:caps/>
        </w:rPr>
        <w:t>Security Requirements for Unclassified Information Technology Resources</w:t>
      </w:r>
      <w:r w:rsidR="00632984" w:rsidRPr="000B2E7A">
        <w:t xml:space="preserve"> </w:t>
      </w:r>
      <w:r w:rsidRPr="000B2E7A">
        <w:t xml:space="preserve">(1852.204-76) </w:t>
      </w:r>
      <w:r w:rsidR="00632984" w:rsidRPr="000B2E7A">
        <w:t>(JAN 2011)</w:t>
      </w:r>
      <w:bookmarkEnd w:id="474"/>
      <w:bookmarkEnd w:id="475"/>
    </w:p>
    <w:p w:rsidR="00B510B4" w:rsidRDefault="00632984" w:rsidP="00B510B4">
      <w:pPr>
        <w:pStyle w:val="Heading3"/>
      </w:pPr>
      <w:r>
        <w:rPr>
          <w:b w:val="0"/>
        </w:rPr>
        <w:t xml:space="preserve"> </w:t>
      </w:r>
      <w:bookmarkStart w:id="476" w:name="_Toc361312699"/>
      <w:bookmarkStart w:id="477" w:name="_Toc364329295"/>
      <w:bookmarkStart w:id="478" w:name="_Toc370288259"/>
      <w:r>
        <w:rPr>
          <w:b w:val="0"/>
        </w:rPr>
        <w:t>(The following reporting requirements do not apply to this contract; however, these requirements apply to applicable NASA Delivery Orders that involve contractor access to federal information or federal information systems)</w:t>
      </w:r>
      <w:bookmarkEnd w:id="476"/>
      <w:bookmarkEnd w:id="477"/>
      <w:bookmarkEnd w:id="478"/>
    </w:p>
    <w:p w:rsidR="00632984" w:rsidRPr="00632984" w:rsidRDefault="00632984" w:rsidP="00632984">
      <w:pPr>
        <w:pStyle w:val="HTMLPreformatted"/>
        <w:shd w:val="clear" w:color="auto" w:fill="FFFFFF"/>
        <w:rPr>
          <w:rFonts w:ascii="Times New Roman" w:hAnsi="Times New Roman" w:cs="Times New Roman"/>
        </w:rPr>
      </w:pPr>
      <w:bookmarkStart w:id="479" w:name="52_208-81"/>
      <w:bookmarkEnd w:id="479"/>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(a) The contractor shall protect the confidentiality, integrity, and availability of NASA Electronic Information and IT resources and protect NASA Electronic Information from unauthorized disclosure.</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(b) This clause is applicable to all NASA contractors and sub-contractors that process, manage, access, or store unclassified electronic information, to include Sensitive But Unclassified (SBU) information, for NASA in support of NASA's missions, programs, projects and/or institutional requirements. Applicable requirements, regulations, policies, and guidelines are identified in the Applicable Documents List (ADL) provided as an attachment to the contract. The documents listed in the ADL can be found at: http://www.nasa.gov/offices/ocio/itsecurity/index.html. For policy information considered sensitive, the documents will be identified as such in the ADL and made available through the Contracting Officer.</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(c) Definitions.</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w:t>
      </w:r>
      <w:r w:rsidRPr="00B510B4">
        <w:rPr>
          <w:rFonts w:ascii="Times New Roman" w:hAnsi="Times New Roman" w:cs="Times New Roman"/>
        </w:rPr>
        <w:tab/>
        <w:t>(1) IT resources means any hardware or software or interconnected system or subsystem of equipment, that is used to process, manage, access, or store electronic information.</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w:t>
      </w:r>
      <w:r w:rsidRPr="00B510B4">
        <w:rPr>
          <w:rFonts w:ascii="Times New Roman" w:hAnsi="Times New Roman" w:cs="Times New Roman"/>
        </w:rPr>
        <w:tab/>
        <w:t xml:space="preserve">(2) NASA Electronic Information is any data (as defined in the Rights in Data clause of this contract) or information (including information incidental to contract administration, such as </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financial, administrative, cost or pricing, or management information) that is processed, managed, accessed or stored on an IT system(s) in the performance of a NASA contract.</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w:t>
      </w:r>
      <w:r w:rsidRPr="00B510B4">
        <w:rPr>
          <w:rFonts w:ascii="Times New Roman" w:hAnsi="Times New Roman" w:cs="Times New Roman"/>
        </w:rPr>
        <w:tab/>
        <w:t>(3) IT Security Management Plan--This plan shall describe the processes and procedures that will be followed to ensure appropriate security of IT resources that are developed, processed, or used under this contract. Unlike the IT security plan, which addresses the IT system, the IT Security Management Plan addresses how the contractor will manage personnel and processes associated with IT Security on the instant contract.</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w:t>
      </w:r>
      <w:r w:rsidRPr="00B510B4">
        <w:rPr>
          <w:rFonts w:ascii="Times New Roman" w:hAnsi="Times New Roman" w:cs="Times New Roman"/>
        </w:rPr>
        <w:tab/>
        <w:t>(4) IT Security Plan--this is a FISMA requirement; see the ADL for applicable requirements. The IT Security Plan is specific to the IT System and not the contract. Within 30 days after award, the contractor shall develop and deliver an IT Security Management Plan to the Contracting Officer; the approval authority will be included in the ADL. All contractor personnel requiring physical or logical access to NASA IT resources must complete NASA's annual IT Security Awareness training. Refer to the IT Training policy located in the IT Security Web site at https://itsecurity.nasa.gov/policies/index.html.</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(d) The contractor shall afford Government access to the Contractor's and subcontractors' facilities, installations, operations, documentation, databases, and personnel used in performance of the contract. Access shall be provided to the extent required to carry out a program of IT inspection (to include vulnerability testing), investigation and audit to safeguard against threats and hazards to the integrity, availability, and confidentiality of NASA Electronic Information or to the function of IT systems operated on behalf of NASA, and to preserve evidence of computer crime.</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(e) At the completion of the contract, the contractor shall return all NASA information and IT resources provided to the contractor during the performance of the contract in accordance with </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retention documentation available in the ADL. The contractor shall provide a listing of all NASA Electronic information and IT resources generated in performance of the contract. At that time, the contractor shall request disposition instructions from the Contracting Officer. The Contracting Officer will provide disposition instructions within 30 calendar days of the contractor's request. Parts of the clause and referenced ADL may be waived by the contracting officer, if the contractor's ongoing IT security program meets or exceeds the requirements of NASA Procedural Requirements (NPR) 2810.1 in effect at time of award. The current version of NPR 2810.1 is referenced </w:t>
      </w:r>
      <w:r w:rsidRPr="00B510B4">
        <w:rPr>
          <w:rFonts w:ascii="Times New Roman" w:hAnsi="Times New Roman" w:cs="Times New Roman"/>
        </w:rPr>
        <w:lastRenderedPageBreak/>
        <w:t>in the ADL. The contractor shall submit a written waiver request to the Contracting Officer within 30 days of award. The waiver request will be reviewed by the Center IT Security Manager. If approved, the Contractor Officer will notify the contractor, by contract modification, which parts of the clause or provisions of the ADL are waived.</w:t>
      </w:r>
    </w:p>
    <w:p w:rsidR="00632984" w:rsidRPr="00632984" w:rsidRDefault="00B510B4" w:rsidP="00632984">
      <w:pPr>
        <w:pStyle w:val="HTMLPreformatted"/>
        <w:shd w:val="clear" w:color="auto" w:fill="FFFFFF"/>
        <w:rPr>
          <w:rFonts w:ascii="Times New Roman" w:hAnsi="Times New Roman" w:cs="Times New Roman"/>
        </w:rPr>
      </w:pPr>
      <w:r w:rsidRPr="00B510B4">
        <w:rPr>
          <w:rFonts w:ascii="Times New Roman" w:hAnsi="Times New Roman" w:cs="Times New Roman"/>
        </w:rPr>
        <w:t xml:space="preserve">    (f) The contractor shall insert this clause, including this paragraph in all subcontracts that process, manage, access or store NASA Electronic Information in support of the mission of the Agency.</w:t>
      </w:r>
    </w:p>
    <w:p w:rsidR="00632984" w:rsidRPr="00632984" w:rsidRDefault="00B510B4" w:rsidP="00632984">
      <w:pPr>
        <w:pStyle w:val="HTMLPreformatted"/>
        <w:shd w:val="clear" w:color="auto" w:fill="FFFFFF"/>
        <w:jc w:val="center"/>
        <w:rPr>
          <w:rFonts w:ascii="Times New Roman" w:hAnsi="Times New Roman" w:cs="Times New Roman"/>
        </w:rPr>
      </w:pPr>
      <w:r w:rsidRPr="00B510B4">
        <w:rPr>
          <w:rFonts w:ascii="Times New Roman" w:hAnsi="Times New Roman" w:cs="Times New Roman"/>
        </w:rPr>
        <w:t>(End of clause)</w:t>
      </w:r>
    </w:p>
    <w:p w:rsidR="00632984" w:rsidRPr="00632984" w:rsidRDefault="00632984" w:rsidP="00610834">
      <w:pPr>
        <w:rPr>
          <w:b/>
        </w:rPr>
      </w:pPr>
    </w:p>
    <w:p w:rsidR="00632984" w:rsidRPr="00632984" w:rsidRDefault="00632984" w:rsidP="00610834">
      <w:pPr>
        <w:rPr>
          <w:b/>
        </w:rPr>
      </w:pPr>
    </w:p>
    <w:p w:rsidR="00B510B4" w:rsidRDefault="00B510B4" w:rsidP="00B510B4">
      <w:pPr>
        <w:rPr>
          <w:b/>
        </w:rPr>
      </w:pPr>
    </w:p>
    <w:p w:rsidR="00B510B4" w:rsidRPr="00B510B4" w:rsidRDefault="00B510B4" w:rsidP="00B510B4">
      <w:pPr>
        <w:pStyle w:val="Heading3"/>
        <w:rPr>
          <w:b w:val="0"/>
          <w:caps/>
        </w:rPr>
      </w:pPr>
      <w:bookmarkStart w:id="480" w:name="_Toc364329296"/>
      <w:bookmarkStart w:id="481" w:name="_Toc370288260"/>
      <w:r w:rsidRPr="00B510B4">
        <w:rPr>
          <w:caps/>
          <w:color w:val="auto"/>
        </w:rPr>
        <w:t xml:space="preserve">A.1.50. Notification Prior to Acquiring Information Technology Systems from Entities </w:t>
      </w:r>
      <w:r w:rsidRPr="00B510B4">
        <w:rPr>
          <w:caps/>
        </w:rPr>
        <w:t>Owned, Directed or Subsidized by the People’s Republic of China (</w:t>
      </w:r>
      <w:r w:rsidRPr="00B510B4">
        <w:rPr>
          <w:caps/>
          <w:color w:val="auto"/>
        </w:rPr>
        <w:t xml:space="preserve">1852.225-74) </w:t>
      </w:r>
      <w:r w:rsidRPr="00B510B4">
        <w:rPr>
          <w:caps/>
        </w:rPr>
        <w:t>(JUN 2013)(APPLIES TO NASA DELIVERY ORDERS ONLY)</w:t>
      </w:r>
      <w:bookmarkEnd w:id="480"/>
      <w:bookmarkEnd w:id="481"/>
    </w:p>
    <w:p w:rsidR="007F547B" w:rsidRPr="007F547B" w:rsidRDefault="007F547B" w:rsidP="007F547B">
      <w:pPr>
        <w:tabs>
          <w:tab w:val="left" w:pos="180"/>
          <w:tab w:val="left" w:pos="540"/>
        </w:tabs>
      </w:pPr>
    </w:p>
    <w:p w:rsidR="007F547B" w:rsidRPr="007F547B" w:rsidRDefault="007F547B" w:rsidP="007F547B">
      <w:pPr>
        <w:tabs>
          <w:tab w:val="left" w:pos="180"/>
          <w:tab w:val="left" w:pos="540"/>
        </w:tabs>
      </w:pPr>
      <w:r w:rsidRPr="007F547B">
        <w:t xml:space="preserve">(a) Definitions – </w:t>
      </w:r>
    </w:p>
    <w:p w:rsidR="007F547B" w:rsidRPr="007F547B" w:rsidRDefault="007F547B" w:rsidP="007F547B">
      <w:pPr>
        <w:autoSpaceDE w:val="0"/>
        <w:autoSpaceDN w:val="0"/>
        <w:adjustRightInd w:val="0"/>
        <w:ind w:left="115"/>
      </w:pPr>
      <w:r w:rsidRPr="007F547B">
        <w:rPr>
          <w:b/>
        </w:rPr>
        <w:t>“Acquire”</w:t>
      </w:r>
      <w:r w:rsidRPr="007F547B">
        <w:t xml:space="preserve"> means procure with appropriated funds by and for the use of NASA through purchase or lease.</w:t>
      </w:r>
    </w:p>
    <w:p w:rsidR="007F547B" w:rsidRPr="007F547B" w:rsidRDefault="00B510B4" w:rsidP="007F547B">
      <w:pPr>
        <w:pStyle w:val="NormalWeb"/>
        <w:spacing w:before="0" w:beforeAutospacing="0" w:after="0" w:afterAutospacing="0"/>
        <w:ind w:left="115"/>
        <w:rPr>
          <w:spacing w:val="-2"/>
          <w:sz w:val="20"/>
          <w:szCs w:val="20"/>
        </w:rPr>
      </w:pPr>
      <w:r w:rsidRPr="00B510B4">
        <w:rPr>
          <w:b/>
          <w:spacing w:val="-2"/>
          <w:sz w:val="20"/>
          <w:szCs w:val="20"/>
        </w:rPr>
        <w:t xml:space="preserve"> “</w:t>
      </w:r>
      <w:r w:rsidRPr="00B510B4">
        <w:rPr>
          <w:b/>
          <w:color w:val="000000"/>
          <w:sz w:val="20"/>
          <w:szCs w:val="20"/>
        </w:rPr>
        <w:t>Entity owned, directed or subsidized by the People’s Republic of China”</w:t>
      </w:r>
      <w:r w:rsidRPr="00B510B4">
        <w:rPr>
          <w:color w:val="000000"/>
          <w:sz w:val="20"/>
          <w:szCs w:val="20"/>
        </w:rPr>
        <w:t xml:space="preserve"> means </w:t>
      </w:r>
      <w:r w:rsidRPr="00B510B4">
        <w:rPr>
          <w:spacing w:val="-2"/>
          <w:sz w:val="20"/>
          <w:szCs w:val="20"/>
        </w:rPr>
        <w:t>any organization incorporated under the laws of the People’s Republic of China.</w:t>
      </w:r>
    </w:p>
    <w:p w:rsidR="007F547B" w:rsidRPr="007F547B" w:rsidRDefault="00B510B4" w:rsidP="007F547B">
      <w:pPr>
        <w:pStyle w:val="PlainText"/>
        <w:ind w:firstLine="115"/>
        <w:rPr>
          <w:rFonts w:ascii="Times New Roman" w:hAnsi="Times New Roman"/>
          <w:color w:val="000000"/>
        </w:rPr>
      </w:pPr>
      <w:r w:rsidRPr="00B510B4">
        <w:rPr>
          <w:rFonts w:ascii="Times New Roman" w:hAnsi="Times New Roman"/>
          <w:b/>
          <w:color w:val="000000"/>
        </w:rPr>
        <w:t>“Information Technology (IT) System”</w:t>
      </w:r>
      <w:r w:rsidRPr="00B510B4">
        <w:rPr>
          <w:rFonts w:ascii="Times New Roman" w:hAnsi="Times New Roman"/>
          <w:color w:val="000000"/>
        </w:rPr>
        <w:t xml:space="preserve"> means the combination of hardware components, software, and other equipment to make a system whose core purpose is to accomplish a data processing need such as the automatic acquisition, storage, analysis, evaluation, manipulation, management, movement, control, display, switching, interchange, transmission or reception of data. IT systems include ground systems in support of flight hardware.  IT systems do not include—</w:t>
      </w:r>
    </w:p>
    <w:p w:rsidR="00B510B4" w:rsidRPr="00B510B4" w:rsidRDefault="00B510B4" w:rsidP="00B510B4">
      <w:pPr>
        <w:pStyle w:val="PlainText"/>
        <w:numPr>
          <w:ilvl w:val="0"/>
          <w:numId w:val="210"/>
        </w:numPr>
        <w:rPr>
          <w:rFonts w:ascii="Times New Roman" w:hAnsi="Times New Roman"/>
          <w:color w:val="000000"/>
        </w:rPr>
      </w:pPr>
      <w:r w:rsidRPr="00B510B4">
        <w:rPr>
          <w:rFonts w:ascii="Times New Roman" w:hAnsi="Times New Roman"/>
          <w:color w:val="000000"/>
        </w:rPr>
        <w:t>Systems acquired by a contractor incidental to a contract;</w:t>
      </w:r>
    </w:p>
    <w:p w:rsidR="00B510B4" w:rsidRPr="00B510B4" w:rsidRDefault="00B510B4" w:rsidP="00B510B4">
      <w:pPr>
        <w:pStyle w:val="PlainText"/>
        <w:numPr>
          <w:ilvl w:val="0"/>
          <w:numId w:val="210"/>
        </w:numPr>
        <w:rPr>
          <w:rFonts w:ascii="Times New Roman" w:hAnsi="Times New Roman"/>
          <w:color w:val="000000"/>
        </w:rPr>
      </w:pPr>
      <w:r w:rsidRPr="00B510B4">
        <w:rPr>
          <w:rFonts w:ascii="Times New Roman" w:hAnsi="Times New Roman"/>
          <w:color w:val="000000"/>
        </w:rPr>
        <w:t>Imbedded information technology that is used as an integral part of the product, but the principal function of which is not the acquisition, storage, analysis, evaluation, manipulation, management, movement, control, display, switching, interchange, transmission, or reception of data or information. For example, HVAC (heating, ventilation, and air conditioning) equipment such as thermostats or temperature control devices, and medical equipment where information technology is integral to its operation, are not information technology systems;</w:t>
      </w:r>
    </w:p>
    <w:p w:rsidR="00B510B4" w:rsidRPr="00B510B4" w:rsidRDefault="00B510B4" w:rsidP="00B510B4">
      <w:pPr>
        <w:pStyle w:val="PlainText"/>
        <w:numPr>
          <w:ilvl w:val="0"/>
          <w:numId w:val="210"/>
        </w:numPr>
        <w:rPr>
          <w:rFonts w:ascii="Times New Roman" w:hAnsi="Times New Roman"/>
          <w:color w:val="000000"/>
        </w:rPr>
      </w:pPr>
      <w:r w:rsidRPr="00B510B4">
        <w:rPr>
          <w:rFonts w:ascii="Times New Roman" w:hAnsi="Times New Roman"/>
          <w:color w:val="000000"/>
        </w:rPr>
        <w:t>Services in support of IT systems, such as help desk services; or</w:t>
      </w:r>
    </w:p>
    <w:p w:rsidR="00B510B4" w:rsidRPr="00B510B4" w:rsidRDefault="00B510B4" w:rsidP="00B510B4">
      <w:pPr>
        <w:pStyle w:val="PlainText"/>
        <w:numPr>
          <w:ilvl w:val="0"/>
          <w:numId w:val="210"/>
        </w:numPr>
        <w:rPr>
          <w:rFonts w:ascii="Times New Roman" w:hAnsi="Times New Roman"/>
          <w:color w:val="000000"/>
        </w:rPr>
      </w:pPr>
      <w:r w:rsidRPr="00B510B4">
        <w:rPr>
          <w:rFonts w:ascii="Times New Roman" w:hAnsi="Times New Roman"/>
          <w:color w:val="000000"/>
        </w:rPr>
        <w:t>Flight hardware, which includes aircraft, spacecraft, artificial satellites, launch vehicles, balloon systems,  sounding rockets, on-board instrument and technology demonstration systems, and equipment operated on the International Space Station; as well as prototypes, and engineering or brass boards created and used to test, troubleshoot, and refine air- and spacecraft hardware, software and procedures.</w:t>
      </w:r>
    </w:p>
    <w:p w:rsidR="007F547B" w:rsidRPr="007F547B" w:rsidRDefault="00B510B4" w:rsidP="007F547B">
      <w:pPr>
        <w:pStyle w:val="Default"/>
        <w:rPr>
          <w:rFonts w:ascii="Times New Roman" w:hAnsi="Times New Roman" w:cs="Times New Roman"/>
          <w:sz w:val="20"/>
          <w:szCs w:val="20"/>
        </w:rPr>
      </w:pPr>
      <w:r w:rsidRPr="00B510B4">
        <w:rPr>
          <w:rFonts w:ascii="Times New Roman" w:hAnsi="Times New Roman" w:cs="Times New Roman"/>
          <w:sz w:val="20"/>
          <w:szCs w:val="20"/>
        </w:rPr>
        <w:t xml:space="preserve">   (b) Section 516 of the Consolidated and Further Continuing Appropriation Act, 2013 (Pub. L.113-6), requires NASA’s Office of the Chief Information Officer (OCIO) to assess the risk of cyber-espionage or sabotage of an information technology (IT) system that is produced, manufactured, or assembled by an entity owned, directed or subsidized by the People’s Republic of China (PRC).  The Government retains the right to reject any IT system tendered for acceptance under this Contract, without any further recourse by, or explanation to, the Contractor, if the Government determines the IT system, in whole or in part, presents an unacceptable risk to national security.   </w:t>
      </w:r>
    </w:p>
    <w:p w:rsidR="007F547B" w:rsidRPr="007F547B" w:rsidRDefault="007F547B" w:rsidP="007F547B">
      <w:r w:rsidRPr="007F547B">
        <w:t xml:space="preserve">   (c) The Contractor shall obtain the approval of the Contracting Officer before acquiring any IT system(s) from entities owned, directed or subsidized by the People’s Republic of China under this contract.  Any Contractor request to use such items shall include adequate information for Government evaluation of the request, including— </w:t>
      </w:r>
    </w:p>
    <w:p w:rsidR="007F547B" w:rsidRPr="007F547B" w:rsidRDefault="007F547B" w:rsidP="007F547B">
      <w:r w:rsidRPr="007F547B">
        <w:tab/>
        <w:t xml:space="preserve">(1) A brief description of the item(s); </w:t>
      </w:r>
      <w:bookmarkStart w:id="482" w:name="wp1169496"/>
      <w:bookmarkEnd w:id="482"/>
      <w:r w:rsidRPr="007F547B">
        <w:t xml:space="preserve">and </w:t>
      </w:r>
    </w:p>
    <w:p w:rsidR="007F547B" w:rsidRPr="007F547B" w:rsidRDefault="007F547B" w:rsidP="007F547B">
      <w:r w:rsidRPr="007F547B">
        <w:tab/>
        <w:t xml:space="preserve">(2) Vendor/manufacturer’s company name and address; </w:t>
      </w:r>
    </w:p>
    <w:p w:rsidR="007F547B" w:rsidRPr="007F547B" w:rsidRDefault="007F547B" w:rsidP="007F547B">
      <w:r w:rsidRPr="007F547B">
        <w:t xml:space="preserve">   (d)  The Contracting Officer will provide the information referenced in paragraph (c) to the NASA Office of the Chief Information Officer (OCIO) which will assess the risk of cyber-espionage or sabotage and make a determination if the acquisition of such system is in the national interest.  Only items so approved shall be provided under the contract.  </w:t>
      </w:r>
    </w:p>
    <w:p w:rsidR="007F547B" w:rsidRPr="00190100" w:rsidRDefault="00B510B4" w:rsidP="007F547B">
      <w:pPr>
        <w:pStyle w:val="pbodyctr"/>
        <w:spacing w:before="0" w:after="0"/>
        <w:rPr>
          <w:rFonts w:ascii="Times New Roman" w:hAnsi="Times New Roman" w:cs="Times New Roman"/>
        </w:rPr>
      </w:pPr>
      <w:r w:rsidRPr="00B510B4">
        <w:rPr>
          <w:rFonts w:ascii="Times New Roman" w:hAnsi="Times New Roman" w:cs="Times New Roman"/>
        </w:rPr>
        <w:t>(End of clause)</w:t>
      </w:r>
    </w:p>
    <w:p w:rsidR="00B510B4" w:rsidRDefault="00B510B4" w:rsidP="00B510B4">
      <w:pPr>
        <w:rPr>
          <w:b/>
        </w:rPr>
      </w:pPr>
    </w:p>
    <w:p w:rsidR="00B510B4" w:rsidRDefault="00B510B4" w:rsidP="00B510B4">
      <w:pPr>
        <w:rPr>
          <w:b/>
        </w:rPr>
      </w:pPr>
    </w:p>
    <w:p w:rsidR="00B510B4" w:rsidRDefault="00B510B4" w:rsidP="00B510B4">
      <w:pPr>
        <w:rPr>
          <w:b/>
        </w:rPr>
      </w:pPr>
    </w:p>
    <w:p w:rsidR="00B510B4" w:rsidRDefault="00B510B4" w:rsidP="00B510B4">
      <w:pPr>
        <w:rPr>
          <w:b/>
        </w:rPr>
      </w:pPr>
    </w:p>
    <w:p w:rsidR="00B510B4" w:rsidRPr="00B510B4" w:rsidRDefault="00B510B4" w:rsidP="00B510B4">
      <w:pPr>
        <w:pStyle w:val="Heading3"/>
        <w:rPr>
          <w:b w:val="0"/>
          <w:caps/>
        </w:rPr>
      </w:pPr>
      <w:bookmarkStart w:id="483" w:name="_Toc364329297"/>
      <w:bookmarkStart w:id="484" w:name="_Toc370288261"/>
      <w:r w:rsidRPr="00B510B4">
        <w:rPr>
          <w:caps/>
        </w:rPr>
        <w:t>A.1.51. OPTION TO EXTEND THE TERM OF THE CONTRACT (52.217-9)(mar 2000)</w:t>
      </w:r>
      <w:bookmarkEnd w:id="483"/>
      <w:bookmarkEnd w:id="484"/>
    </w:p>
    <w:p w:rsidR="00927277" w:rsidRPr="00927277" w:rsidRDefault="00927277" w:rsidP="00927277">
      <w:pPr>
        <w:tabs>
          <w:tab w:val="left" w:pos="180"/>
          <w:tab w:val="left" w:pos="7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aps/>
          <w:color w:val="000000"/>
        </w:rPr>
      </w:pPr>
    </w:p>
    <w:p w:rsidR="00927277" w:rsidRPr="00927277" w:rsidRDefault="00B510B4" w:rsidP="00927277">
      <w:pPr>
        <w:pStyle w:val="pbody"/>
        <w:spacing w:line="180" w:lineRule="atLeast"/>
        <w:rPr>
          <w:rFonts w:ascii="Times New Roman" w:hAnsi="Times New Roman" w:cs="Times New Roman"/>
        </w:rPr>
      </w:pPr>
      <w:bookmarkStart w:id="485" w:name="wp1135893"/>
      <w:bookmarkStart w:id="486" w:name="wp1135894"/>
      <w:bookmarkStart w:id="487" w:name="wp1135895"/>
      <w:bookmarkEnd w:id="485"/>
      <w:bookmarkEnd w:id="486"/>
      <w:bookmarkEnd w:id="487"/>
      <w:r w:rsidRPr="00B510B4">
        <w:rPr>
          <w:rFonts w:ascii="Times New Roman" w:hAnsi="Times New Roman" w:cs="Times New Roman"/>
        </w:rPr>
        <w:t xml:space="preserve">(a) The Government may extend the term of this contract by written notice to the Contractor within </w:t>
      </w:r>
      <w:r w:rsidR="00927277">
        <w:rPr>
          <w:rFonts w:ascii="Times New Roman" w:hAnsi="Times New Roman" w:cs="Times New Roman"/>
        </w:rPr>
        <w:t>30 days</w:t>
      </w:r>
      <w:r w:rsidRPr="00B510B4">
        <w:rPr>
          <w:rFonts w:ascii="Times New Roman" w:hAnsi="Times New Roman" w:cs="Times New Roman"/>
        </w:rPr>
        <w:t xml:space="preserve">; provided that the Government gives the Contractor a preliminary written notice of its intent to extend at least </w:t>
      </w:r>
      <w:r w:rsidR="00927277">
        <w:rPr>
          <w:rFonts w:ascii="Times New Roman" w:hAnsi="Times New Roman" w:cs="Times New Roman"/>
        </w:rPr>
        <w:t>60</w:t>
      </w:r>
      <w:r w:rsidRPr="00B510B4">
        <w:rPr>
          <w:rFonts w:ascii="Times New Roman" w:hAnsi="Times New Roman" w:cs="Times New Roman"/>
        </w:rPr>
        <w:t xml:space="preserve"> days before the contract expires. The preliminary notice does not commit the Government to an extension.</w:t>
      </w:r>
    </w:p>
    <w:p w:rsidR="00927277" w:rsidRPr="00927277" w:rsidRDefault="00B510B4" w:rsidP="00927277">
      <w:pPr>
        <w:pStyle w:val="pbody"/>
        <w:spacing w:line="180" w:lineRule="atLeast"/>
        <w:rPr>
          <w:rFonts w:ascii="Times New Roman" w:hAnsi="Times New Roman" w:cs="Times New Roman"/>
        </w:rPr>
      </w:pPr>
      <w:r w:rsidRPr="00B510B4">
        <w:rPr>
          <w:rFonts w:ascii="Times New Roman" w:hAnsi="Times New Roman" w:cs="Times New Roman"/>
        </w:rPr>
        <w:t>(b) If the Government exercises this option, the extended contract shall be considered to include this option clause.</w:t>
      </w:r>
    </w:p>
    <w:p w:rsidR="00927277" w:rsidRPr="00927277" w:rsidRDefault="00B510B4" w:rsidP="00927277">
      <w:pPr>
        <w:pStyle w:val="pbody"/>
        <w:spacing w:line="180" w:lineRule="atLeast"/>
        <w:rPr>
          <w:rFonts w:ascii="Times New Roman" w:hAnsi="Times New Roman" w:cs="Times New Roman"/>
        </w:rPr>
      </w:pPr>
      <w:r w:rsidRPr="00B510B4">
        <w:rPr>
          <w:rFonts w:ascii="Times New Roman" w:hAnsi="Times New Roman" w:cs="Times New Roman"/>
        </w:rPr>
        <w:t>(c) The total duration of this contract, including the exercise of any options under thi</w:t>
      </w:r>
      <w:r w:rsidR="00927277">
        <w:rPr>
          <w:rFonts w:ascii="Times New Roman" w:hAnsi="Times New Roman" w:cs="Times New Roman"/>
        </w:rPr>
        <w:t xml:space="preserve">s </w:t>
      </w:r>
      <w:r w:rsidRPr="00B510B4">
        <w:rPr>
          <w:rFonts w:ascii="Times New Roman" w:hAnsi="Times New Roman" w:cs="Times New Roman"/>
        </w:rPr>
        <w:t xml:space="preserve">clause, shall not exceed </w:t>
      </w:r>
      <w:r w:rsidR="00927277">
        <w:rPr>
          <w:rFonts w:ascii="Times New Roman" w:hAnsi="Times New Roman" w:cs="Times New Roman"/>
        </w:rPr>
        <w:t>10 years</w:t>
      </w:r>
      <w:r w:rsidRPr="00B510B4">
        <w:rPr>
          <w:rFonts w:ascii="Times New Roman" w:hAnsi="Times New Roman" w:cs="Times New Roman"/>
        </w:rPr>
        <w:t>.</w:t>
      </w:r>
    </w:p>
    <w:p w:rsidR="00927277" w:rsidRPr="00927277" w:rsidRDefault="00B510B4" w:rsidP="00927277">
      <w:pPr>
        <w:pStyle w:val="pbodyctr"/>
        <w:spacing w:line="180" w:lineRule="atLeast"/>
        <w:rPr>
          <w:rFonts w:ascii="Times New Roman" w:hAnsi="Times New Roman" w:cs="Times New Roman"/>
        </w:rPr>
      </w:pPr>
      <w:r w:rsidRPr="00B510B4">
        <w:rPr>
          <w:rFonts w:ascii="Times New Roman" w:hAnsi="Times New Roman" w:cs="Times New Roman"/>
        </w:rPr>
        <w:t>(End of clause)</w:t>
      </w:r>
    </w:p>
    <w:p w:rsidR="00927277" w:rsidRDefault="00927277" w:rsidP="00927277">
      <w:pPr>
        <w:tabs>
          <w:tab w:val="left" w:pos="180"/>
          <w:tab w:val="left" w:pos="7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aps/>
          <w:color w:val="000000"/>
        </w:rPr>
      </w:pPr>
    </w:p>
    <w:p w:rsidR="00927277" w:rsidRPr="000B2E7A" w:rsidRDefault="00927277" w:rsidP="00927277">
      <w:pPr>
        <w:tabs>
          <w:tab w:val="left" w:pos="180"/>
          <w:tab w:val="left" w:pos="7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caps/>
          <w:color w:val="000000"/>
        </w:rPr>
      </w:pPr>
    </w:p>
    <w:p w:rsidR="009C4A16" w:rsidRDefault="009C4A16" w:rsidP="009C4A16">
      <w:pPr>
        <w:pStyle w:val="pbodyctr"/>
        <w:spacing w:before="0" w:after="0" w:line="240" w:lineRule="auto"/>
        <w:rPr>
          <w:rFonts w:ascii="Times New Roman" w:hAnsi="Times New Roman" w:cs="Times New Roman"/>
          <w:b/>
          <w:color w:val="auto"/>
        </w:rPr>
      </w:pPr>
    </w:p>
    <w:p w:rsidR="009C4A16" w:rsidRDefault="009C4A16" w:rsidP="009C4A16">
      <w:pPr>
        <w:pStyle w:val="pbodyctr"/>
        <w:spacing w:before="0" w:after="0" w:line="240" w:lineRule="auto"/>
        <w:rPr>
          <w:rFonts w:ascii="Times New Roman" w:hAnsi="Times New Roman" w:cs="Times New Roman"/>
          <w:b/>
          <w:color w:val="auto"/>
        </w:rPr>
      </w:pPr>
    </w:p>
    <w:p w:rsidR="009C4A16" w:rsidRDefault="009C4A16" w:rsidP="009C4A16">
      <w:pPr>
        <w:pStyle w:val="pbodyctr"/>
        <w:spacing w:before="0" w:after="0" w:line="240" w:lineRule="auto"/>
        <w:rPr>
          <w:rFonts w:ascii="Times New Roman" w:hAnsi="Times New Roman" w:cs="Times New Roman"/>
          <w:b/>
          <w:color w:val="auto"/>
        </w:rPr>
      </w:pPr>
    </w:p>
    <w:p w:rsidR="00D922F4" w:rsidRDefault="00D922F4">
      <w:pPr>
        <w:rPr>
          <w:b/>
        </w:rPr>
      </w:pPr>
      <w:r>
        <w:rPr>
          <w:b/>
        </w:rPr>
        <w:br w:type="page"/>
      </w:r>
    </w:p>
    <w:p w:rsidR="00407A23" w:rsidRPr="00DE0502" w:rsidRDefault="00B510B4" w:rsidP="00D9231D">
      <w:pPr>
        <w:pStyle w:val="Heading1"/>
        <w:rPr>
          <w:caps/>
          <w:sz w:val="20"/>
          <w:szCs w:val="20"/>
        </w:rPr>
      </w:pPr>
      <w:bookmarkStart w:id="488" w:name="wp1169674"/>
      <w:bookmarkStart w:id="489" w:name="wp1169019"/>
      <w:bookmarkStart w:id="490" w:name="wp1169023"/>
      <w:bookmarkStart w:id="491" w:name="wp1169027"/>
      <w:bookmarkStart w:id="492" w:name="wp1169031"/>
      <w:bookmarkStart w:id="493" w:name="wp1169035"/>
      <w:bookmarkStart w:id="494" w:name="_Toc362947175"/>
      <w:bookmarkStart w:id="495" w:name="_Toc364245706"/>
      <w:bookmarkStart w:id="496" w:name="_Toc364245936"/>
      <w:bookmarkStart w:id="497" w:name="_Toc364329298"/>
      <w:bookmarkStart w:id="498" w:name="_Toc370288262"/>
      <w:bookmarkEnd w:id="488"/>
      <w:bookmarkEnd w:id="489"/>
      <w:bookmarkEnd w:id="490"/>
      <w:bookmarkEnd w:id="491"/>
      <w:bookmarkEnd w:id="492"/>
      <w:bookmarkEnd w:id="493"/>
      <w:r w:rsidRPr="00974999">
        <w:rPr>
          <w:caps/>
          <w:sz w:val="20"/>
          <w:szCs w:val="20"/>
        </w:rPr>
        <w:lastRenderedPageBreak/>
        <w:t>I</w:t>
      </w:r>
      <w:bookmarkStart w:id="499" w:name="wp1169036"/>
      <w:bookmarkStart w:id="500" w:name="wp1169037"/>
      <w:bookmarkEnd w:id="494"/>
      <w:bookmarkEnd w:id="495"/>
      <w:bookmarkEnd w:id="496"/>
      <w:bookmarkEnd w:id="499"/>
      <w:bookmarkEnd w:id="500"/>
      <w:r w:rsidRPr="00974999">
        <w:rPr>
          <w:caps/>
          <w:sz w:val="20"/>
          <w:szCs w:val="20"/>
        </w:rPr>
        <w:t>I. Contract</w:t>
      </w:r>
      <w:r w:rsidRPr="00B510B4">
        <w:rPr>
          <w:caps/>
          <w:sz w:val="20"/>
          <w:szCs w:val="20"/>
        </w:rPr>
        <w:t xml:space="preserve"> Terms and Conditions Required To Implement Statutes or Executive Orders--Commercial Items (52.212-5) (</w:t>
      </w:r>
      <w:r w:rsidR="00DE0502">
        <w:rPr>
          <w:caps/>
          <w:sz w:val="20"/>
          <w:szCs w:val="20"/>
        </w:rPr>
        <w:t>AUG</w:t>
      </w:r>
      <w:r w:rsidRPr="00B510B4">
        <w:rPr>
          <w:caps/>
          <w:sz w:val="20"/>
          <w:szCs w:val="20"/>
        </w:rPr>
        <w:t xml:space="preserve"> 2013)</w:t>
      </w:r>
      <w:bookmarkEnd w:id="497"/>
      <w:bookmarkEnd w:id="498"/>
    </w:p>
    <w:p w:rsidR="00B510B4" w:rsidRDefault="00B510B4" w:rsidP="00B510B4"/>
    <w:p w:rsidR="00B510B4" w:rsidRDefault="00B510B4" w:rsidP="00B510B4"/>
    <w:p w:rsidR="00DE0502" w:rsidRPr="00DE0502" w:rsidRDefault="00B510B4" w:rsidP="00DE0502">
      <w:pPr>
        <w:pStyle w:val="pbody"/>
        <w:spacing w:line="180" w:lineRule="atLeast"/>
        <w:rPr>
          <w:rFonts w:ascii="Times New Roman" w:hAnsi="Times New Roman" w:cs="Times New Roman"/>
        </w:rPr>
      </w:pPr>
      <w:r w:rsidRPr="00B510B4">
        <w:rPr>
          <w:rFonts w:ascii="Times New Roman" w:hAnsi="Times New Roman" w:cs="Times New Roman"/>
        </w:rPr>
        <w:t>(</w:t>
      </w:r>
      <w:bookmarkStart w:id="501" w:name="wp1205452"/>
      <w:bookmarkStart w:id="502" w:name="wp1205836"/>
      <w:bookmarkStart w:id="503" w:name="wp1205497"/>
      <w:bookmarkEnd w:id="501"/>
      <w:bookmarkEnd w:id="502"/>
      <w:bookmarkEnd w:id="503"/>
      <w:r w:rsidRPr="00B510B4">
        <w:rPr>
          <w:rFonts w:ascii="Times New Roman" w:hAnsi="Times New Roman" w:cs="Times New Roman"/>
        </w:rPr>
        <w:t>(a) The Contractor shall comply with the following Federal Acquisition Regulation (FAR) clauses, which are incorporated in this contract by reference, to implement provisions of law or Executive orders applicable to acquisitions of commercial items:</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(1)</w:t>
      </w:r>
      <w:r w:rsidRPr="00B510B4">
        <w:rPr>
          <w:rStyle w:val="apple-converted-space"/>
          <w:rFonts w:ascii="Times New Roman" w:hAnsi="Times New Roman"/>
        </w:rPr>
        <w:t> </w:t>
      </w:r>
      <w:hyperlink r:id="rId62" w:anchor="wp1151848" w:history="1">
        <w:r w:rsidRPr="00B510B4">
          <w:rPr>
            <w:rStyle w:val="Hyperlink"/>
            <w:rFonts w:ascii="Times New Roman" w:hAnsi="Times New Roman" w:cs="Times New Roman"/>
            <w:color w:val="9999CC"/>
          </w:rPr>
          <w:t>52.222-50</w:t>
        </w:r>
      </w:hyperlink>
      <w:r w:rsidRPr="00B510B4">
        <w:rPr>
          <w:rFonts w:ascii="Times New Roman" w:hAnsi="Times New Roman" w:cs="Times New Roman"/>
        </w:rPr>
        <w:t>, Combating Trafficking in Persons (Feb 2009) (</w:t>
      </w:r>
      <w:hyperlink r:id="rId63" w:history="1">
        <w:r w:rsidRPr="00B510B4">
          <w:rPr>
            <w:rStyle w:val="Hyperlink"/>
            <w:rFonts w:ascii="Times New Roman" w:hAnsi="Times New Roman" w:cs="Times New Roman"/>
            <w:color w:val="9999CC"/>
          </w:rPr>
          <w:t>22 U.S.C. 7104(g)</w:t>
        </w:r>
      </w:hyperlink>
      <w:r w:rsidRPr="00B510B4">
        <w:rPr>
          <w:rFonts w:ascii="Times New Roman" w:hAnsi="Times New Roman" w:cs="Times New Roman"/>
        </w:rPr>
        <w:t>).</w:t>
      </w:r>
    </w:p>
    <w:p w:rsidR="00DE0502" w:rsidRPr="00DE0502" w:rsidRDefault="00B510B4" w:rsidP="00DE0502">
      <w:pPr>
        <w:pStyle w:val="pbody"/>
        <w:spacing w:line="180" w:lineRule="atLeast"/>
        <w:rPr>
          <w:rFonts w:ascii="Times New Roman" w:hAnsi="Times New Roman" w:cs="Times New Roman"/>
        </w:rPr>
      </w:pPr>
      <w:r w:rsidRPr="00B510B4">
        <w:rPr>
          <w:rFonts w:ascii="Times New Roman" w:hAnsi="Times New Roman" w:cs="Times New Roman"/>
        </w:rPr>
        <w:t>___Alternate I (Aug 2007) of</w:t>
      </w:r>
      <w:r w:rsidRPr="00B510B4">
        <w:rPr>
          <w:rStyle w:val="apple-converted-space"/>
          <w:rFonts w:ascii="Times New Roman" w:hAnsi="Times New Roman"/>
        </w:rPr>
        <w:t> </w:t>
      </w:r>
      <w:hyperlink r:id="rId64" w:anchor="wp1151848" w:history="1">
        <w:r w:rsidRPr="00B510B4">
          <w:rPr>
            <w:rStyle w:val="Hyperlink"/>
            <w:rFonts w:ascii="Times New Roman" w:hAnsi="Times New Roman" w:cs="Times New Roman"/>
            <w:color w:val="9999CC"/>
          </w:rPr>
          <w:t>52.222-50</w:t>
        </w:r>
      </w:hyperlink>
      <w:r w:rsidRPr="00B510B4">
        <w:rPr>
          <w:rStyle w:val="apple-converted-space"/>
          <w:rFonts w:ascii="Times New Roman" w:hAnsi="Times New Roman"/>
        </w:rPr>
        <w:t> </w:t>
      </w:r>
      <w:r w:rsidRPr="00B510B4">
        <w:rPr>
          <w:rFonts w:ascii="Times New Roman" w:hAnsi="Times New Roman" w:cs="Times New Roman"/>
        </w:rPr>
        <w:t>(</w:t>
      </w:r>
      <w:hyperlink r:id="rId65" w:history="1">
        <w:r w:rsidRPr="00B510B4">
          <w:rPr>
            <w:rStyle w:val="Hyperlink"/>
            <w:rFonts w:ascii="Times New Roman" w:hAnsi="Times New Roman" w:cs="Times New Roman"/>
            <w:color w:val="9999CC"/>
          </w:rPr>
          <w:t>22 U.S.C. 7104(g)</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hyperlink r:id="rId66" w:anchor="wp1113329" w:history="1">
        <w:r w:rsidRPr="00B510B4">
          <w:rPr>
            <w:rStyle w:val="Hyperlink"/>
            <w:rFonts w:ascii="Times New Roman" w:hAnsi="Times New Roman" w:cs="Times New Roman"/>
            <w:color w:val="9999CC"/>
          </w:rPr>
          <w:t>52.233-3</w:t>
        </w:r>
      </w:hyperlink>
      <w:r w:rsidRPr="00B510B4">
        <w:rPr>
          <w:rFonts w:ascii="Times New Roman" w:hAnsi="Times New Roman" w:cs="Times New Roman"/>
        </w:rPr>
        <w:t>, Protest After Award (</w:t>
      </w:r>
      <w:r w:rsidRPr="00B510B4">
        <w:rPr>
          <w:rFonts w:ascii="Times New Roman" w:hAnsi="Times New Roman" w:cs="Times New Roman"/>
          <w:smallCaps/>
        </w:rPr>
        <w:t>Aug</w:t>
      </w:r>
      <w:r w:rsidRPr="00B510B4">
        <w:rPr>
          <w:rFonts w:ascii="Times New Roman" w:hAnsi="Times New Roman" w:cs="Times New Roman"/>
        </w:rPr>
        <w:t> 1996) (</w:t>
      </w:r>
      <w:hyperlink r:id="rId67" w:history="1">
        <w:r w:rsidRPr="00B510B4">
          <w:rPr>
            <w:rStyle w:val="Hyperlink"/>
            <w:rFonts w:ascii="Times New Roman" w:hAnsi="Times New Roman" w:cs="Times New Roman"/>
            <w:color w:val="9999CC"/>
          </w:rPr>
          <w:t>31 U.S.C. 3553</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(3)</w:t>
      </w:r>
      <w:r w:rsidRPr="00B510B4">
        <w:rPr>
          <w:rStyle w:val="apple-converted-space"/>
          <w:rFonts w:ascii="Times New Roman" w:hAnsi="Times New Roman"/>
        </w:rPr>
        <w:t> </w:t>
      </w:r>
      <w:hyperlink r:id="rId68" w:anchor="wp1113344" w:history="1">
        <w:r w:rsidRPr="00B510B4">
          <w:rPr>
            <w:rStyle w:val="Hyperlink"/>
            <w:rFonts w:ascii="Times New Roman" w:hAnsi="Times New Roman" w:cs="Times New Roman"/>
            <w:color w:val="9999CC"/>
          </w:rPr>
          <w:t>52.233-4</w:t>
        </w:r>
      </w:hyperlink>
      <w:r w:rsidRPr="00B510B4">
        <w:rPr>
          <w:rFonts w:ascii="Times New Roman" w:hAnsi="Times New Roman" w:cs="Times New Roman"/>
        </w:rPr>
        <w:t>, Applicable Law for Breach of Contract Claim (</w:t>
      </w:r>
      <w:r w:rsidRPr="00B510B4">
        <w:rPr>
          <w:rFonts w:ascii="Times New Roman" w:hAnsi="Times New Roman" w:cs="Times New Roman"/>
          <w:smallCaps/>
        </w:rPr>
        <w:t>Oct 2004</w:t>
      </w:r>
      <w:r w:rsidRPr="00B510B4">
        <w:rPr>
          <w:rFonts w:ascii="Times New Roman" w:hAnsi="Times New Roman" w:cs="Times New Roman"/>
        </w:rPr>
        <w:t>) (Pub. L. 108-77, 108-78).</w:t>
      </w:r>
    </w:p>
    <w:p w:rsidR="00DE0502" w:rsidRDefault="00B510B4" w:rsidP="00DE0502">
      <w:pPr>
        <w:pStyle w:val="pbody"/>
        <w:spacing w:line="180" w:lineRule="atLeast"/>
        <w:rPr>
          <w:rFonts w:ascii="Times New Roman" w:hAnsi="Times New Roman" w:cs="Times New Roman"/>
        </w:rPr>
      </w:pPr>
      <w:r w:rsidRPr="00B510B4">
        <w:rPr>
          <w:rFonts w:ascii="Times New Roman" w:hAnsi="Times New Roman" w:cs="Times New Roman"/>
        </w:rPr>
        <w:t>(b) The Contractor shall comply with the FAR clauses in this paragraph (b) that the Contracting Officer has indicated as being incorporated in this contract by reference to implement provisions of law or Executive orders applicable to acquisitions of commercial items:</w:t>
      </w:r>
    </w:p>
    <w:p w:rsidR="00DE0502" w:rsidRPr="00DE0502" w:rsidRDefault="00DE0502" w:rsidP="00DE0502">
      <w:pPr>
        <w:pStyle w:val="pbody"/>
        <w:spacing w:line="180" w:lineRule="atLeast"/>
        <w:rPr>
          <w:rFonts w:ascii="Times New Roman" w:hAnsi="Times New Roman" w:cs="Times New Roman"/>
        </w:rPr>
      </w:pP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(1)</w:t>
      </w:r>
      <w:r w:rsidR="00B510B4" w:rsidRPr="00B510B4">
        <w:rPr>
          <w:rStyle w:val="apple-converted-space"/>
          <w:rFonts w:ascii="Times New Roman" w:hAnsi="Times New Roman"/>
        </w:rPr>
        <w:t> </w:t>
      </w:r>
      <w:hyperlink r:id="rId69" w:anchor="wp1137622" w:history="1">
        <w:r w:rsidR="00B510B4" w:rsidRPr="00B510B4">
          <w:rPr>
            <w:rStyle w:val="Hyperlink"/>
            <w:rFonts w:ascii="Times New Roman" w:hAnsi="Times New Roman" w:cs="Times New Roman"/>
            <w:color w:val="9999CC"/>
          </w:rPr>
          <w:t>52.203-6</w:t>
        </w:r>
      </w:hyperlink>
      <w:r w:rsidR="00B510B4" w:rsidRPr="00B510B4">
        <w:rPr>
          <w:rFonts w:ascii="Times New Roman" w:hAnsi="Times New Roman" w:cs="Times New Roman"/>
        </w:rPr>
        <w:t>, Restrictions on Subcontractor Sales to the Government (Sept 2006), with Alternate I (Oct 1995) (</w:t>
      </w:r>
      <w:hyperlink r:id="rId70" w:history="1">
        <w:r w:rsidR="00B510B4" w:rsidRPr="00B510B4">
          <w:rPr>
            <w:rStyle w:val="Hyperlink"/>
            <w:rFonts w:ascii="Times New Roman" w:hAnsi="Times New Roman" w:cs="Times New Roman"/>
            <w:color w:val="9999CC"/>
          </w:rPr>
          <w:t>41 U.S.C. 253g</w:t>
        </w:r>
      </w:hyperlink>
      <w:r w:rsidR="00B510B4" w:rsidRPr="00B510B4">
        <w:rPr>
          <w:rStyle w:val="apple-converted-space"/>
          <w:rFonts w:ascii="Times New Roman" w:hAnsi="Times New Roman"/>
        </w:rPr>
        <w:t> </w:t>
      </w:r>
      <w:r w:rsidR="00B510B4" w:rsidRPr="00B510B4">
        <w:rPr>
          <w:rFonts w:ascii="Times New Roman" w:hAnsi="Times New Roman" w:cs="Times New Roman"/>
        </w:rPr>
        <w:t>and</w:t>
      </w:r>
      <w:r w:rsidR="00B510B4" w:rsidRPr="00B510B4">
        <w:rPr>
          <w:rStyle w:val="apple-converted-space"/>
          <w:rFonts w:ascii="Times New Roman" w:hAnsi="Times New Roman"/>
        </w:rPr>
        <w:t> </w:t>
      </w:r>
      <w:hyperlink r:id="rId71" w:history="1">
        <w:r w:rsidR="00B510B4" w:rsidRPr="00B510B4">
          <w:rPr>
            <w:rStyle w:val="Hyperlink"/>
            <w:rFonts w:ascii="Times New Roman" w:hAnsi="Times New Roman" w:cs="Times New Roman"/>
            <w:color w:val="9999CC"/>
          </w:rPr>
          <w:t>10 U.S.C. 2402</w:t>
        </w:r>
      </w:hyperlink>
      <w:r w:rsidR="00B510B4"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u w:val="single"/>
        </w:rPr>
        <w:t xml:space="preserve">X </w:t>
      </w:r>
      <w:r w:rsidRPr="00B510B4">
        <w:rPr>
          <w:rFonts w:ascii="Times New Roman" w:hAnsi="Times New Roman" w:cs="Times New Roman"/>
        </w:rPr>
        <w:t>(2)</w:t>
      </w:r>
      <w:r w:rsidRPr="00B510B4">
        <w:rPr>
          <w:rStyle w:val="apple-converted-space"/>
          <w:rFonts w:ascii="Times New Roman" w:hAnsi="Times New Roman"/>
        </w:rPr>
        <w:t> </w:t>
      </w:r>
      <w:hyperlink r:id="rId72" w:anchor="wp1141983" w:history="1">
        <w:r w:rsidRPr="00B510B4">
          <w:rPr>
            <w:rStyle w:val="Hyperlink"/>
            <w:rFonts w:ascii="Times New Roman" w:hAnsi="Times New Roman" w:cs="Times New Roman"/>
            <w:color w:val="9999CC"/>
          </w:rPr>
          <w:t>52.203-13</w:t>
        </w:r>
      </w:hyperlink>
      <w:r w:rsidRPr="00B510B4">
        <w:rPr>
          <w:rFonts w:ascii="Times New Roman" w:hAnsi="Times New Roman" w:cs="Times New Roman"/>
        </w:rPr>
        <w:t>, Contractor Code of Business Ethics and Conduct (Apr 2010) (Pub. L. 110-252, Title VI, Chapter 1 (</w:t>
      </w:r>
      <w:hyperlink r:id="rId73" w:history="1">
        <w:r w:rsidRPr="00B510B4">
          <w:rPr>
            <w:rStyle w:val="Hyperlink"/>
            <w:rFonts w:ascii="Times New Roman" w:hAnsi="Times New Roman" w:cs="Times New Roman"/>
            <w:color w:val="9999CC"/>
          </w:rPr>
          <w:t>41 U.S.C. 251 note</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(3)</w:t>
      </w:r>
      <w:r w:rsidRPr="00B510B4">
        <w:rPr>
          <w:rStyle w:val="apple-converted-space"/>
          <w:rFonts w:ascii="Times New Roman" w:hAnsi="Times New Roman"/>
        </w:rPr>
        <w:t> </w:t>
      </w:r>
      <w:hyperlink r:id="rId74" w:anchor="wp1144881" w:history="1">
        <w:r w:rsidRPr="00B510B4">
          <w:rPr>
            <w:rStyle w:val="Hyperlink"/>
            <w:rFonts w:ascii="Times New Roman" w:hAnsi="Times New Roman" w:cs="Times New Roman"/>
            <w:color w:val="9999CC"/>
          </w:rPr>
          <w:t>52.203-15</w:t>
        </w:r>
      </w:hyperlink>
      <w:r w:rsidRPr="00B510B4">
        <w:rPr>
          <w:rFonts w:ascii="Times New Roman" w:hAnsi="Times New Roman" w:cs="Times New Roman"/>
        </w:rPr>
        <w:t>, Whistleblower Protections under the American Recovery and Reinvestment Act of 2009 (June 2010) (Section 1553 of Pub. L. 111-5). (Applies to contracts funded by the American Recovery and Reinvestment Act of 2009.)</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(4)</w:t>
      </w:r>
      <w:r w:rsidR="00B510B4" w:rsidRPr="00B510B4">
        <w:rPr>
          <w:rStyle w:val="apple-converted-space"/>
          <w:rFonts w:ascii="Times New Roman" w:hAnsi="Times New Roman"/>
        </w:rPr>
        <w:t> </w:t>
      </w:r>
      <w:hyperlink r:id="rId75" w:anchor="wp1141649" w:history="1">
        <w:r w:rsidR="00B510B4" w:rsidRPr="00B510B4">
          <w:rPr>
            <w:rStyle w:val="Hyperlink"/>
            <w:rFonts w:ascii="Times New Roman" w:hAnsi="Times New Roman" w:cs="Times New Roman"/>
            <w:color w:val="9999CC"/>
          </w:rPr>
          <w:t>52.204-10</w:t>
        </w:r>
      </w:hyperlink>
      <w:r w:rsidR="00B510B4" w:rsidRPr="00B510B4">
        <w:rPr>
          <w:rFonts w:ascii="Times New Roman" w:hAnsi="Times New Roman" w:cs="Times New Roman"/>
        </w:rPr>
        <w:t>, Reporting Executive Compensation and First-Tier Subcontract Awards (Jul 2013) (Pub. L. 109-282) (</w:t>
      </w:r>
      <w:hyperlink r:id="rId76" w:history="1">
        <w:r w:rsidR="00B510B4" w:rsidRPr="00B510B4">
          <w:rPr>
            <w:rStyle w:val="Hyperlink"/>
            <w:rFonts w:ascii="Times New Roman" w:hAnsi="Times New Roman" w:cs="Times New Roman"/>
            <w:color w:val="9999CC"/>
          </w:rPr>
          <w:t>31 U.S.C. 6101 note</w:t>
        </w:r>
      </w:hyperlink>
      <w:r w:rsidR="00B510B4"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(5)</w:t>
      </w:r>
      <w:r w:rsidR="00B510B4" w:rsidRPr="00B510B4">
        <w:rPr>
          <w:rStyle w:val="apple-converted-space"/>
          <w:rFonts w:ascii="Times New Roman" w:hAnsi="Times New Roman"/>
        </w:rPr>
        <w:t> </w:t>
      </w:r>
      <w:hyperlink r:id="rId77" w:anchor="wp1144992" w:history="1">
        <w:r w:rsidR="00B510B4" w:rsidRPr="00B510B4">
          <w:rPr>
            <w:rStyle w:val="Hyperlink"/>
            <w:rFonts w:ascii="Times New Roman" w:hAnsi="Times New Roman" w:cs="Times New Roman"/>
            <w:color w:val="9999CC"/>
          </w:rPr>
          <w:t>52.204-11</w:t>
        </w:r>
      </w:hyperlink>
      <w:r w:rsidR="00B510B4" w:rsidRPr="00B510B4">
        <w:rPr>
          <w:rFonts w:ascii="Times New Roman" w:hAnsi="Times New Roman" w:cs="Times New Roman"/>
        </w:rPr>
        <w:t>, American Recovery and Reinvestment Act—Reporting Requirements (Jul 2010) (Pub. L. 111-5).</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(6)</w:t>
      </w:r>
      <w:r w:rsidRPr="00B510B4">
        <w:rPr>
          <w:rStyle w:val="apple-converted-space"/>
          <w:rFonts w:ascii="Times New Roman" w:hAnsi="Times New Roman"/>
        </w:rPr>
        <w:t> </w:t>
      </w:r>
      <w:hyperlink r:id="rId78" w:anchor="wp1140926" w:history="1">
        <w:r w:rsidRPr="00B510B4">
          <w:rPr>
            <w:rStyle w:val="Hyperlink"/>
            <w:rFonts w:ascii="Times New Roman" w:hAnsi="Times New Roman" w:cs="Times New Roman"/>
            <w:color w:val="9999CC"/>
          </w:rPr>
          <w:t>52.209-6</w:t>
        </w:r>
      </w:hyperlink>
      <w:r w:rsidRPr="00B510B4">
        <w:rPr>
          <w:rFonts w:ascii="Times New Roman" w:hAnsi="Times New Roman" w:cs="Times New Roman"/>
        </w:rPr>
        <w:t>, Protecting the Government’s Interest When Subcontracting with Contractors Debarred, Suspended, or Proposed for Debarment. (Aug 2013) (31 U.S.C. 6101 note).</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(7)</w:t>
      </w:r>
      <w:r w:rsidRPr="00B510B4">
        <w:rPr>
          <w:rStyle w:val="apple-converted-space"/>
          <w:rFonts w:ascii="Times New Roman" w:hAnsi="Times New Roman"/>
        </w:rPr>
        <w:t> </w:t>
      </w:r>
      <w:hyperlink r:id="rId79" w:anchor="wp1145644" w:history="1">
        <w:r w:rsidRPr="00B510B4">
          <w:rPr>
            <w:rStyle w:val="Hyperlink"/>
            <w:rFonts w:ascii="Times New Roman" w:hAnsi="Times New Roman" w:cs="Times New Roman"/>
            <w:color w:val="9999CC"/>
          </w:rPr>
          <w:t>52.209-9</w:t>
        </w:r>
      </w:hyperlink>
      <w:r w:rsidRPr="00B510B4">
        <w:rPr>
          <w:rFonts w:ascii="Times New Roman" w:hAnsi="Times New Roman" w:cs="Times New Roman"/>
        </w:rPr>
        <w:t>, Updates of Publicly Available Information Regarding Responsibility Matters (Jul 2013) (41 U.S.C. 2313).</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(8)</w:t>
      </w:r>
      <w:r w:rsidRPr="00B510B4">
        <w:rPr>
          <w:rStyle w:val="apple-converted-space"/>
          <w:rFonts w:ascii="Times New Roman" w:hAnsi="Times New Roman"/>
        </w:rPr>
        <w:t> </w:t>
      </w:r>
      <w:hyperlink r:id="rId80" w:anchor="wp1146366" w:history="1">
        <w:r w:rsidRPr="00B510B4">
          <w:rPr>
            <w:rStyle w:val="Hyperlink"/>
            <w:rFonts w:ascii="Times New Roman" w:hAnsi="Times New Roman" w:cs="Times New Roman"/>
            <w:color w:val="9999CC"/>
          </w:rPr>
          <w:t>52.209-10</w:t>
        </w:r>
      </w:hyperlink>
      <w:r w:rsidRPr="00B510B4">
        <w:rPr>
          <w:rFonts w:ascii="Times New Roman" w:hAnsi="Times New Roman" w:cs="Times New Roman"/>
        </w:rPr>
        <w:t>, Prohibition on Contracting with Inverted Domestic Corporations (May 2012) (section 738 of Division C of Pub. L. 112-74, section 740 of Division C of Pub. L. 111-117, section 743 of Division D of Pub. L. 111-8, and section 745 of Division D of Pub. L. 110-161).</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(9)</w:t>
      </w:r>
      <w:r w:rsidR="00B510B4" w:rsidRPr="00B510B4">
        <w:rPr>
          <w:rStyle w:val="apple-converted-space"/>
          <w:rFonts w:ascii="Times New Roman" w:hAnsi="Times New Roman"/>
        </w:rPr>
        <w:t> </w:t>
      </w:r>
      <w:hyperlink r:id="rId81" w:anchor="wp1135955" w:history="1">
        <w:r w:rsidR="00B510B4" w:rsidRPr="00B510B4">
          <w:rPr>
            <w:rStyle w:val="Hyperlink"/>
            <w:rFonts w:ascii="Times New Roman" w:hAnsi="Times New Roman" w:cs="Times New Roman"/>
            <w:color w:val="9999CC"/>
          </w:rPr>
          <w:t>52.219-3</w:t>
        </w:r>
      </w:hyperlink>
      <w:r w:rsidR="00B510B4" w:rsidRPr="00B510B4">
        <w:rPr>
          <w:rFonts w:ascii="Times New Roman" w:hAnsi="Times New Roman" w:cs="Times New Roman"/>
        </w:rPr>
        <w:t>, Notice of HUBZone Set-Aside or Sole-Source Award (Nov 2011) (</w:t>
      </w:r>
      <w:hyperlink r:id="rId82" w:history="1">
        <w:r w:rsidR="00B510B4" w:rsidRPr="00B510B4">
          <w:rPr>
            <w:rStyle w:val="Hyperlink"/>
            <w:rFonts w:ascii="Times New Roman" w:hAnsi="Times New Roman" w:cs="Times New Roman"/>
            <w:color w:val="9999CC"/>
          </w:rPr>
          <w:t>15 U.S.C. 657a</w:t>
        </w:r>
      </w:hyperlink>
      <w:r w:rsidR="00B510B4"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(10)</w:t>
      </w:r>
      <w:r w:rsidR="00B510B4" w:rsidRPr="00B510B4">
        <w:rPr>
          <w:rStyle w:val="apple-converted-space"/>
          <w:rFonts w:ascii="Times New Roman" w:hAnsi="Times New Roman"/>
        </w:rPr>
        <w:t> </w:t>
      </w:r>
      <w:hyperlink r:id="rId83" w:anchor="wp1135970" w:history="1">
        <w:r w:rsidR="00B510B4" w:rsidRPr="00B510B4">
          <w:rPr>
            <w:rStyle w:val="Hyperlink"/>
            <w:rFonts w:ascii="Times New Roman" w:hAnsi="Times New Roman" w:cs="Times New Roman"/>
            <w:color w:val="9999CC"/>
          </w:rPr>
          <w:t>52.219-4</w:t>
        </w:r>
      </w:hyperlink>
      <w:r w:rsidR="00B510B4" w:rsidRPr="00B510B4">
        <w:rPr>
          <w:rFonts w:ascii="Times New Roman" w:hAnsi="Times New Roman" w:cs="Times New Roman"/>
        </w:rPr>
        <w:t>, Notice of Price Evaluation Preference for HUBZone Small Business Concerns (</w:t>
      </w:r>
      <w:r w:rsidR="00B510B4" w:rsidRPr="00B510B4">
        <w:rPr>
          <w:rFonts w:ascii="Times New Roman" w:hAnsi="Times New Roman" w:cs="Times New Roman"/>
          <w:smallCaps/>
        </w:rPr>
        <w:t>Jan</w:t>
      </w:r>
      <w:r w:rsidR="00B510B4" w:rsidRPr="00B510B4">
        <w:rPr>
          <w:rFonts w:ascii="Times New Roman" w:hAnsi="Times New Roman" w:cs="Times New Roman"/>
        </w:rPr>
        <w:t> 2011) (if the offeror elects to waive the preference, it shall so indicate in its offer) (</w:t>
      </w:r>
      <w:hyperlink r:id="rId84" w:history="1">
        <w:r w:rsidR="00B510B4" w:rsidRPr="00B510B4">
          <w:rPr>
            <w:rStyle w:val="Hyperlink"/>
            <w:rFonts w:ascii="Times New Roman" w:hAnsi="Times New Roman" w:cs="Times New Roman"/>
            <w:color w:val="9999CC"/>
          </w:rPr>
          <w:t>15 U.S.C. 657a</w:t>
        </w:r>
      </w:hyperlink>
      <w:r w:rsidR="00B510B4"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(11) [Reserved]</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(12)(i)  </w:t>
      </w:r>
      <w:hyperlink r:id="rId85" w:anchor="wp1136004" w:history="1">
        <w:r w:rsidRPr="00B510B4">
          <w:rPr>
            <w:rStyle w:val="Hyperlink"/>
            <w:rFonts w:ascii="Times New Roman" w:hAnsi="Times New Roman" w:cs="Times New Roman"/>
            <w:color w:val="9999CC"/>
          </w:rPr>
          <w:t>52.219-6</w:t>
        </w:r>
      </w:hyperlink>
      <w:r w:rsidRPr="00B510B4">
        <w:rPr>
          <w:rFonts w:ascii="Times New Roman" w:hAnsi="Times New Roman" w:cs="Times New Roman"/>
        </w:rPr>
        <w:t>, Notice of Total Small Business Set-Aside (Nov 2011) (</w:t>
      </w:r>
      <w:hyperlink r:id="rId86" w:history="1">
        <w:r w:rsidRPr="00B510B4">
          <w:rPr>
            <w:rStyle w:val="Hyperlink"/>
            <w:rFonts w:ascii="Times New Roman" w:hAnsi="Times New Roman" w:cs="Times New Roman"/>
            <w:color w:val="9999CC"/>
          </w:rPr>
          <w:t>15 U.S.C. 644</w:t>
        </w:r>
      </w:hyperlink>
      <w:r w:rsidRPr="00B510B4">
        <w:rPr>
          <w:rFonts w:ascii="Times New Roman" w:hAnsi="Times New Roman" w:cs="Times New Roman"/>
        </w:rPr>
        <w:t>).</w:t>
      </w:r>
    </w:p>
    <w:p w:rsidR="00DE0502" w:rsidRPr="006F1E94" w:rsidRDefault="00B510B4" w:rsidP="00DE0502">
      <w:pPr>
        <w:pStyle w:val="pindented2"/>
        <w:spacing w:line="180" w:lineRule="atLeast"/>
        <w:rPr>
          <w:rFonts w:ascii="Times New Roman" w:hAnsi="Times New Roman" w:cs="Times New Roman"/>
          <w:lang w:val="da-DK"/>
        </w:rPr>
      </w:pPr>
      <w:r w:rsidRPr="006F1E94">
        <w:rPr>
          <w:rFonts w:ascii="Times New Roman" w:hAnsi="Times New Roman" w:cs="Times New Roman"/>
          <w:lang w:val="da-DK"/>
        </w:rPr>
        <w:t>__ (ii) Alternate I (Nov 2011).</w:t>
      </w:r>
    </w:p>
    <w:p w:rsidR="00DE0502" w:rsidRPr="006F1E94" w:rsidRDefault="00B510B4" w:rsidP="00DE0502">
      <w:pPr>
        <w:pStyle w:val="pindented2"/>
        <w:spacing w:line="180" w:lineRule="atLeast"/>
        <w:rPr>
          <w:rFonts w:ascii="Times New Roman" w:hAnsi="Times New Roman" w:cs="Times New Roman"/>
          <w:lang w:val="da-DK"/>
        </w:rPr>
      </w:pPr>
      <w:r w:rsidRPr="006F1E94">
        <w:rPr>
          <w:rFonts w:ascii="Times New Roman" w:hAnsi="Times New Roman" w:cs="Times New Roman"/>
          <w:u w:val="single"/>
          <w:lang w:val="da-DK"/>
        </w:rPr>
        <w:t>X</w:t>
      </w:r>
      <w:r w:rsidRPr="006F1E94">
        <w:rPr>
          <w:rFonts w:ascii="Times New Roman" w:hAnsi="Times New Roman" w:cs="Times New Roman"/>
          <w:lang w:val="da-DK"/>
        </w:rPr>
        <w:t>(iii) Alternate II (Nov 2011).</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(13)(i)  </w:t>
      </w:r>
      <w:hyperlink r:id="rId87" w:anchor="wp1136017" w:history="1">
        <w:r w:rsidRPr="00B510B4">
          <w:rPr>
            <w:rStyle w:val="Hyperlink"/>
            <w:rFonts w:ascii="Times New Roman" w:hAnsi="Times New Roman" w:cs="Times New Roman"/>
            <w:color w:val="9999CC"/>
          </w:rPr>
          <w:t>52.219-7</w:t>
        </w:r>
      </w:hyperlink>
      <w:r w:rsidRPr="00B510B4">
        <w:rPr>
          <w:rFonts w:ascii="Times New Roman" w:hAnsi="Times New Roman" w:cs="Times New Roman"/>
        </w:rPr>
        <w:t>, Notice of Partial Small Business Set-Aside (June 2003) (</w:t>
      </w:r>
      <w:hyperlink r:id="rId88" w:history="1">
        <w:r w:rsidRPr="00B510B4">
          <w:rPr>
            <w:rStyle w:val="Hyperlink"/>
            <w:rFonts w:ascii="Times New Roman" w:hAnsi="Times New Roman" w:cs="Times New Roman"/>
            <w:color w:val="9999CC"/>
          </w:rPr>
          <w:t>15 U.S.C. 644</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(ii) Alternate I (Oct 1995) of</w:t>
      </w:r>
      <w:r w:rsidRPr="00B510B4">
        <w:rPr>
          <w:rStyle w:val="apple-converted-space"/>
          <w:rFonts w:ascii="Times New Roman" w:hAnsi="Times New Roman"/>
        </w:rPr>
        <w:t> </w:t>
      </w:r>
      <w:hyperlink r:id="rId89" w:anchor="wp1136017" w:history="1">
        <w:r w:rsidRPr="00B510B4">
          <w:rPr>
            <w:rStyle w:val="Hyperlink"/>
            <w:rFonts w:ascii="Times New Roman" w:hAnsi="Times New Roman" w:cs="Times New Roman"/>
            <w:color w:val="9999CC"/>
          </w:rPr>
          <w:t>52.219-7</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(iii) Alternate II (Mar 2004) of</w:t>
      </w:r>
      <w:r w:rsidRPr="00B510B4">
        <w:rPr>
          <w:rStyle w:val="apple-converted-space"/>
          <w:rFonts w:ascii="Times New Roman" w:hAnsi="Times New Roman"/>
        </w:rPr>
        <w:t> </w:t>
      </w:r>
      <w:hyperlink r:id="rId90" w:anchor="wp1136017" w:history="1">
        <w:r w:rsidRPr="00B510B4">
          <w:rPr>
            <w:rStyle w:val="Hyperlink"/>
            <w:rFonts w:ascii="Times New Roman" w:hAnsi="Times New Roman" w:cs="Times New Roman"/>
            <w:color w:val="9999CC"/>
          </w:rPr>
          <w:t>52.219-7</w:t>
        </w:r>
      </w:hyperlink>
      <w:r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(14)</w:t>
      </w:r>
      <w:r w:rsidR="00B510B4" w:rsidRPr="00B510B4">
        <w:rPr>
          <w:rStyle w:val="apple-converted-space"/>
          <w:rFonts w:ascii="Times New Roman" w:hAnsi="Times New Roman"/>
        </w:rPr>
        <w:t> </w:t>
      </w:r>
      <w:hyperlink r:id="rId91" w:anchor="wp1136032" w:history="1">
        <w:r w:rsidR="00B510B4" w:rsidRPr="00B510B4">
          <w:rPr>
            <w:rStyle w:val="Hyperlink"/>
            <w:rFonts w:ascii="Times New Roman" w:hAnsi="Times New Roman" w:cs="Times New Roman"/>
            <w:color w:val="9999CC"/>
          </w:rPr>
          <w:t>52.219-8</w:t>
        </w:r>
      </w:hyperlink>
      <w:r w:rsidR="00B510B4" w:rsidRPr="00B510B4">
        <w:rPr>
          <w:rFonts w:ascii="Times New Roman" w:hAnsi="Times New Roman" w:cs="Times New Roman"/>
        </w:rPr>
        <w:t>, Utilization of Small Business Concerns (Jul 2013) (</w:t>
      </w:r>
      <w:hyperlink r:id="rId92" w:history="1">
        <w:r w:rsidR="00B510B4" w:rsidRPr="00B510B4">
          <w:rPr>
            <w:rStyle w:val="Hyperlink"/>
            <w:rFonts w:ascii="Times New Roman" w:hAnsi="Times New Roman" w:cs="Times New Roman"/>
            <w:color w:val="9999CC"/>
          </w:rPr>
          <w:t>15 U.S.C. 637(d)(2)</w:t>
        </w:r>
      </w:hyperlink>
      <w:r w:rsidR="00B510B4" w:rsidRPr="00B510B4">
        <w:rPr>
          <w:rStyle w:val="apple-converted-space"/>
          <w:rFonts w:ascii="Times New Roman" w:hAnsi="Times New Roman"/>
        </w:rPr>
        <w:t> </w:t>
      </w:r>
      <w:r w:rsidR="00B510B4" w:rsidRPr="00B510B4">
        <w:rPr>
          <w:rFonts w:ascii="Times New Roman" w:hAnsi="Times New Roman" w:cs="Times New Roman"/>
        </w:rPr>
        <w:t>and (3)).</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(15)(i)  </w:t>
      </w:r>
      <w:hyperlink r:id="rId93" w:anchor="wp1136058" w:history="1">
        <w:r w:rsidR="00B510B4" w:rsidRPr="00B510B4">
          <w:rPr>
            <w:rStyle w:val="Hyperlink"/>
            <w:rFonts w:ascii="Times New Roman" w:hAnsi="Times New Roman" w:cs="Times New Roman"/>
            <w:color w:val="9999CC"/>
          </w:rPr>
          <w:t>52.219-9</w:t>
        </w:r>
      </w:hyperlink>
      <w:r w:rsidR="00B510B4" w:rsidRPr="00B510B4">
        <w:rPr>
          <w:rFonts w:ascii="Times New Roman" w:hAnsi="Times New Roman" w:cs="Times New Roman"/>
        </w:rPr>
        <w:t>, Small Business Subcontracting Plan (Jul 2013) (</w:t>
      </w:r>
      <w:hyperlink r:id="rId94" w:history="1">
        <w:r w:rsidR="00B510B4" w:rsidRPr="00B510B4">
          <w:rPr>
            <w:rStyle w:val="Hyperlink"/>
            <w:rFonts w:ascii="Times New Roman" w:hAnsi="Times New Roman" w:cs="Times New Roman"/>
            <w:color w:val="9999CC"/>
          </w:rPr>
          <w:t>15 U.S.C. 637(d)(4)</w:t>
        </w:r>
      </w:hyperlink>
      <w:r w:rsidR="00B510B4"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(ii) Alternate I (Oct 2001) of</w:t>
      </w:r>
      <w:r w:rsidRPr="00B510B4">
        <w:rPr>
          <w:rStyle w:val="apple-converted-space"/>
          <w:rFonts w:ascii="Times New Roman" w:hAnsi="Times New Roman"/>
        </w:rPr>
        <w:t> </w:t>
      </w:r>
      <w:hyperlink r:id="rId95" w:anchor="wp1136058" w:history="1">
        <w:r w:rsidRPr="00B510B4">
          <w:rPr>
            <w:rStyle w:val="Hyperlink"/>
            <w:rFonts w:ascii="Times New Roman" w:hAnsi="Times New Roman" w:cs="Times New Roman"/>
            <w:color w:val="9999CC"/>
          </w:rPr>
          <w:t>52.219-9</w:t>
        </w:r>
      </w:hyperlink>
      <w:r w:rsidRPr="00B510B4">
        <w:rPr>
          <w:rFonts w:ascii="Times New Roman" w:hAnsi="Times New Roman" w:cs="Times New Roman"/>
        </w:rPr>
        <w:t>.</w:t>
      </w:r>
    </w:p>
    <w:p w:rsidR="00DE0502" w:rsidRPr="00DE0502" w:rsidRDefault="00DE0502" w:rsidP="00DE0502">
      <w:pPr>
        <w:pStyle w:val="pindented2"/>
        <w:spacing w:line="180" w:lineRule="atLeast"/>
        <w:rPr>
          <w:rFonts w:ascii="Times New Roman" w:hAnsi="Times New Roman" w:cs="Times New Roman"/>
        </w:rPr>
      </w:pPr>
      <w:r>
        <w:rPr>
          <w:rFonts w:ascii="Times New Roman" w:hAnsi="Times New Roman" w:cs="Times New Roman"/>
          <w:u w:val="single"/>
        </w:rPr>
        <w:t xml:space="preserve">X </w:t>
      </w:r>
      <w:r w:rsidR="00B510B4" w:rsidRPr="00B510B4">
        <w:rPr>
          <w:rFonts w:ascii="Times New Roman" w:hAnsi="Times New Roman" w:cs="Times New Roman"/>
        </w:rPr>
        <w:t>(iii) Alternate II (Oct 2001) of</w:t>
      </w:r>
      <w:r w:rsidR="00B510B4" w:rsidRPr="00B510B4">
        <w:rPr>
          <w:rStyle w:val="apple-converted-space"/>
          <w:rFonts w:ascii="Times New Roman" w:hAnsi="Times New Roman"/>
        </w:rPr>
        <w:t> </w:t>
      </w:r>
      <w:hyperlink r:id="rId96" w:anchor="wp1136058" w:history="1">
        <w:r w:rsidR="00B510B4" w:rsidRPr="00B510B4">
          <w:rPr>
            <w:rStyle w:val="Hyperlink"/>
            <w:rFonts w:ascii="Times New Roman" w:hAnsi="Times New Roman" w:cs="Times New Roman"/>
            <w:color w:val="9999CC"/>
          </w:rPr>
          <w:t>52.219-9</w:t>
        </w:r>
      </w:hyperlink>
      <w:r w:rsidR="00B510B4"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(iv) Alternate III (Jul 2010) of</w:t>
      </w:r>
      <w:r w:rsidRPr="00B510B4">
        <w:rPr>
          <w:rStyle w:val="apple-converted-space"/>
          <w:rFonts w:ascii="Times New Roman" w:hAnsi="Times New Roman"/>
        </w:rPr>
        <w:t> </w:t>
      </w:r>
      <w:hyperlink r:id="rId97" w:anchor="wp1136058" w:history="1">
        <w:r w:rsidRPr="00B510B4">
          <w:rPr>
            <w:rStyle w:val="Hyperlink"/>
            <w:rFonts w:ascii="Times New Roman" w:hAnsi="Times New Roman" w:cs="Times New Roman"/>
            <w:color w:val="9999CC"/>
          </w:rPr>
          <w:t>52.219-9</w:t>
        </w:r>
      </w:hyperlink>
      <w:r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 xml:space="preserve">X </w:t>
      </w:r>
      <w:r w:rsidR="00B510B4" w:rsidRPr="00B510B4">
        <w:rPr>
          <w:rFonts w:ascii="Times New Roman" w:hAnsi="Times New Roman" w:cs="Times New Roman"/>
        </w:rPr>
        <w:t>(16)</w:t>
      </w:r>
      <w:r w:rsidR="00B510B4" w:rsidRPr="00B510B4">
        <w:rPr>
          <w:rStyle w:val="apple-converted-space"/>
          <w:rFonts w:ascii="Times New Roman" w:hAnsi="Times New Roman"/>
        </w:rPr>
        <w:t> </w:t>
      </w:r>
      <w:hyperlink r:id="rId98" w:anchor="wp1136174" w:history="1">
        <w:r w:rsidR="00B510B4" w:rsidRPr="00B510B4">
          <w:rPr>
            <w:rStyle w:val="Hyperlink"/>
            <w:rFonts w:ascii="Times New Roman" w:hAnsi="Times New Roman" w:cs="Times New Roman"/>
            <w:color w:val="9999CC"/>
          </w:rPr>
          <w:t>52.219-13</w:t>
        </w:r>
      </w:hyperlink>
      <w:r w:rsidR="00B510B4" w:rsidRPr="00B510B4">
        <w:rPr>
          <w:rFonts w:ascii="Times New Roman" w:hAnsi="Times New Roman" w:cs="Times New Roman"/>
        </w:rPr>
        <w:t>, Notice of Set-Aside of Orders (Nov 2011)(</w:t>
      </w:r>
      <w:hyperlink r:id="rId99" w:history="1">
        <w:r w:rsidR="00B510B4" w:rsidRPr="00B510B4">
          <w:rPr>
            <w:rStyle w:val="Hyperlink"/>
            <w:rFonts w:ascii="Times New Roman" w:hAnsi="Times New Roman" w:cs="Times New Roman"/>
            <w:color w:val="9999CC"/>
          </w:rPr>
          <w:t>15 U.S.C. 644(r)</w:t>
        </w:r>
      </w:hyperlink>
      <w:r w:rsidR="00B510B4"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(17)</w:t>
      </w:r>
      <w:r w:rsidR="00B510B4" w:rsidRPr="00B510B4">
        <w:rPr>
          <w:rStyle w:val="apple-converted-space"/>
          <w:rFonts w:ascii="Times New Roman" w:hAnsi="Times New Roman"/>
        </w:rPr>
        <w:t> </w:t>
      </w:r>
      <w:hyperlink r:id="rId100" w:anchor="wp1136175" w:history="1">
        <w:r w:rsidR="00B510B4" w:rsidRPr="00B510B4">
          <w:rPr>
            <w:rStyle w:val="Hyperlink"/>
            <w:rFonts w:ascii="Times New Roman" w:hAnsi="Times New Roman" w:cs="Times New Roman"/>
            <w:color w:val="9999CC"/>
          </w:rPr>
          <w:t>52.219-14</w:t>
        </w:r>
      </w:hyperlink>
      <w:r w:rsidR="00B510B4" w:rsidRPr="00B510B4">
        <w:rPr>
          <w:rFonts w:ascii="Times New Roman" w:hAnsi="Times New Roman" w:cs="Times New Roman"/>
        </w:rPr>
        <w:t>, Limitations on Subcontracting (Nov 2011) (</w:t>
      </w:r>
      <w:hyperlink r:id="rId101" w:history="1">
        <w:r w:rsidR="00B510B4" w:rsidRPr="00B510B4">
          <w:rPr>
            <w:rStyle w:val="Hyperlink"/>
            <w:rFonts w:ascii="Times New Roman" w:hAnsi="Times New Roman" w:cs="Times New Roman"/>
            <w:color w:val="9999CC"/>
          </w:rPr>
          <w:t>15 U.S.C. 637(a)(14)</w:t>
        </w:r>
      </w:hyperlink>
      <w:r w:rsidR="00B510B4"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(18)</w:t>
      </w:r>
      <w:r w:rsidRPr="00B510B4">
        <w:rPr>
          <w:rStyle w:val="apple-converted-space"/>
          <w:rFonts w:ascii="Times New Roman" w:hAnsi="Times New Roman"/>
        </w:rPr>
        <w:t> </w:t>
      </w:r>
      <w:hyperlink r:id="rId102" w:anchor="wp1136186" w:history="1">
        <w:r w:rsidRPr="00B510B4">
          <w:rPr>
            <w:rStyle w:val="Hyperlink"/>
            <w:rFonts w:ascii="Times New Roman" w:hAnsi="Times New Roman" w:cs="Times New Roman"/>
            <w:color w:val="9999CC"/>
          </w:rPr>
          <w:t>52.219-16</w:t>
        </w:r>
      </w:hyperlink>
      <w:r w:rsidRPr="00B510B4">
        <w:rPr>
          <w:rFonts w:ascii="Times New Roman" w:hAnsi="Times New Roman" w:cs="Times New Roman"/>
        </w:rPr>
        <w:t>, Liquidated Damages—Subcon-tracting Plan (Jan 1999) (</w:t>
      </w:r>
      <w:hyperlink r:id="rId103" w:history="1">
        <w:r w:rsidRPr="00B510B4">
          <w:rPr>
            <w:rStyle w:val="Hyperlink"/>
            <w:rFonts w:ascii="Times New Roman" w:hAnsi="Times New Roman" w:cs="Times New Roman"/>
            <w:color w:val="9999CC"/>
          </w:rPr>
          <w:t>15 U.S.C. 637(d)(4)(F)(i)</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(19)(i)  </w:t>
      </w:r>
      <w:hyperlink r:id="rId104" w:anchor="wp1136333" w:history="1">
        <w:r w:rsidRPr="00B510B4">
          <w:rPr>
            <w:rStyle w:val="Hyperlink"/>
            <w:rFonts w:ascii="Times New Roman" w:hAnsi="Times New Roman" w:cs="Times New Roman"/>
            <w:color w:val="9999CC"/>
          </w:rPr>
          <w:t>52.219-23</w:t>
        </w:r>
      </w:hyperlink>
      <w:r w:rsidRPr="00B510B4">
        <w:rPr>
          <w:rFonts w:ascii="Times New Roman" w:hAnsi="Times New Roman" w:cs="Times New Roman"/>
        </w:rPr>
        <w:t>, Notice of Price Evaluation Adjustment for Small Disadvantaged Business Concerns (</w:t>
      </w:r>
      <w:r w:rsidRPr="00B510B4">
        <w:rPr>
          <w:rFonts w:ascii="Times New Roman" w:hAnsi="Times New Roman" w:cs="Times New Roman"/>
          <w:smallCaps/>
        </w:rPr>
        <w:t>Oct</w:t>
      </w:r>
      <w:r w:rsidRPr="00B510B4">
        <w:rPr>
          <w:rFonts w:ascii="Times New Roman" w:hAnsi="Times New Roman" w:cs="Times New Roman"/>
        </w:rPr>
        <w:t> </w:t>
      </w:r>
      <w:r w:rsidRPr="00B510B4">
        <w:rPr>
          <w:rFonts w:ascii="Times New Roman" w:hAnsi="Times New Roman" w:cs="Times New Roman"/>
          <w:smallCaps/>
        </w:rPr>
        <w:t>2008</w:t>
      </w:r>
      <w:r w:rsidRPr="00B510B4">
        <w:rPr>
          <w:rFonts w:ascii="Times New Roman" w:hAnsi="Times New Roman" w:cs="Times New Roman"/>
        </w:rPr>
        <w:t>) (</w:t>
      </w:r>
      <w:hyperlink r:id="rId105" w:history="1">
        <w:r w:rsidRPr="00B510B4">
          <w:rPr>
            <w:rStyle w:val="Hyperlink"/>
            <w:rFonts w:ascii="Times New Roman" w:hAnsi="Times New Roman" w:cs="Times New Roman"/>
            <w:color w:val="9999CC"/>
          </w:rPr>
          <w:t>10 U.S.C. 2323</w:t>
        </w:r>
      </w:hyperlink>
      <w:r w:rsidRPr="00B510B4">
        <w:rPr>
          <w:rFonts w:ascii="Times New Roman" w:hAnsi="Times New Roman" w:cs="Times New Roman"/>
        </w:rPr>
        <w:t>) (if the offeror elects to waive the adjustment, it shall so indicate in its offer).</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(ii) Alternate I (June 2003) of</w:t>
      </w:r>
      <w:r w:rsidRPr="00B510B4">
        <w:rPr>
          <w:rStyle w:val="apple-converted-space"/>
          <w:rFonts w:ascii="Times New Roman" w:hAnsi="Times New Roman"/>
        </w:rPr>
        <w:t> </w:t>
      </w:r>
      <w:hyperlink r:id="rId106" w:anchor="wp1136333" w:history="1">
        <w:r w:rsidRPr="00B510B4">
          <w:rPr>
            <w:rStyle w:val="Hyperlink"/>
            <w:rFonts w:ascii="Times New Roman" w:hAnsi="Times New Roman" w:cs="Times New Roman"/>
            <w:color w:val="9999CC"/>
          </w:rPr>
          <w:t>52.219-23</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(20)</w:t>
      </w:r>
      <w:r w:rsidRPr="00B510B4">
        <w:rPr>
          <w:rStyle w:val="apple-converted-space"/>
          <w:rFonts w:ascii="Times New Roman" w:hAnsi="Times New Roman"/>
        </w:rPr>
        <w:t> </w:t>
      </w:r>
      <w:hyperlink r:id="rId107" w:anchor="wp1136374" w:history="1">
        <w:r w:rsidRPr="00B510B4">
          <w:rPr>
            <w:rStyle w:val="Hyperlink"/>
            <w:rFonts w:ascii="Times New Roman" w:hAnsi="Times New Roman" w:cs="Times New Roman"/>
            <w:color w:val="9999CC"/>
          </w:rPr>
          <w:t>52.219-25</w:t>
        </w:r>
      </w:hyperlink>
      <w:r w:rsidRPr="00B510B4">
        <w:rPr>
          <w:rFonts w:ascii="Times New Roman" w:hAnsi="Times New Roman" w:cs="Times New Roman"/>
        </w:rPr>
        <w:t>, Small Disadvantaged Business Participation Program—Disadvantaged Status and Reporting (Jul 2013) (Pub. L. 103-355, section 7102, and</w:t>
      </w:r>
      <w:r w:rsidRPr="00B510B4">
        <w:rPr>
          <w:rStyle w:val="apple-converted-space"/>
          <w:rFonts w:ascii="Times New Roman" w:hAnsi="Times New Roman"/>
        </w:rPr>
        <w:t> </w:t>
      </w:r>
      <w:hyperlink r:id="rId108" w:history="1">
        <w:r w:rsidRPr="00B510B4">
          <w:rPr>
            <w:rStyle w:val="Hyperlink"/>
            <w:rFonts w:ascii="Times New Roman" w:hAnsi="Times New Roman" w:cs="Times New Roman"/>
            <w:color w:val="9999CC"/>
          </w:rPr>
          <w:t>10 U.S.C. 2323</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lastRenderedPageBreak/>
        <w:t>__ (21)</w:t>
      </w:r>
      <w:r w:rsidRPr="00B510B4">
        <w:rPr>
          <w:rStyle w:val="apple-converted-space"/>
          <w:rFonts w:ascii="Times New Roman" w:hAnsi="Times New Roman"/>
        </w:rPr>
        <w:t> </w:t>
      </w:r>
      <w:hyperlink r:id="rId109" w:anchor="wp1136380" w:history="1">
        <w:r w:rsidRPr="00B510B4">
          <w:rPr>
            <w:rStyle w:val="Hyperlink"/>
            <w:rFonts w:ascii="Times New Roman" w:hAnsi="Times New Roman" w:cs="Times New Roman"/>
            <w:color w:val="9999CC"/>
          </w:rPr>
          <w:t>52.219-26</w:t>
        </w:r>
      </w:hyperlink>
      <w:r w:rsidRPr="00B510B4">
        <w:rPr>
          <w:rFonts w:ascii="Times New Roman" w:hAnsi="Times New Roman" w:cs="Times New Roman"/>
        </w:rPr>
        <w:t>, Small Disadvantaged Business Participation Program— Incentive Subcontracting (Oct 2000) (Pub. L. 103-355, section 7102, and</w:t>
      </w:r>
      <w:r w:rsidRPr="00B510B4">
        <w:rPr>
          <w:rStyle w:val="apple-converted-space"/>
          <w:rFonts w:ascii="Times New Roman" w:hAnsi="Times New Roman"/>
        </w:rPr>
        <w:t> </w:t>
      </w:r>
      <w:hyperlink r:id="rId110" w:history="1">
        <w:r w:rsidRPr="00B510B4">
          <w:rPr>
            <w:rStyle w:val="Hyperlink"/>
            <w:rFonts w:ascii="Times New Roman" w:hAnsi="Times New Roman" w:cs="Times New Roman"/>
            <w:color w:val="9999CC"/>
          </w:rPr>
          <w:t>10 U.S.C. 2323</w:t>
        </w:r>
      </w:hyperlink>
      <w:r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(22)</w:t>
      </w:r>
      <w:r w:rsidR="00B510B4" w:rsidRPr="00B510B4">
        <w:rPr>
          <w:rStyle w:val="apple-converted-space"/>
          <w:rFonts w:ascii="Times New Roman" w:hAnsi="Times New Roman"/>
        </w:rPr>
        <w:t> </w:t>
      </w:r>
      <w:hyperlink r:id="rId111" w:anchor="wp1136387" w:history="1">
        <w:r w:rsidR="00B510B4" w:rsidRPr="00B510B4">
          <w:rPr>
            <w:rStyle w:val="Hyperlink"/>
            <w:rFonts w:ascii="Times New Roman" w:hAnsi="Times New Roman" w:cs="Times New Roman"/>
            <w:color w:val="9999CC"/>
          </w:rPr>
          <w:t>52.219-27</w:t>
        </w:r>
      </w:hyperlink>
      <w:r w:rsidR="00B510B4" w:rsidRPr="00B510B4">
        <w:rPr>
          <w:rFonts w:ascii="Times New Roman" w:hAnsi="Times New Roman" w:cs="Times New Roman"/>
        </w:rPr>
        <w:t>, Notice of Service-Disabled Veteran-Owned Small Business Set-Aside (Nov 2011) (</w:t>
      </w:r>
      <w:hyperlink r:id="rId112" w:history="1">
        <w:r w:rsidR="00B510B4" w:rsidRPr="00B510B4">
          <w:rPr>
            <w:rStyle w:val="Hyperlink"/>
            <w:rFonts w:ascii="Times New Roman" w:hAnsi="Times New Roman" w:cs="Times New Roman"/>
            <w:color w:val="9999CC"/>
          </w:rPr>
          <w:t>15 U.S.C. 657 f</w:t>
        </w:r>
      </w:hyperlink>
      <w:r w:rsidR="00B510B4"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(23)  </w:t>
      </w:r>
      <w:hyperlink r:id="rId113" w:anchor="wp1139913" w:history="1">
        <w:r w:rsidR="00B510B4" w:rsidRPr="00B510B4">
          <w:rPr>
            <w:rStyle w:val="Hyperlink"/>
            <w:rFonts w:ascii="Times New Roman" w:hAnsi="Times New Roman" w:cs="Times New Roman"/>
            <w:color w:val="9999CC"/>
          </w:rPr>
          <w:t>52.219-28</w:t>
        </w:r>
      </w:hyperlink>
      <w:r w:rsidR="00B510B4" w:rsidRPr="00B510B4">
        <w:rPr>
          <w:rFonts w:ascii="Times New Roman" w:hAnsi="Times New Roman" w:cs="Times New Roman"/>
        </w:rPr>
        <w:t>, Post Award Small Business Program Rerepresentation (Jul 2013) (</w:t>
      </w:r>
      <w:hyperlink r:id="rId114" w:history="1">
        <w:r w:rsidR="00B510B4" w:rsidRPr="00B510B4">
          <w:rPr>
            <w:rStyle w:val="Hyperlink"/>
            <w:rFonts w:ascii="Times New Roman" w:hAnsi="Times New Roman" w:cs="Times New Roman"/>
            <w:color w:val="9999CC"/>
          </w:rPr>
          <w:t>15 U.S.C. 632(a)(2)</w:t>
        </w:r>
      </w:hyperlink>
      <w:r w:rsidR="00B510B4"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(24)</w:t>
      </w:r>
      <w:r w:rsidRPr="00B510B4">
        <w:rPr>
          <w:rStyle w:val="apple-converted-space"/>
          <w:rFonts w:ascii="Times New Roman" w:hAnsi="Times New Roman"/>
        </w:rPr>
        <w:t> </w:t>
      </w:r>
      <w:hyperlink r:id="rId115" w:anchor="wp1144950" w:history="1">
        <w:r w:rsidRPr="00B510B4">
          <w:rPr>
            <w:rStyle w:val="Hyperlink"/>
            <w:rFonts w:ascii="Times New Roman" w:hAnsi="Times New Roman" w:cs="Times New Roman"/>
            <w:color w:val="9999CC"/>
          </w:rPr>
          <w:t>52.219-29</w:t>
        </w:r>
      </w:hyperlink>
      <w:r w:rsidRPr="00B510B4">
        <w:rPr>
          <w:rFonts w:ascii="Times New Roman" w:hAnsi="Times New Roman" w:cs="Times New Roman"/>
        </w:rPr>
        <w:t>, Notice of Set-Aside for Economically Disadvantaged Women-Owned Small Business (EDWOSB) Concerns (Jul 2013) (</w:t>
      </w:r>
      <w:hyperlink r:id="rId116" w:history="1">
        <w:r w:rsidRPr="00B510B4">
          <w:rPr>
            <w:rStyle w:val="Hyperlink"/>
            <w:rFonts w:ascii="Times New Roman" w:hAnsi="Times New Roman" w:cs="Times New Roman"/>
            <w:color w:val="9999CC"/>
          </w:rPr>
          <w:t>15 U.S.C. 637(m)</w:t>
        </w:r>
      </w:hyperlink>
      <w:r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 xml:space="preserve">X </w:t>
      </w:r>
      <w:r w:rsidR="00B510B4" w:rsidRPr="00B510B4">
        <w:rPr>
          <w:rFonts w:ascii="Times New Roman" w:hAnsi="Times New Roman" w:cs="Times New Roman"/>
        </w:rPr>
        <w:t>(25)</w:t>
      </w:r>
      <w:r w:rsidR="00B510B4" w:rsidRPr="00B510B4">
        <w:rPr>
          <w:rStyle w:val="apple-converted-space"/>
          <w:rFonts w:ascii="Times New Roman" w:hAnsi="Times New Roman"/>
        </w:rPr>
        <w:t> </w:t>
      </w:r>
      <w:hyperlink r:id="rId117" w:anchor="wp1144420" w:history="1">
        <w:r w:rsidR="00B510B4" w:rsidRPr="00B510B4">
          <w:rPr>
            <w:rStyle w:val="Hyperlink"/>
            <w:rFonts w:ascii="Times New Roman" w:hAnsi="Times New Roman" w:cs="Times New Roman"/>
            <w:color w:val="9999CC"/>
          </w:rPr>
          <w:t>52.219-30</w:t>
        </w:r>
      </w:hyperlink>
      <w:r w:rsidR="00B510B4" w:rsidRPr="00B510B4">
        <w:rPr>
          <w:rFonts w:ascii="Times New Roman" w:hAnsi="Times New Roman" w:cs="Times New Roman"/>
        </w:rPr>
        <w:t>, Notice of Set-Aside for Women-Owned Small Business (WOSB) Concerns Eligible Under the WOSB Program (Jul 2013) (</w:t>
      </w:r>
      <w:hyperlink r:id="rId118" w:history="1">
        <w:r w:rsidR="00B510B4" w:rsidRPr="00B510B4">
          <w:rPr>
            <w:rStyle w:val="Hyperlink"/>
            <w:rFonts w:ascii="Times New Roman" w:hAnsi="Times New Roman" w:cs="Times New Roman"/>
            <w:color w:val="9999CC"/>
          </w:rPr>
          <w:t>15 U.S.C. 637(m)</w:t>
        </w:r>
      </w:hyperlink>
      <w:r w:rsidR="00B510B4"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(26)</w:t>
      </w:r>
      <w:r w:rsidRPr="00B510B4">
        <w:rPr>
          <w:rStyle w:val="apple-converted-space"/>
          <w:rFonts w:ascii="Times New Roman" w:hAnsi="Times New Roman"/>
        </w:rPr>
        <w:t> </w:t>
      </w:r>
      <w:hyperlink r:id="rId119" w:anchor="wp1147479" w:history="1">
        <w:r w:rsidRPr="00B510B4">
          <w:rPr>
            <w:rStyle w:val="Hyperlink"/>
            <w:rFonts w:ascii="Times New Roman" w:hAnsi="Times New Roman" w:cs="Times New Roman"/>
            <w:color w:val="9999CC"/>
          </w:rPr>
          <w:t>52.222-3</w:t>
        </w:r>
      </w:hyperlink>
      <w:r w:rsidRPr="00B510B4">
        <w:rPr>
          <w:rFonts w:ascii="Times New Roman" w:hAnsi="Times New Roman" w:cs="Times New Roman"/>
        </w:rPr>
        <w:t>, Convict Labor (June 2003) (E.O. 11755).</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(27)</w:t>
      </w:r>
      <w:r w:rsidR="00B510B4" w:rsidRPr="00B510B4">
        <w:rPr>
          <w:rStyle w:val="apple-converted-space"/>
          <w:rFonts w:ascii="Times New Roman" w:hAnsi="Times New Roman"/>
        </w:rPr>
        <w:t> </w:t>
      </w:r>
      <w:hyperlink r:id="rId120" w:anchor="wp1147630" w:history="1">
        <w:r w:rsidR="00B510B4" w:rsidRPr="00B510B4">
          <w:rPr>
            <w:rStyle w:val="Hyperlink"/>
            <w:rFonts w:ascii="Times New Roman" w:hAnsi="Times New Roman" w:cs="Times New Roman"/>
            <w:color w:val="9999CC"/>
          </w:rPr>
          <w:t>52.222-19</w:t>
        </w:r>
      </w:hyperlink>
      <w:r w:rsidR="00B510B4" w:rsidRPr="00B510B4">
        <w:rPr>
          <w:rFonts w:ascii="Times New Roman" w:hAnsi="Times New Roman" w:cs="Times New Roman"/>
        </w:rPr>
        <w:t>, Child Labor—Cooperation with Authorities and Remedies (Mar 2012) (E.O. 13126).</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(28)</w:t>
      </w:r>
      <w:r w:rsidR="00B510B4" w:rsidRPr="00B510B4">
        <w:rPr>
          <w:rStyle w:val="apple-converted-space"/>
          <w:rFonts w:ascii="Times New Roman" w:hAnsi="Times New Roman"/>
        </w:rPr>
        <w:t> </w:t>
      </w:r>
      <w:hyperlink r:id="rId121" w:anchor="wp1147656" w:history="1">
        <w:r w:rsidR="00B510B4" w:rsidRPr="00B510B4">
          <w:rPr>
            <w:rStyle w:val="Hyperlink"/>
            <w:rFonts w:ascii="Times New Roman" w:hAnsi="Times New Roman" w:cs="Times New Roman"/>
            <w:color w:val="9999CC"/>
          </w:rPr>
          <w:t>52.222-21</w:t>
        </w:r>
      </w:hyperlink>
      <w:r w:rsidR="00B510B4" w:rsidRPr="00B510B4">
        <w:rPr>
          <w:rFonts w:ascii="Times New Roman" w:hAnsi="Times New Roman" w:cs="Times New Roman"/>
        </w:rPr>
        <w:t>, Prohibition of Segregated Facilities (Feb 1999).</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(29)</w:t>
      </w:r>
      <w:r w:rsidR="00B510B4" w:rsidRPr="00B510B4">
        <w:rPr>
          <w:rStyle w:val="apple-converted-space"/>
          <w:rFonts w:ascii="Times New Roman" w:hAnsi="Times New Roman"/>
        </w:rPr>
        <w:t> </w:t>
      </w:r>
      <w:hyperlink r:id="rId122" w:anchor="wp1147711" w:history="1">
        <w:r w:rsidR="00B510B4" w:rsidRPr="00B510B4">
          <w:rPr>
            <w:rStyle w:val="Hyperlink"/>
            <w:rFonts w:ascii="Times New Roman" w:hAnsi="Times New Roman" w:cs="Times New Roman"/>
            <w:color w:val="9999CC"/>
          </w:rPr>
          <w:t>52.222-26</w:t>
        </w:r>
      </w:hyperlink>
      <w:r w:rsidR="00B510B4" w:rsidRPr="00B510B4">
        <w:rPr>
          <w:rFonts w:ascii="Times New Roman" w:hAnsi="Times New Roman" w:cs="Times New Roman"/>
        </w:rPr>
        <w:t>, Equal Opportunity (Mar 2007) (E.O. 11246).</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u w:val="single"/>
        </w:rPr>
        <w:t>X</w:t>
      </w:r>
      <w:r w:rsidRPr="00B510B4">
        <w:rPr>
          <w:rFonts w:ascii="Times New Roman" w:hAnsi="Times New Roman" w:cs="Times New Roman"/>
        </w:rPr>
        <w:t xml:space="preserve"> (30)</w:t>
      </w:r>
      <w:r w:rsidRPr="00B510B4">
        <w:rPr>
          <w:rStyle w:val="apple-converted-space"/>
          <w:rFonts w:ascii="Times New Roman" w:hAnsi="Times New Roman"/>
        </w:rPr>
        <w:t> </w:t>
      </w:r>
      <w:hyperlink r:id="rId123" w:anchor="wp1158632" w:history="1">
        <w:r w:rsidRPr="00B510B4">
          <w:rPr>
            <w:rStyle w:val="Hyperlink"/>
            <w:rFonts w:ascii="Times New Roman" w:hAnsi="Times New Roman" w:cs="Times New Roman"/>
            <w:color w:val="9999CC"/>
          </w:rPr>
          <w:t>52.222-35</w:t>
        </w:r>
      </w:hyperlink>
      <w:r w:rsidRPr="00B510B4">
        <w:rPr>
          <w:rFonts w:ascii="Times New Roman" w:hAnsi="Times New Roman" w:cs="Times New Roman"/>
        </w:rPr>
        <w:t>, Equal Opportunity for Veterans (Sep 2010)(</w:t>
      </w:r>
      <w:hyperlink r:id="rId124" w:history="1">
        <w:r w:rsidRPr="00B510B4">
          <w:rPr>
            <w:rStyle w:val="Hyperlink"/>
            <w:rFonts w:ascii="Times New Roman" w:hAnsi="Times New Roman" w:cs="Times New Roman"/>
            <w:color w:val="9999CC"/>
          </w:rPr>
          <w:t>38 U.S.C. 4212</w:t>
        </w:r>
      </w:hyperlink>
      <w:r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(31)</w:t>
      </w:r>
      <w:r w:rsidR="00B510B4" w:rsidRPr="00B510B4">
        <w:rPr>
          <w:rStyle w:val="apple-converted-space"/>
          <w:rFonts w:ascii="Times New Roman" w:hAnsi="Times New Roman"/>
        </w:rPr>
        <w:t> </w:t>
      </w:r>
      <w:hyperlink r:id="rId125" w:anchor="wp1148097" w:history="1">
        <w:r w:rsidR="00B510B4" w:rsidRPr="00B510B4">
          <w:rPr>
            <w:rStyle w:val="Hyperlink"/>
            <w:rFonts w:ascii="Times New Roman" w:hAnsi="Times New Roman" w:cs="Times New Roman"/>
            <w:color w:val="9999CC"/>
          </w:rPr>
          <w:t>52.222-36</w:t>
        </w:r>
      </w:hyperlink>
      <w:r w:rsidR="00B510B4" w:rsidRPr="00B510B4">
        <w:rPr>
          <w:rFonts w:ascii="Times New Roman" w:hAnsi="Times New Roman" w:cs="Times New Roman"/>
        </w:rPr>
        <w:t>, Affirmative Action for Workers with Disabilities (Oct 2010) (</w:t>
      </w:r>
      <w:hyperlink r:id="rId126" w:history="1">
        <w:r w:rsidR="00B510B4" w:rsidRPr="00B510B4">
          <w:rPr>
            <w:rStyle w:val="Hyperlink"/>
            <w:rFonts w:ascii="Times New Roman" w:hAnsi="Times New Roman" w:cs="Times New Roman"/>
            <w:color w:val="9999CC"/>
          </w:rPr>
          <w:t>29 U.S.C. 793</w:t>
        </w:r>
      </w:hyperlink>
      <w:r w:rsidR="00B510B4"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(32)</w:t>
      </w:r>
      <w:r w:rsidR="00B510B4" w:rsidRPr="00B510B4">
        <w:rPr>
          <w:rStyle w:val="apple-converted-space"/>
          <w:rFonts w:ascii="Times New Roman" w:hAnsi="Times New Roman"/>
        </w:rPr>
        <w:t> </w:t>
      </w:r>
      <w:hyperlink r:id="rId127" w:anchor="wp1148123" w:history="1">
        <w:r w:rsidR="00B510B4" w:rsidRPr="00B510B4">
          <w:rPr>
            <w:rStyle w:val="Hyperlink"/>
            <w:rFonts w:ascii="Times New Roman" w:hAnsi="Times New Roman" w:cs="Times New Roman"/>
            <w:color w:val="9999CC"/>
          </w:rPr>
          <w:t>52.222-37</w:t>
        </w:r>
      </w:hyperlink>
      <w:r w:rsidR="00B510B4" w:rsidRPr="00B510B4">
        <w:rPr>
          <w:rFonts w:ascii="Times New Roman" w:hAnsi="Times New Roman" w:cs="Times New Roman"/>
        </w:rPr>
        <w:t>, Employment Reports on Veterans (</w:t>
      </w:r>
      <w:r w:rsidR="00B510B4" w:rsidRPr="00B510B4">
        <w:rPr>
          <w:rFonts w:ascii="Times New Roman" w:hAnsi="Times New Roman" w:cs="Times New Roman"/>
          <w:smallCaps/>
        </w:rPr>
        <w:t>Sep</w:t>
      </w:r>
      <w:r w:rsidR="00B510B4" w:rsidRPr="00B510B4">
        <w:rPr>
          <w:rStyle w:val="apple-converted-space"/>
          <w:rFonts w:ascii="Times New Roman" w:hAnsi="Times New Roman"/>
        </w:rPr>
        <w:t> </w:t>
      </w:r>
      <w:r w:rsidR="00B510B4" w:rsidRPr="00B510B4">
        <w:rPr>
          <w:rFonts w:ascii="Times New Roman" w:hAnsi="Times New Roman" w:cs="Times New Roman"/>
        </w:rPr>
        <w:t>2010) (38 U.S.C. 4212).</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(33)</w:t>
      </w:r>
      <w:r w:rsidR="00B510B4" w:rsidRPr="00B510B4">
        <w:rPr>
          <w:rStyle w:val="apple-converted-space"/>
          <w:rFonts w:ascii="Times New Roman" w:hAnsi="Times New Roman"/>
        </w:rPr>
        <w:t> </w:t>
      </w:r>
      <w:hyperlink r:id="rId128" w:anchor="wp1160019" w:history="1">
        <w:r w:rsidR="00B510B4" w:rsidRPr="00B510B4">
          <w:rPr>
            <w:rStyle w:val="Hyperlink"/>
            <w:rFonts w:ascii="Times New Roman" w:hAnsi="Times New Roman" w:cs="Times New Roman"/>
            <w:color w:val="9999CC"/>
          </w:rPr>
          <w:t>52.222-40</w:t>
        </w:r>
      </w:hyperlink>
      <w:r w:rsidR="00B510B4" w:rsidRPr="00B510B4">
        <w:rPr>
          <w:rFonts w:ascii="Times New Roman" w:hAnsi="Times New Roman" w:cs="Times New Roman"/>
        </w:rPr>
        <w:t>, Notification of Employee Rights Under the National Labor Relations Act (Dec 2010) (E.O. 13496).</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(34)</w:t>
      </w:r>
      <w:r w:rsidRPr="00B510B4">
        <w:rPr>
          <w:rStyle w:val="apple-converted-space"/>
          <w:rFonts w:ascii="Times New Roman" w:hAnsi="Times New Roman"/>
        </w:rPr>
        <w:t> </w:t>
      </w:r>
      <w:hyperlink r:id="rId129" w:anchor="wp1156645" w:history="1">
        <w:r w:rsidRPr="00B510B4">
          <w:rPr>
            <w:rStyle w:val="Hyperlink"/>
            <w:rFonts w:ascii="Times New Roman" w:hAnsi="Times New Roman" w:cs="Times New Roman"/>
            <w:color w:val="9999CC"/>
          </w:rPr>
          <w:t>52.222-54</w:t>
        </w:r>
      </w:hyperlink>
      <w:r w:rsidRPr="00B510B4">
        <w:rPr>
          <w:rFonts w:ascii="Times New Roman" w:hAnsi="Times New Roman" w:cs="Times New Roman"/>
        </w:rPr>
        <w:t>, Employment Eligibility Verification (</w:t>
      </w:r>
      <w:r w:rsidRPr="00B510B4">
        <w:rPr>
          <w:rFonts w:ascii="Times New Roman" w:hAnsi="Times New Roman" w:cs="Times New Roman"/>
          <w:smallCaps/>
        </w:rPr>
        <w:t>Jul 2012</w:t>
      </w:r>
      <w:r w:rsidRPr="00B510B4">
        <w:rPr>
          <w:rFonts w:ascii="Times New Roman" w:hAnsi="Times New Roman" w:cs="Times New Roman"/>
        </w:rPr>
        <w:t>). (Executive Order 12989). (Not applicable to the acquisition of commercially available off-the-shelf items or certain other types of commercial items as prescribed in</w:t>
      </w:r>
      <w:r w:rsidRPr="00B510B4">
        <w:rPr>
          <w:rStyle w:val="apple-converted-space"/>
          <w:rFonts w:ascii="Times New Roman" w:hAnsi="Times New Roman"/>
        </w:rPr>
        <w:t> </w:t>
      </w:r>
      <w:hyperlink r:id="rId130" w:anchor="wp1089948" w:history="1">
        <w:r w:rsidRPr="00B510B4">
          <w:rPr>
            <w:rStyle w:val="Hyperlink"/>
            <w:rFonts w:ascii="Times New Roman" w:hAnsi="Times New Roman" w:cs="Times New Roman"/>
            <w:color w:val="9999CC"/>
          </w:rPr>
          <w:t>22.1803</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(35)(i)  </w:t>
      </w:r>
      <w:hyperlink r:id="rId131" w:anchor="wp1168892" w:history="1">
        <w:r w:rsidRPr="00B510B4">
          <w:rPr>
            <w:rStyle w:val="Hyperlink"/>
            <w:rFonts w:ascii="Times New Roman" w:hAnsi="Times New Roman" w:cs="Times New Roman"/>
            <w:color w:val="9999CC"/>
          </w:rPr>
          <w:t>52.223-9</w:t>
        </w:r>
      </w:hyperlink>
      <w:r w:rsidRPr="00B510B4">
        <w:rPr>
          <w:rFonts w:ascii="Times New Roman" w:hAnsi="Times New Roman" w:cs="Times New Roman"/>
        </w:rPr>
        <w:t>, Estimate of Percentage of Recovered Material Content for EPA–Designated Items (May 2008) (</w:t>
      </w:r>
      <w:hyperlink r:id="rId132" w:history="1">
        <w:r w:rsidRPr="00B510B4">
          <w:rPr>
            <w:rStyle w:val="Hyperlink"/>
            <w:rFonts w:ascii="Times New Roman" w:hAnsi="Times New Roman" w:cs="Times New Roman"/>
            <w:color w:val="9999CC"/>
          </w:rPr>
          <w:t>42 U.S.C. 6962(c)(3)(A)(ii)</w:t>
        </w:r>
      </w:hyperlink>
      <w:r w:rsidRPr="00B510B4">
        <w:rPr>
          <w:rFonts w:ascii="Times New Roman" w:hAnsi="Times New Roman" w:cs="Times New Roman"/>
        </w:rPr>
        <w:t>). (Not applicable to the acquisition of commercially available off-the-shelf items.)</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(ii) Alternate I (May 2008) of</w:t>
      </w:r>
      <w:r w:rsidRPr="00B510B4">
        <w:rPr>
          <w:rStyle w:val="apple-converted-space"/>
          <w:rFonts w:ascii="Times New Roman" w:hAnsi="Times New Roman"/>
        </w:rPr>
        <w:t> </w:t>
      </w:r>
      <w:hyperlink r:id="rId133" w:anchor="wp1168892" w:history="1">
        <w:r w:rsidRPr="00B510B4">
          <w:rPr>
            <w:rStyle w:val="Hyperlink"/>
            <w:rFonts w:ascii="Times New Roman" w:hAnsi="Times New Roman" w:cs="Times New Roman"/>
            <w:color w:val="9999CC"/>
          </w:rPr>
          <w:t>52.223-9</w:t>
        </w:r>
      </w:hyperlink>
      <w:r w:rsidRPr="00B510B4">
        <w:rPr>
          <w:rStyle w:val="apple-converted-space"/>
          <w:rFonts w:ascii="Times New Roman" w:hAnsi="Times New Roman"/>
        </w:rPr>
        <w:t> </w:t>
      </w:r>
      <w:r w:rsidRPr="00B510B4">
        <w:rPr>
          <w:rFonts w:ascii="Times New Roman" w:hAnsi="Times New Roman" w:cs="Times New Roman"/>
        </w:rPr>
        <w:t>(</w:t>
      </w:r>
      <w:hyperlink r:id="rId134" w:history="1">
        <w:r w:rsidRPr="00B510B4">
          <w:rPr>
            <w:rStyle w:val="Hyperlink"/>
            <w:rFonts w:ascii="Times New Roman" w:hAnsi="Times New Roman" w:cs="Times New Roman"/>
            <w:color w:val="9999CC"/>
          </w:rPr>
          <w:t>42 U.S.C. 6962(i)(2)(C)</w:t>
        </w:r>
      </w:hyperlink>
      <w:r w:rsidRPr="00B510B4">
        <w:rPr>
          <w:rFonts w:ascii="Times New Roman" w:hAnsi="Times New Roman" w:cs="Times New Roman"/>
        </w:rPr>
        <w:t>). (Not applicable to the acquisition of commercially available off-the-shelf items.)</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u w:val="single"/>
        </w:rPr>
        <w:t>X</w:t>
      </w:r>
      <w:r w:rsidR="00DE0502">
        <w:rPr>
          <w:rFonts w:ascii="Times New Roman" w:hAnsi="Times New Roman" w:cs="Times New Roman"/>
        </w:rPr>
        <w:t xml:space="preserve"> </w:t>
      </w:r>
      <w:r w:rsidRPr="00B510B4">
        <w:rPr>
          <w:rFonts w:ascii="Times New Roman" w:hAnsi="Times New Roman" w:cs="Times New Roman"/>
        </w:rPr>
        <w:t>(36)</w:t>
      </w:r>
      <w:r w:rsidRPr="00B510B4">
        <w:rPr>
          <w:rStyle w:val="apple-converted-space"/>
          <w:rFonts w:ascii="Times New Roman" w:hAnsi="Times New Roman"/>
        </w:rPr>
        <w:t> </w:t>
      </w:r>
      <w:hyperlink r:id="rId135" w:anchor="wp1178433" w:history="1">
        <w:r w:rsidRPr="00B510B4">
          <w:rPr>
            <w:rStyle w:val="Hyperlink"/>
            <w:rFonts w:ascii="Times New Roman" w:hAnsi="Times New Roman" w:cs="Times New Roman"/>
            <w:color w:val="9999CC"/>
          </w:rPr>
          <w:t>52.223-15</w:t>
        </w:r>
      </w:hyperlink>
      <w:r w:rsidRPr="00B510B4">
        <w:rPr>
          <w:rFonts w:ascii="Times New Roman" w:hAnsi="Times New Roman" w:cs="Times New Roman"/>
        </w:rPr>
        <w:t>, Energy Efficiency in Energy-Consuming Products (</w:t>
      </w:r>
      <w:r w:rsidRPr="00B510B4">
        <w:rPr>
          <w:rFonts w:ascii="Times New Roman" w:hAnsi="Times New Roman" w:cs="Times New Roman"/>
          <w:smallCaps/>
        </w:rPr>
        <w:t>Dec 2007</w:t>
      </w:r>
      <w:r w:rsidRPr="00B510B4">
        <w:rPr>
          <w:rFonts w:ascii="Times New Roman" w:hAnsi="Times New Roman" w:cs="Times New Roman"/>
        </w:rPr>
        <w:t>) (</w:t>
      </w:r>
      <w:hyperlink r:id="rId136" w:history="1">
        <w:r w:rsidRPr="00B510B4">
          <w:rPr>
            <w:rStyle w:val="Hyperlink"/>
            <w:rFonts w:ascii="Times New Roman" w:hAnsi="Times New Roman" w:cs="Times New Roman"/>
            <w:color w:val="9999CC"/>
          </w:rPr>
          <w:t>42 U.S.C. 8259b</w:t>
        </w:r>
      </w:hyperlink>
      <w:r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(37)(i)  </w:t>
      </w:r>
      <w:hyperlink r:id="rId137" w:anchor="wp1179078" w:history="1">
        <w:r w:rsidR="00B510B4" w:rsidRPr="00B510B4">
          <w:rPr>
            <w:rStyle w:val="Hyperlink"/>
            <w:rFonts w:ascii="Times New Roman" w:hAnsi="Times New Roman" w:cs="Times New Roman"/>
            <w:color w:val="9999CC"/>
          </w:rPr>
          <w:t>52.223-16</w:t>
        </w:r>
      </w:hyperlink>
      <w:r w:rsidR="00B510B4" w:rsidRPr="00B510B4">
        <w:rPr>
          <w:rFonts w:ascii="Times New Roman" w:hAnsi="Times New Roman" w:cs="Times New Roman"/>
        </w:rPr>
        <w:t>, IEEE 1680 Standard for the Environmental Assessment of Personal Computer Products (</w:t>
      </w:r>
      <w:r w:rsidR="00B510B4" w:rsidRPr="00B510B4">
        <w:rPr>
          <w:rFonts w:ascii="Times New Roman" w:hAnsi="Times New Roman" w:cs="Times New Roman"/>
          <w:smallCaps/>
        </w:rPr>
        <w:t>Dec 2007</w:t>
      </w:r>
      <w:r w:rsidR="00B510B4" w:rsidRPr="00B510B4">
        <w:rPr>
          <w:rFonts w:ascii="Times New Roman" w:hAnsi="Times New Roman" w:cs="Times New Roman"/>
        </w:rPr>
        <w:t>) (E.O. 13423).</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(ii) Alternate I (</w:t>
      </w:r>
      <w:r w:rsidRPr="00B510B4">
        <w:rPr>
          <w:rFonts w:ascii="Times New Roman" w:hAnsi="Times New Roman" w:cs="Times New Roman"/>
          <w:smallCaps/>
        </w:rPr>
        <w:t>Dec 2007</w:t>
      </w:r>
      <w:r w:rsidRPr="00B510B4">
        <w:rPr>
          <w:rFonts w:ascii="Times New Roman" w:hAnsi="Times New Roman" w:cs="Times New Roman"/>
        </w:rPr>
        <w:t>) of</w:t>
      </w:r>
      <w:r w:rsidRPr="00B510B4">
        <w:rPr>
          <w:rStyle w:val="apple-converted-space"/>
          <w:rFonts w:ascii="Times New Roman" w:hAnsi="Times New Roman"/>
        </w:rPr>
        <w:t> </w:t>
      </w:r>
      <w:hyperlink r:id="rId138" w:anchor="wp1179078" w:history="1">
        <w:r w:rsidRPr="00B510B4">
          <w:rPr>
            <w:rStyle w:val="Hyperlink"/>
            <w:rFonts w:ascii="Times New Roman" w:hAnsi="Times New Roman" w:cs="Times New Roman"/>
            <w:color w:val="9999CC"/>
          </w:rPr>
          <w:t>52.223-16</w:t>
        </w:r>
      </w:hyperlink>
      <w:r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 xml:space="preserve">X </w:t>
      </w:r>
      <w:r w:rsidR="00B510B4" w:rsidRPr="00B510B4">
        <w:rPr>
          <w:rFonts w:ascii="Times New Roman" w:hAnsi="Times New Roman" w:cs="Times New Roman"/>
        </w:rPr>
        <w:t>(38)</w:t>
      </w:r>
      <w:r w:rsidR="00B510B4" w:rsidRPr="00B510B4">
        <w:rPr>
          <w:rStyle w:val="apple-converted-space"/>
          <w:rFonts w:ascii="Times New Roman" w:hAnsi="Times New Roman"/>
        </w:rPr>
        <w:t> </w:t>
      </w:r>
      <w:hyperlink r:id="rId139" w:anchor="wp1188603" w:history="1">
        <w:r w:rsidR="00B510B4" w:rsidRPr="00B510B4">
          <w:rPr>
            <w:rStyle w:val="Hyperlink"/>
            <w:rFonts w:ascii="Times New Roman" w:hAnsi="Times New Roman" w:cs="Times New Roman"/>
            <w:color w:val="9999CC"/>
          </w:rPr>
          <w:t>52.223-18</w:t>
        </w:r>
      </w:hyperlink>
      <w:r w:rsidR="00B510B4" w:rsidRPr="00B510B4">
        <w:rPr>
          <w:rFonts w:ascii="Times New Roman" w:hAnsi="Times New Roman" w:cs="Times New Roman"/>
        </w:rPr>
        <w:t>, Encouraging Contractor Policies to Ban Text Messaging While Driving (</w:t>
      </w:r>
      <w:r w:rsidR="00B510B4" w:rsidRPr="00B510B4">
        <w:rPr>
          <w:rFonts w:ascii="Times New Roman" w:hAnsi="Times New Roman" w:cs="Times New Roman"/>
          <w:smallCaps/>
        </w:rPr>
        <w:t>Aug 2011</w:t>
      </w:r>
      <w:r w:rsidR="00B510B4" w:rsidRPr="00B510B4">
        <w:rPr>
          <w:rFonts w:ascii="Times New Roman" w:hAnsi="Times New Roman" w:cs="Times New Roman"/>
        </w:rPr>
        <w:t>) (E.O. 13513).</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(39)</w:t>
      </w:r>
      <w:r w:rsidRPr="00B510B4">
        <w:rPr>
          <w:rStyle w:val="apple-converted-space"/>
          <w:rFonts w:ascii="Times New Roman" w:hAnsi="Times New Roman"/>
        </w:rPr>
        <w:t> </w:t>
      </w:r>
      <w:hyperlink r:id="rId140" w:anchor="wp1168995" w:history="1">
        <w:r w:rsidRPr="00B510B4">
          <w:rPr>
            <w:rStyle w:val="Hyperlink"/>
            <w:rFonts w:ascii="Times New Roman" w:hAnsi="Times New Roman" w:cs="Times New Roman"/>
            <w:color w:val="9999CC"/>
          </w:rPr>
          <w:t>52.225-1</w:t>
        </w:r>
      </w:hyperlink>
      <w:r w:rsidRPr="00B510B4">
        <w:rPr>
          <w:rFonts w:ascii="Times New Roman" w:hAnsi="Times New Roman" w:cs="Times New Roman"/>
        </w:rPr>
        <w:t>, Buy American Act—Supplies (Feb 2009) (</w:t>
      </w:r>
      <w:hyperlink r:id="rId141" w:history="1">
        <w:r w:rsidRPr="00B510B4">
          <w:rPr>
            <w:rStyle w:val="Hyperlink"/>
            <w:rFonts w:ascii="Times New Roman" w:hAnsi="Times New Roman" w:cs="Times New Roman"/>
            <w:color w:val="9999CC"/>
          </w:rPr>
          <w:t>41 U.S.C. 10a-10d</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(40)(i)  </w:t>
      </w:r>
      <w:hyperlink r:id="rId142" w:anchor="wp1169038" w:history="1">
        <w:r w:rsidRPr="00B510B4">
          <w:rPr>
            <w:rStyle w:val="Hyperlink"/>
            <w:rFonts w:ascii="Times New Roman" w:hAnsi="Times New Roman" w:cs="Times New Roman"/>
            <w:color w:val="9999CC"/>
          </w:rPr>
          <w:t>52.225-3</w:t>
        </w:r>
      </w:hyperlink>
      <w:r w:rsidRPr="00B510B4">
        <w:rPr>
          <w:rFonts w:ascii="Times New Roman" w:hAnsi="Times New Roman" w:cs="Times New Roman"/>
        </w:rPr>
        <w:t>, Buy American Act—Free Trade Agreements—Israeli Trade Act (Nov 2012) (</w:t>
      </w:r>
      <w:hyperlink r:id="rId143" w:history="1">
        <w:r w:rsidRPr="00B510B4">
          <w:rPr>
            <w:rStyle w:val="Hyperlink"/>
            <w:rFonts w:ascii="Times New Roman" w:hAnsi="Times New Roman" w:cs="Times New Roman"/>
            <w:color w:val="9999CC"/>
          </w:rPr>
          <w:t>41 U.S.C. chapter 83</w:t>
        </w:r>
      </w:hyperlink>
      <w:r w:rsidRPr="00B510B4">
        <w:rPr>
          <w:rFonts w:ascii="Times New Roman" w:hAnsi="Times New Roman" w:cs="Times New Roman"/>
        </w:rPr>
        <w:t>,</w:t>
      </w:r>
      <w:r w:rsidRPr="00B510B4">
        <w:rPr>
          <w:rStyle w:val="apple-converted-space"/>
          <w:rFonts w:ascii="Times New Roman" w:hAnsi="Times New Roman"/>
        </w:rPr>
        <w:t> </w:t>
      </w:r>
      <w:hyperlink r:id="rId144" w:history="1">
        <w:r w:rsidRPr="00B510B4">
          <w:rPr>
            <w:rStyle w:val="Hyperlink"/>
            <w:rFonts w:ascii="Times New Roman" w:hAnsi="Times New Roman" w:cs="Times New Roman"/>
            <w:color w:val="9999CC"/>
          </w:rPr>
          <w:t>19 U.S.C. 3301</w:t>
        </w:r>
      </w:hyperlink>
      <w:r w:rsidRPr="00B510B4">
        <w:rPr>
          <w:rStyle w:val="apple-converted-space"/>
          <w:rFonts w:ascii="Times New Roman" w:hAnsi="Times New Roman"/>
        </w:rPr>
        <w:t> </w:t>
      </w:r>
      <w:r w:rsidRPr="00B510B4">
        <w:rPr>
          <w:rFonts w:ascii="Times New Roman" w:hAnsi="Times New Roman" w:cs="Times New Roman"/>
        </w:rPr>
        <w:t>note,</w:t>
      </w:r>
      <w:r w:rsidRPr="00B510B4">
        <w:rPr>
          <w:rStyle w:val="apple-converted-space"/>
          <w:rFonts w:ascii="Times New Roman" w:hAnsi="Times New Roman"/>
        </w:rPr>
        <w:t> </w:t>
      </w:r>
      <w:hyperlink r:id="rId145" w:history="1">
        <w:r w:rsidRPr="00B510B4">
          <w:rPr>
            <w:rStyle w:val="Hyperlink"/>
            <w:rFonts w:ascii="Times New Roman" w:hAnsi="Times New Roman" w:cs="Times New Roman"/>
            <w:color w:val="9999CC"/>
          </w:rPr>
          <w:t>19 U.S.C. 2112</w:t>
        </w:r>
      </w:hyperlink>
      <w:r w:rsidRPr="00B510B4">
        <w:rPr>
          <w:rStyle w:val="apple-converted-space"/>
          <w:rFonts w:ascii="Times New Roman" w:hAnsi="Times New Roman"/>
        </w:rPr>
        <w:t> </w:t>
      </w:r>
      <w:r w:rsidRPr="00B510B4">
        <w:rPr>
          <w:rFonts w:ascii="Times New Roman" w:hAnsi="Times New Roman" w:cs="Times New Roman"/>
        </w:rPr>
        <w:t>note,</w:t>
      </w:r>
      <w:r w:rsidRPr="00B510B4">
        <w:rPr>
          <w:rStyle w:val="apple-converted-space"/>
          <w:rFonts w:ascii="Times New Roman" w:hAnsi="Times New Roman"/>
        </w:rPr>
        <w:t> </w:t>
      </w:r>
      <w:hyperlink r:id="rId146" w:history="1">
        <w:r w:rsidRPr="00B510B4">
          <w:rPr>
            <w:rStyle w:val="Hyperlink"/>
            <w:rFonts w:ascii="Times New Roman" w:hAnsi="Times New Roman" w:cs="Times New Roman"/>
            <w:color w:val="9999CC"/>
          </w:rPr>
          <w:t>19 U.S.C. 3805</w:t>
        </w:r>
      </w:hyperlink>
      <w:r w:rsidRPr="00B510B4">
        <w:rPr>
          <w:rStyle w:val="apple-converted-space"/>
          <w:rFonts w:ascii="Times New Roman" w:hAnsi="Times New Roman"/>
        </w:rPr>
        <w:t> </w:t>
      </w:r>
      <w:r w:rsidRPr="00B510B4">
        <w:rPr>
          <w:rFonts w:ascii="Times New Roman" w:hAnsi="Times New Roman" w:cs="Times New Roman"/>
        </w:rPr>
        <w:t>note,</w:t>
      </w:r>
      <w:r w:rsidRPr="00B510B4">
        <w:rPr>
          <w:rStyle w:val="apple-converted-space"/>
          <w:rFonts w:ascii="Times New Roman" w:hAnsi="Times New Roman"/>
        </w:rPr>
        <w:t> </w:t>
      </w:r>
      <w:hyperlink r:id="rId147" w:history="1">
        <w:r w:rsidRPr="00B510B4">
          <w:rPr>
            <w:rStyle w:val="Hyperlink"/>
            <w:rFonts w:ascii="Times New Roman" w:hAnsi="Times New Roman" w:cs="Times New Roman"/>
            <w:color w:val="9999CC"/>
          </w:rPr>
          <w:t>19 U.S.C. 4001</w:t>
        </w:r>
      </w:hyperlink>
      <w:r w:rsidRPr="00B510B4">
        <w:rPr>
          <w:rStyle w:val="apple-converted-space"/>
          <w:rFonts w:ascii="Times New Roman" w:hAnsi="Times New Roman"/>
        </w:rPr>
        <w:t> </w:t>
      </w:r>
      <w:r w:rsidRPr="00B510B4">
        <w:rPr>
          <w:rFonts w:ascii="Times New Roman" w:hAnsi="Times New Roman" w:cs="Times New Roman"/>
        </w:rPr>
        <w:t>note, Pub. L. 103-182, 108-77, 108-78, 108-286, 108-302, 109-53, 109-169, 109-283, 110-138, 112-41, 112-42, and 112-43).</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(ii) Alternate I (Mar 2012) of</w:t>
      </w:r>
      <w:r w:rsidRPr="00B510B4">
        <w:rPr>
          <w:rStyle w:val="apple-converted-space"/>
          <w:rFonts w:ascii="Times New Roman" w:hAnsi="Times New Roman"/>
        </w:rPr>
        <w:t> </w:t>
      </w:r>
      <w:hyperlink r:id="rId148" w:anchor="wp1169038" w:history="1">
        <w:r w:rsidRPr="00B510B4">
          <w:rPr>
            <w:rStyle w:val="Hyperlink"/>
            <w:rFonts w:ascii="Times New Roman" w:hAnsi="Times New Roman" w:cs="Times New Roman"/>
            <w:color w:val="9999CC"/>
          </w:rPr>
          <w:t>52.225-3</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(iii) Alternate II (Mar 2012) of</w:t>
      </w:r>
      <w:r w:rsidRPr="00B510B4">
        <w:rPr>
          <w:rStyle w:val="apple-converted-space"/>
          <w:rFonts w:ascii="Times New Roman" w:hAnsi="Times New Roman"/>
        </w:rPr>
        <w:t> </w:t>
      </w:r>
      <w:hyperlink r:id="rId149" w:anchor="wp1169038" w:history="1">
        <w:r w:rsidRPr="00B510B4">
          <w:rPr>
            <w:rStyle w:val="Hyperlink"/>
            <w:rFonts w:ascii="Times New Roman" w:hAnsi="Times New Roman" w:cs="Times New Roman"/>
            <w:color w:val="9999CC"/>
          </w:rPr>
          <w:t>52.225-3</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(iv) Alternate III (Nov 2012) of</w:t>
      </w:r>
      <w:r w:rsidRPr="00B510B4">
        <w:rPr>
          <w:rStyle w:val="apple-converted-space"/>
          <w:rFonts w:ascii="Times New Roman" w:hAnsi="Times New Roman"/>
        </w:rPr>
        <w:t> </w:t>
      </w:r>
      <w:hyperlink r:id="rId150" w:anchor="wp1169038" w:history="1">
        <w:r w:rsidRPr="00B510B4">
          <w:rPr>
            <w:rStyle w:val="Hyperlink"/>
            <w:rFonts w:ascii="Times New Roman" w:hAnsi="Times New Roman" w:cs="Times New Roman"/>
            <w:color w:val="9999CC"/>
          </w:rPr>
          <w:t>52.225-3</w:t>
        </w:r>
      </w:hyperlink>
      <w:r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(41)</w:t>
      </w:r>
      <w:r w:rsidR="00B510B4" w:rsidRPr="00B510B4">
        <w:rPr>
          <w:rStyle w:val="apple-converted-space"/>
          <w:rFonts w:ascii="Times New Roman" w:hAnsi="Times New Roman"/>
        </w:rPr>
        <w:t> </w:t>
      </w:r>
      <w:hyperlink r:id="rId151" w:anchor="wp1169151" w:history="1">
        <w:r w:rsidR="00B510B4" w:rsidRPr="00B510B4">
          <w:rPr>
            <w:rStyle w:val="Hyperlink"/>
            <w:rFonts w:ascii="Times New Roman" w:hAnsi="Times New Roman" w:cs="Times New Roman"/>
            <w:color w:val="9999CC"/>
          </w:rPr>
          <w:t>52.225-5</w:t>
        </w:r>
      </w:hyperlink>
      <w:r w:rsidR="00B510B4" w:rsidRPr="00B510B4">
        <w:rPr>
          <w:rFonts w:ascii="Times New Roman" w:hAnsi="Times New Roman" w:cs="Times New Roman"/>
        </w:rPr>
        <w:t>, Trade Agreements (</w:t>
      </w:r>
      <w:r w:rsidR="00B510B4" w:rsidRPr="00B510B4">
        <w:rPr>
          <w:rFonts w:ascii="Times New Roman" w:hAnsi="Times New Roman" w:cs="Times New Roman"/>
          <w:smallCaps/>
        </w:rPr>
        <w:t>Nov 2012</w:t>
      </w:r>
      <w:r w:rsidR="00B510B4" w:rsidRPr="00B510B4">
        <w:rPr>
          <w:rFonts w:ascii="Times New Roman" w:hAnsi="Times New Roman" w:cs="Times New Roman"/>
        </w:rPr>
        <w:t>) (</w:t>
      </w:r>
      <w:hyperlink r:id="rId152" w:history="1">
        <w:r w:rsidR="00B510B4" w:rsidRPr="00B510B4">
          <w:rPr>
            <w:rStyle w:val="Hyperlink"/>
            <w:rFonts w:ascii="Times New Roman" w:hAnsi="Times New Roman" w:cs="Times New Roman"/>
            <w:color w:val="9999CC"/>
          </w:rPr>
          <w:t>19 U.S.C. 2501</w:t>
        </w:r>
      </w:hyperlink>
      <w:r w:rsidR="00B510B4" w:rsidRPr="00B510B4">
        <w:rPr>
          <w:rFonts w:ascii="Times New Roman" w:hAnsi="Times New Roman" w:cs="Times New Roman"/>
        </w:rPr>
        <w:t>,</w:t>
      </w:r>
      <w:r w:rsidR="00B510B4" w:rsidRPr="00B510B4">
        <w:rPr>
          <w:rStyle w:val="apple-converted-space"/>
          <w:rFonts w:ascii="Times New Roman" w:hAnsi="Times New Roman"/>
        </w:rPr>
        <w:t> </w:t>
      </w:r>
      <w:r w:rsidR="00B510B4" w:rsidRPr="00B510B4">
        <w:rPr>
          <w:rStyle w:val="Emphasis"/>
          <w:rFonts w:ascii="Times New Roman" w:hAnsi="Times New Roman" w:cs="Times New Roman"/>
        </w:rPr>
        <w:t>et seq</w:t>
      </w:r>
      <w:r w:rsidR="00B510B4" w:rsidRPr="00B510B4">
        <w:rPr>
          <w:rFonts w:ascii="Times New Roman" w:hAnsi="Times New Roman" w:cs="Times New Roman"/>
        </w:rPr>
        <w:t>.,</w:t>
      </w:r>
      <w:r w:rsidR="00B510B4" w:rsidRPr="00B510B4">
        <w:rPr>
          <w:rStyle w:val="apple-converted-space"/>
          <w:rFonts w:ascii="Times New Roman" w:hAnsi="Times New Roman"/>
        </w:rPr>
        <w:t> </w:t>
      </w:r>
      <w:hyperlink r:id="rId153" w:history="1">
        <w:r w:rsidR="00B510B4" w:rsidRPr="00B510B4">
          <w:rPr>
            <w:rStyle w:val="Hyperlink"/>
            <w:rFonts w:ascii="Times New Roman" w:hAnsi="Times New Roman" w:cs="Times New Roman"/>
            <w:color w:val="9999CC"/>
          </w:rPr>
          <w:t>19 U.S.C. 3301</w:t>
        </w:r>
      </w:hyperlink>
      <w:r w:rsidR="00B510B4" w:rsidRPr="00B510B4">
        <w:rPr>
          <w:rStyle w:val="apple-converted-space"/>
          <w:rFonts w:ascii="Times New Roman" w:hAnsi="Times New Roman"/>
        </w:rPr>
        <w:t> </w:t>
      </w:r>
      <w:r w:rsidR="00B510B4" w:rsidRPr="00B510B4">
        <w:rPr>
          <w:rFonts w:ascii="Times New Roman" w:hAnsi="Times New Roman" w:cs="Times New Roman"/>
        </w:rPr>
        <w:t>note).</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(42)</w:t>
      </w:r>
      <w:r w:rsidR="00B510B4" w:rsidRPr="00B510B4">
        <w:rPr>
          <w:rStyle w:val="apple-converted-space"/>
          <w:rFonts w:ascii="Times New Roman" w:hAnsi="Times New Roman"/>
        </w:rPr>
        <w:t> </w:t>
      </w:r>
      <w:hyperlink r:id="rId154" w:anchor="wp1169608" w:history="1">
        <w:r w:rsidR="00B510B4" w:rsidRPr="00B510B4">
          <w:rPr>
            <w:rStyle w:val="Hyperlink"/>
            <w:rFonts w:ascii="Times New Roman" w:hAnsi="Times New Roman" w:cs="Times New Roman"/>
            <w:color w:val="9999CC"/>
          </w:rPr>
          <w:t>52.225-13</w:t>
        </w:r>
      </w:hyperlink>
      <w:r w:rsidR="00B510B4" w:rsidRPr="00B510B4">
        <w:rPr>
          <w:rFonts w:ascii="Times New Roman" w:hAnsi="Times New Roman" w:cs="Times New Roman"/>
        </w:rPr>
        <w:t>, Restrictions on Certain Foreign Purchases (June</w:t>
      </w:r>
      <w:r w:rsidR="00B510B4" w:rsidRPr="00B510B4">
        <w:rPr>
          <w:rFonts w:ascii="Times New Roman" w:hAnsi="Times New Roman" w:cs="Times New Roman"/>
          <w:smallCaps/>
        </w:rPr>
        <w:t> </w:t>
      </w:r>
      <w:r w:rsidR="00B510B4" w:rsidRPr="00B510B4">
        <w:rPr>
          <w:rFonts w:ascii="Times New Roman" w:hAnsi="Times New Roman" w:cs="Times New Roman"/>
        </w:rPr>
        <w:t>2008) (E.O.’s, proclamations, and statutes administered by the Office of Foreign Assets Control of the Department of the Treasury).</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(43)</w:t>
      </w:r>
      <w:r w:rsidRPr="00B510B4">
        <w:rPr>
          <w:rStyle w:val="apple-converted-space"/>
          <w:rFonts w:ascii="Times New Roman" w:hAnsi="Times New Roman"/>
        </w:rPr>
        <w:t> </w:t>
      </w:r>
      <w:hyperlink r:id="rId155" w:anchor="wp1192524" w:history="1">
        <w:r w:rsidRPr="00B510B4">
          <w:rPr>
            <w:rStyle w:val="Hyperlink"/>
            <w:rFonts w:ascii="Times New Roman" w:hAnsi="Times New Roman" w:cs="Times New Roman"/>
            <w:color w:val="9999CC"/>
          </w:rPr>
          <w:t>52.225-26</w:t>
        </w:r>
      </w:hyperlink>
      <w:r w:rsidRPr="00B510B4">
        <w:rPr>
          <w:rFonts w:ascii="Times New Roman" w:hAnsi="Times New Roman" w:cs="Times New Roman"/>
        </w:rPr>
        <w:t>, Contractors Performing Private Security Functions Outside the United States (Jul 2013) (Section 862, as amended, of the National Defense Authorization Act for Fiscal Year 2008;</w:t>
      </w:r>
      <w:hyperlink r:id="rId156" w:history="1">
        <w:r w:rsidRPr="00B510B4">
          <w:rPr>
            <w:rStyle w:val="apple-converted-space"/>
            <w:rFonts w:ascii="Times New Roman" w:hAnsi="Times New Roman"/>
            <w:color w:val="9999CC"/>
          </w:rPr>
          <w:t> </w:t>
        </w:r>
        <w:r w:rsidRPr="00B510B4">
          <w:rPr>
            <w:rStyle w:val="Hyperlink"/>
            <w:rFonts w:ascii="Times New Roman" w:hAnsi="Times New Roman" w:cs="Times New Roman"/>
            <w:color w:val="9999CC"/>
          </w:rPr>
          <w:t>10 U.S.C. 2302 Note)</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(44)</w:t>
      </w:r>
      <w:r w:rsidRPr="00B510B4">
        <w:rPr>
          <w:rStyle w:val="apple-converted-space"/>
          <w:rFonts w:ascii="Times New Roman" w:hAnsi="Times New Roman"/>
        </w:rPr>
        <w:t> </w:t>
      </w:r>
      <w:hyperlink r:id="rId157" w:anchor="wp1173773" w:history="1">
        <w:r w:rsidRPr="00B510B4">
          <w:rPr>
            <w:rStyle w:val="Hyperlink"/>
            <w:rFonts w:ascii="Times New Roman" w:hAnsi="Times New Roman" w:cs="Times New Roman"/>
            <w:color w:val="9999CC"/>
          </w:rPr>
          <w:t>52.226-4</w:t>
        </w:r>
      </w:hyperlink>
      <w:r w:rsidRPr="00B510B4">
        <w:rPr>
          <w:rFonts w:ascii="Times New Roman" w:hAnsi="Times New Roman" w:cs="Times New Roman"/>
        </w:rPr>
        <w:t>, Notice of Disaster or Emergency Area Set-Aside (Nov 2007) (</w:t>
      </w:r>
      <w:hyperlink r:id="rId158" w:history="1">
        <w:r w:rsidRPr="00B510B4">
          <w:rPr>
            <w:rStyle w:val="Hyperlink"/>
            <w:rFonts w:ascii="Times New Roman" w:hAnsi="Times New Roman" w:cs="Times New Roman"/>
            <w:color w:val="9999CC"/>
          </w:rPr>
          <w:t>42 U.S.C. 5150</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(45)</w:t>
      </w:r>
      <w:r w:rsidRPr="00B510B4">
        <w:rPr>
          <w:rStyle w:val="apple-converted-space"/>
          <w:rFonts w:ascii="Times New Roman" w:hAnsi="Times New Roman"/>
        </w:rPr>
        <w:t> </w:t>
      </w:r>
      <w:hyperlink r:id="rId159" w:anchor="wp1173393" w:history="1">
        <w:r w:rsidRPr="00B510B4">
          <w:rPr>
            <w:rStyle w:val="Hyperlink"/>
            <w:rFonts w:ascii="Times New Roman" w:hAnsi="Times New Roman" w:cs="Times New Roman"/>
            <w:color w:val="9999CC"/>
          </w:rPr>
          <w:t>52.226-5</w:t>
        </w:r>
      </w:hyperlink>
      <w:r w:rsidRPr="00B510B4">
        <w:rPr>
          <w:rFonts w:ascii="Times New Roman" w:hAnsi="Times New Roman" w:cs="Times New Roman"/>
        </w:rPr>
        <w:t>, Restrictions on Subcontracting Outside Disaster or Emergency Area (Nov 2007) (</w:t>
      </w:r>
      <w:hyperlink r:id="rId160" w:history="1">
        <w:r w:rsidRPr="00B510B4">
          <w:rPr>
            <w:rStyle w:val="Hyperlink"/>
            <w:rFonts w:ascii="Times New Roman" w:hAnsi="Times New Roman" w:cs="Times New Roman"/>
            <w:color w:val="9999CC"/>
          </w:rPr>
          <w:t>42 U.S.C. 5150</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(46)</w:t>
      </w:r>
      <w:r w:rsidRPr="00B510B4">
        <w:rPr>
          <w:rStyle w:val="apple-converted-space"/>
          <w:rFonts w:ascii="Times New Roman" w:hAnsi="Times New Roman"/>
        </w:rPr>
        <w:t> </w:t>
      </w:r>
      <w:hyperlink r:id="rId161" w:anchor="wp1153230" w:history="1">
        <w:r w:rsidRPr="00B510B4">
          <w:rPr>
            <w:rStyle w:val="Hyperlink"/>
            <w:rFonts w:ascii="Times New Roman" w:hAnsi="Times New Roman" w:cs="Times New Roman"/>
            <w:color w:val="9999CC"/>
          </w:rPr>
          <w:t>52.232-29</w:t>
        </w:r>
      </w:hyperlink>
      <w:r w:rsidRPr="00B510B4">
        <w:rPr>
          <w:rFonts w:ascii="Times New Roman" w:hAnsi="Times New Roman" w:cs="Times New Roman"/>
        </w:rPr>
        <w:t>, Terms for Financing of Purchases of Commercial Items (Feb 2002) (</w:t>
      </w:r>
      <w:hyperlink r:id="rId162" w:history="1">
        <w:r w:rsidRPr="00B510B4">
          <w:rPr>
            <w:rStyle w:val="Hyperlink"/>
            <w:rFonts w:ascii="Times New Roman" w:hAnsi="Times New Roman" w:cs="Times New Roman"/>
            <w:color w:val="9999CC"/>
          </w:rPr>
          <w:t>41 U.S.C. 255(f)</w:t>
        </w:r>
      </w:hyperlink>
      <w:r w:rsidRPr="00B510B4">
        <w:rPr>
          <w:rFonts w:ascii="Times New Roman" w:hAnsi="Times New Roman" w:cs="Times New Roman"/>
        </w:rPr>
        <w:t>,</w:t>
      </w:r>
      <w:r w:rsidRPr="00B510B4">
        <w:rPr>
          <w:rStyle w:val="apple-converted-space"/>
          <w:rFonts w:ascii="Times New Roman" w:hAnsi="Times New Roman"/>
        </w:rPr>
        <w:t> </w:t>
      </w:r>
      <w:hyperlink r:id="rId163" w:history="1">
        <w:r w:rsidRPr="00B510B4">
          <w:rPr>
            <w:rStyle w:val="Hyperlink"/>
            <w:rFonts w:ascii="Times New Roman" w:hAnsi="Times New Roman" w:cs="Times New Roman"/>
            <w:color w:val="9999CC"/>
          </w:rPr>
          <w:t>10 U.S.C. 2307(f)</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(47)</w:t>
      </w:r>
      <w:r w:rsidRPr="00B510B4">
        <w:rPr>
          <w:rStyle w:val="apple-converted-space"/>
          <w:rFonts w:ascii="Times New Roman" w:hAnsi="Times New Roman"/>
        </w:rPr>
        <w:t> </w:t>
      </w:r>
      <w:hyperlink r:id="rId164" w:anchor="wp1153252" w:history="1">
        <w:r w:rsidRPr="00B510B4">
          <w:rPr>
            <w:rStyle w:val="Hyperlink"/>
            <w:rFonts w:ascii="Times New Roman" w:hAnsi="Times New Roman" w:cs="Times New Roman"/>
            <w:color w:val="9999CC"/>
          </w:rPr>
          <w:t>52.232-30</w:t>
        </w:r>
      </w:hyperlink>
      <w:r w:rsidRPr="00B510B4">
        <w:rPr>
          <w:rFonts w:ascii="Times New Roman" w:hAnsi="Times New Roman" w:cs="Times New Roman"/>
        </w:rPr>
        <w:t>, Installment Payments for Commercial Items (Oct 1995) (</w:t>
      </w:r>
      <w:hyperlink r:id="rId165" w:history="1">
        <w:r w:rsidRPr="00B510B4">
          <w:rPr>
            <w:rStyle w:val="Hyperlink"/>
            <w:rFonts w:ascii="Times New Roman" w:hAnsi="Times New Roman" w:cs="Times New Roman"/>
            <w:color w:val="9999CC"/>
          </w:rPr>
          <w:t>41 U.S.C. 255(f)</w:t>
        </w:r>
      </w:hyperlink>
      <w:r w:rsidRPr="00B510B4">
        <w:rPr>
          <w:rFonts w:ascii="Times New Roman" w:hAnsi="Times New Roman" w:cs="Times New Roman"/>
        </w:rPr>
        <w:t>,</w:t>
      </w:r>
      <w:r w:rsidRPr="00B510B4">
        <w:rPr>
          <w:rStyle w:val="apple-converted-space"/>
          <w:rFonts w:ascii="Times New Roman" w:hAnsi="Times New Roman"/>
        </w:rPr>
        <w:t> </w:t>
      </w:r>
      <w:hyperlink r:id="rId166" w:history="1">
        <w:r w:rsidRPr="00B510B4">
          <w:rPr>
            <w:rStyle w:val="Hyperlink"/>
            <w:rFonts w:ascii="Times New Roman" w:hAnsi="Times New Roman" w:cs="Times New Roman"/>
            <w:color w:val="9999CC"/>
          </w:rPr>
          <w:t>10 U.S.C. 2307(f)</w:t>
        </w:r>
      </w:hyperlink>
      <w:r w:rsidRPr="00B510B4">
        <w:rPr>
          <w:rFonts w:ascii="Times New Roman" w:hAnsi="Times New Roman" w:cs="Times New Roman"/>
        </w:rPr>
        <w:t>).</w:t>
      </w:r>
    </w:p>
    <w:p w:rsidR="00DE0502" w:rsidRPr="00DE0502" w:rsidRDefault="00DE050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(48)</w:t>
      </w:r>
      <w:r w:rsidR="00B510B4" w:rsidRPr="00B510B4">
        <w:rPr>
          <w:rStyle w:val="apple-converted-space"/>
          <w:rFonts w:ascii="Times New Roman" w:hAnsi="Times New Roman"/>
        </w:rPr>
        <w:t> </w:t>
      </w:r>
      <w:hyperlink r:id="rId167" w:anchor="wp1153351" w:history="1">
        <w:r w:rsidR="00B510B4" w:rsidRPr="00B510B4">
          <w:rPr>
            <w:rStyle w:val="Hyperlink"/>
            <w:rFonts w:ascii="Times New Roman" w:hAnsi="Times New Roman" w:cs="Times New Roman"/>
            <w:color w:val="9999CC"/>
          </w:rPr>
          <w:t>52.232-33</w:t>
        </w:r>
      </w:hyperlink>
      <w:r w:rsidR="00B510B4" w:rsidRPr="00B510B4">
        <w:rPr>
          <w:rFonts w:ascii="Times New Roman" w:hAnsi="Times New Roman" w:cs="Times New Roman"/>
        </w:rPr>
        <w:t>, Payment by Electronic Funds Transfer—System for Award Management (Jul 2013) (</w:t>
      </w:r>
      <w:hyperlink r:id="rId168" w:history="1">
        <w:r w:rsidR="00B510B4" w:rsidRPr="00B510B4">
          <w:rPr>
            <w:rStyle w:val="Hyperlink"/>
            <w:rFonts w:ascii="Times New Roman" w:hAnsi="Times New Roman" w:cs="Times New Roman"/>
            <w:color w:val="9999CC"/>
          </w:rPr>
          <w:t>31 U.S.C. 3332</w:t>
        </w:r>
      </w:hyperlink>
      <w:r w:rsidR="00B510B4"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(49)</w:t>
      </w:r>
      <w:r w:rsidRPr="00B510B4">
        <w:rPr>
          <w:rStyle w:val="apple-converted-space"/>
          <w:rFonts w:ascii="Times New Roman" w:hAnsi="Times New Roman"/>
        </w:rPr>
        <w:t> </w:t>
      </w:r>
      <w:hyperlink r:id="rId169" w:anchor="wp1153375" w:history="1">
        <w:r w:rsidRPr="00B510B4">
          <w:rPr>
            <w:rStyle w:val="Hyperlink"/>
            <w:rFonts w:ascii="Times New Roman" w:hAnsi="Times New Roman" w:cs="Times New Roman"/>
            <w:color w:val="9999CC"/>
          </w:rPr>
          <w:t>52.232-34</w:t>
        </w:r>
      </w:hyperlink>
      <w:r w:rsidRPr="00B510B4">
        <w:rPr>
          <w:rFonts w:ascii="Times New Roman" w:hAnsi="Times New Roman" w:cs="Times New Roman"/>
        </w:rPr>
        <w:t>, Payment by Electronic Funds Transfer—Other than System for Award Management (Jul 2013) (</w:t>
      </w:r>
      <w:hyperlink r:id="rId170" w:history="1">
        <w:r w:rsidRPr="00B510B4">
          <w:rPr>
            <w:rStyle w:val="Hyperlink"/>
            <w:rFonts w:ascii="Times New Roman" w:hAnsi="Times New Roman" w:cs="Times New Roman"/>
            <w:color w:val="9999CC"/>
          </w:rPr>
          <w:t>31 U.S.C. 3332</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(50)</w:t>
      </w:r>
      <w:r w:rsidRPr="00B510B4">
        <w:rPr>
          <w:rStyle w:val="apple-converted-space"/>
          <w:rFonts w:ascii="Times New Roman" w:hAnsi="Times New Roman"/>
        </w:rPr>
        <w:t> </w:t>
      </w:r>
      <w:hyperlink r:id="rId171" w:anchor="wp1153445" w:history="1">
        <w:r w:rsidRPr="00B510B4">
          <w:rPr>
            <w:rStyle w:val="Hyperlink"/>
            <w:rFonts w:ascii="Times New Roman" w:hAnsi="Times New Roman" w:cs="Times New Roman"/>
            <w:color w:val="9999CC"/>
          </w:rPr>
          <w:t>52.232-36</w:t>
        </w:r>
      </w:hyperlink>
      <w:r w:rsidRPr="00B510B4">
        <w:rPr>
          <w:rFonts w:ascii="Times New Roman" w:hAnsi="Times New Roman" w:cs="Times New Roman"/>
        </w:rPr>
        <w:t>, Payment by Third Party (Jul 2013) (</w:t>
      </w:r>
      <w:hyperlink r:id="rId172" w:history="1">
        <w:r w:rsidRPr="00B510B4">
          <w:rPr>
            <w:rStyle w:val="Hyperlink"/>
            <w:rFonts w:ascii="Times New Roman" w:hAnsi="Times New Roman" w:cs="Times New Roman"/>
            <w:color w:val="9999CC"/>
          </w:rPr>
          <w:t>31 U.S.C. 3332</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lastRenderedPageBreak/>
        <w:t>__ (51)</w:t>
      </w:r>
      <w:r w:rsidRPr="00B510B4">
        <w:rPr>
          <w:rStyle w:val="apple-converted-space"/>
          <w:rFonts w:ascii="Times New Roman" w:hAnsi="Times New Roman"/>
        </w:rPr>
        <w:t> </w:t>
      </w:r>
      <w:hyperlink r:id="rId173" w:anchor="wp1113650" w:history="1">
        <w:r w:rsidRPr="00B510B4">
          <w:rPr>
            <w:rStyle w:val="Hyperlink"/>
            <w:rFonts w:ascii="Times New Roman" w:hAnsi="Times New Roman" w:cs="Times New Roman"/>
            <w:color w:val="9999CC"/>
          </w:rPr>
          <w:t>52.239-1</w:t>
        </w:r>
      </w:hyperlink>
      <w:r w:rsidRPr="00B510B4">
        <w:rPr>
          <w:rFonts w:ascii="Times New Roman" w:hAnsi="Times New Roman" w:cs="Times New Roman"/>
        </w:rPr>
        <w:t>, Privacy or Security Safeguards (Aug 1996) (</w:t>
      </w:r>
      <w:hyperlink r:id="rId174" w:history="1">
        <w:r w:rsidRPr="00B510B4">
          <w:rPr>
            <w:rStyle w:val="Hyperlink"/>
            <w:rFonts w:ascii="Times New Roman" w:hAnsi="Times New Roman" w:cs="Times New Roman"/>
            <w:color w:val="9999CC"/>
          </w:rPr>
          <w:t>5 U.S.C. 552a</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(52)(i)  </w:t>
      </w:r>
      <w:hyperlink r:id="rId175" w:anchor="wp1156217" w:history="1">
        <w:r w:rsidRPr="00B510B4">
          <w:rPr>
            <w:rStyle w:val="Hyperlink"/>
            <w:rFonts w:ascii="Times New Roman" w:hAnsi="Times New Roman" w:cs="Times New Roman"/>
            <w:color w:val="9999CC"/>
          </w:rPr>
          <w:t>52.247-64</w:t>
        </w:r>
      </w:hyperlink>
      <w:r w:rsidRPr="00B510B4">
        <w:rPr>
          <w:rFonts w:ascii="Times New Roman" w:hAnsi="Times New Roman" w:cs="Times New Roman"/>
        </w:rPr>
        <w:t>, Preference for Privately Owned U.S.-Flag Commercial Vessels (Feb 2006) (</w:t>
      </w:r>
      <w:hyperlink r:id="rId176" w:history="1">
        <w:r w:rsidRPr="00B510B4">
          <w:rPr>
            <w:rStyle w:val="Hyperlink"/>
            <w:rFonts w:ascii="Times New Roman" w:hAnsi="Times New Roman" w:cs="Times New Roman"/>
            <w:color w:val="9999CC"/>
          </w:rPr>
          <w:t>46 U.S.C. Appx. 1241(b)</w:t>
        </w:r>
      </w:hyperlink>
      <w:r w:rsidRPr="00B510B4">
        <w:rPr>
          <w:rStyle w:val="apple-converted-space"/>
          <w:rFonts w:ascii="Times New Roman" w:hAnsi="Times New Roman"/>
        </w:rPr>
        <w:t> </w:t>
      </w:r>
      <w:r w:rsidRPr="00B510B4">
        <w:rPr>
          <w:rFonts w:ascii="Times New Roman" w:hAnsi="Times New Roman" w:cs="Times New Roman"/>
        </w:rPr>
        <w:t>and</w:t>
      </w:r>
      <w:r w:rsidRPr="00B510B4">
        <w:rPr>
          <w:rStyle w:val="apple-converted-space"/>
          <w:rFonts w:ascii="Times New Roman" w:hAnsi="Times New Roman"/>
        </w:rPr>
        <w:t> </w:t>
      </w:r>
      <w:hyperlink r:id="rId177" w:history="1">
        <w:r w:rsidRPr="00B510B4">
          <w:rPr>
            <w:rStyle w:val="Hyperlink"/>
            <w:rFonts w:ascii="Times New Roman" w:hAnsi="Times New Roman" w:cs="Times New Roman"/>
            <w:color w:val="9999CC"/>
          </w:rPr>
          <w:t>10 U.S.C. 2631</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__ (ii) Alternate I (Apr 2003) of</w:t>
      </w:r>
      <w:r w:rsidRPr="00B510B4">
        <w:rPr>
          <w:rStyle w:val="apple-converted-space"/>
          <w:rFonts w:ascii="Times New Roman" w:hAnsi="Times New Roman"/>
        </w:rPr>
        <w:t> </w:t>
      </w:r>
      <w:hyperlink r:id="rId178" w:anchor="wp1156217" w:history="1">
        <w:r w:rsidRPr="00B510B4">
          <w:rPr>
            <w:rStyle w:val="Hyperlink"/>
            <w:rFonts w:ascii="Times New Roman" w:hAnsi="Times New Roman" w:cs="Times New Roman"/>
            <w:color w:val="9999CC"/>
          </w:rPr>
          <w:t>52.247-64</w:t>
        </w:r>
      </w:hyperlink>
      <w:r w:rsidRPr="00B510B4">
        <w:rPr>
          <w:rFonts w:ascii="Times New Roman" w:hAnsi="Times New Roman" w:cs="Times New Roman"/>
        </w:rPr>
        <w:t>.</w:t>
      </w:r>
    </w:p>
    <w:p w:rsidR="00DE0502" w:rsidRPr="00DE0502" w:rsidRDefault="00B510B4" w:rsidP="00DE0502">
      <w:pPr>
        <w:pStyle w:val="pbody"/>
        <w:spacing w:line="180" w:lineRule="atLeast"/>
        <w:rPr>
          <w:rFonts w:ascii="Times New Roman" w:hAnsi="Times New Roman" w:cs="Times New Roman"/>
        </w:rPr>
      </w:pPr>
      <w:r w:rsidRPr="00B510B4">
        <w:rPr>
          <w:rFonts w:ascii="Times New Roman" w:hAnsi="Times New Roman" w:cs="Times New Roman"/>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items:</w:t>
      </w:r>
    </w:p>
    <w:p w:rsidR="00DE0502" w:rsidRPr="00DE0502" w:rsidRDefault="00A911D2" w:rsidP="00DE0502">
      <w:pPr>
        <w:pStyle w:val="pindented1"/>
        <w:spacing w:line="180" w:lineRule="atLeast"/>
        <w:rPr>
          <w:rFonts w:ascii="Times New Roman" w:hAnsi="Times New Roman" w:cs="Times New Roman"/>
        </w:rPr>
      </w:pPr>
      <w:r>
        <w:rPr>
          <w:rFonts w:ascii="Times New Roman" w:hAnsi="Times New Roman" w:cs="Times New Roman"/>
          <w:u w:val="single"/>
        </w:rPr>
        <w:t>X</w:t>
      </w:r>
      <w:r w:rsidR="00B510B4" w:rsidRPr="00B510B4">
        <w:rPr>
          <w:rFonts w:ascii="Times New Roman" w:hAnsi="Times New Roman" w:cs="Times New Roman"/>
        </w:rPr>
        <w:t xml:space="preserve"> (1)</w:t>
      </w:r>
      <w:r w:rsidR="00B510B4" w:rsidRPr="00B510B4">
        <w:rPr>
          <w:rStyle w:val="apple-converted-space"/>
          <w:rFonts w:ascii="Times New Roman" w:hAnsi="Times New Roman"/>
        </w:rPr>
        <w:t> </w:t>
      </w:r>
      <w:hyperlink r:id="rId179" w:anchor="wp1160021" w:history="1">
        <w:r w:rsidR="00B510B4" w:rsidRPr="00B510B4">
          <w:rPr>
            <w:rStyle w:val="Hyperlink"/>
            <w:rFonts w:ascii="Times New Roman" w:hAnsi="Times New Roman" w:cs="Times New Roman"/>
            <w:color w:val="9999CC"/>
          </w:rPr>
          <w:t>52.222-41</w:t>
        </w:r>
      </w:hyperlink>
      <w:r w:rsidR="00B510B4" w:rsidRPr="00B510B4">
        <w:rPr>
          <w:rFonts w:ascii="Times New Roman" w:hAnsi="Times New Roman" w:cs="Times New Roman"/>
        </w:rPr>
        <w:t>, Service Contract Act of 1965 (Nov 2007) (</w:t>
      </w:r>
      <w:hyperlink r:id="rId180" w:history="1">
        <w:r w:rsidR="00B510B4" w:rsidRPr="00B510B4">
          <w:rPr>
            <w:rStyle w:val="Hyperlink"/>
            <w:rFonts w:ascii="Times New Roman" w:hAnsi="Times New Roman" w:cs="Times New Roman"/>
            <w:color w:val="9999CC"/>
          </w:rPr>
          <w:t>41 U.S.C. 351</w:t>
        </w:r>
      </w:hyperlink>
      <w:r w:rsidR="00B510B4" w:rsidRPr="00B510B4">
        <w:rPr>
          <w:rFonts w:ascii="Times New Roman" w:hAnsi="Times New Roman" w:cs="Times New Roman"/>
        </w:rPr>
        <w:t>,</w:t>
      </w:r>
      <w:r w:rsidR="00B510B4" w:rsidRPr="00B510B4">
        <w:rPr>
          <w:rStyle w:val="apple-converted-space"/>
          <w:rFonts w:ascii="Times New Roman" w:hAnsi="Times New Roman"/>
        </w:rPr>
        <w:t> </w:t>
      </w:r>
      <w:r w:rsidR="00B510B4" w:rsidRPr="00B510B4">
        <w:rPr>
          <w:rStyle w:val="Emphasis"/>
          <w:rFonts w:ascii="Times New Roman" w:hAnsi="Times New Roman" w:cs="Times New Roman"/>
        </w:rPr>
        <w:t>et seq</w:t>
      </w:r>
      <w:r w:rsidR="00B510B4"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(2)</w:t>
      </w:r>
      <w:r w:rsidRPr="00B510B4">
        <w:rPr>
          <w:rStyle w:val="apple-converted-space"/>
          <w:rFonts w:ascii="Times New Roman" w:hAnsi="Times New Roman"/>
        </w:rPr>
        <w:t> </w:t>
      </w:r>
      <w:hyperlink r:id="rId181" w:anchor="wp1153423" w:history="1">
        <w:r w:rsidRPr="00B510B4">
          <w:rPr>
            <w:rStyle w:val="Hyperlink"/>
            <w:rFonts w:ascii="Times New Roman" w:hAnsi="Times New Roman" w:cs="Times New Roman"/>
            <w:color w:val="9999CC"/>
          </w:rPr>
          <w:t>52.222-42</w:t>
        </w:r>
      </w:hyperlink>
      <w:r w:rsidRPr="00B510B4">
        <w:rPr>
          <w:rFonts w:ascii="Times New Roman" w:hAnsi="Times New Roman" w:cs="Times New Roman"/>
        </w:rPr>
        <w:t>, Statement of Equivalent Rates for Federal Hires (May 1989) (</w:t>
      </w:r>
      <w:hyperlink r:id="rId182" w:history="1">
        <w:r w:rsidRPr="00B510B4">
          <w:rPr>
            <w:rStyle w:val="Hyperlink"/>
            <w:rFonts w:ascii="Times New Roman" w:hAnsi="Times New Roman" w:cs="Times New Roman"/>
            <w:color w:val="9999CC"/>
          </w:rPr>
          <w:t>29 U.S.C. 206</w:t>
        </w:r>
      </w:hyperlink>
      <w:r w:rsidRPr="00B510B4">
        <w:rPr>
          <w:rStyle w:val="apple-converted-space"/>
          <w:rFonts w:ascii="Times New Roman" w:hAnsi="Times New Roman"/>
        </w:rPr>
        <w:t> </w:t>
      </w:r>
      <w:r w:rsidRPr="00B510B4">
        <w:rPr>
          <w:rFonts w:ascii="Times New Roman" w:hAnsi="Times New Roman" w:cs="Times New Roman"/>
        </w:rPr>
        <w:t>and</w:t>
      </w:r>
      <w:r w:rsidRPr="00B510B4">
        <w:rPr>
          <w:rStyle w:val="apple-converted-space"/>
          <w:rFonts w:ascii="Times New Roman" w:hAnsi="Times New Roman"/>
        </w:rPr>
        <w:t> </w:t>
      </w:r>
      <w:hyperlink r:id="rId183" w:history="1">
        <w:r w:rsidRPr="00B510B4">
          <w:rPr>
            <w:rStyle w:val="Hyperlink"/>
            <w:rFonts w:ascii="Times New Roman" w:hAnsi="Times New Roman" w:cs="Times New Roman"/>
            <w:color w:val="9999CC"/>
          </w:rPr>
          <w:t>41 U.S.C. 351</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et seq</w:t>
      </w:r>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(3)</w:t>
      </w:r>
      <w:r w:rsidRPr="00B510B4">
        <w:rPr>
          <w:rStyle w:val="apple-converted-space"/>
          <w:rFonts w:ascii="Times New Roman" w:hAnsi="Times New Roman"/>
        </w:rPr>
        <w:t> </w:t>
      </w:r>
      <w:hyperlink r:id="rId184" w:anchor="wp1148260" w:history="1">
        <w:r w:rsidRPr="00B510B4">
          <w:rPr>
            <w:rStyle w:val="Hyperlink"/>
            <w:rFonts w:ascii="Times New Roman" w:hAnsi="Times New Roman" w:cs="Times New Roman"/>
            <w:color w:val="9999CC"/>
          </w:rPr>
          <w:t>52.222-43</w:t>
        </w:r>
      </w:hyperlink>
      <w:r w:rsidRPr="00B510B4">
        <w:rPr>
          <w:rFonts w:ascii="Times New Roman" w:hAnsi="Times New Roman" w:cs="Times New Roman"/>
        </w:rPr>
        <w:t>, Fair Labor Standards Act and Service Contract Act—Price Adjustment (Multiple Year and Option Contracts) (Sep 2009) (</w:t>
      </w:r>
      <w:hyperlink r:id="rId185" w:history="1">
        <w:r w:rsidRPr="00B510B4">
          <w:rPr>
            <w:rStyle w:val="Hyperlink"/>
            <w:rFonts w:ascii="Times New Roman" w:hAnsi="Times New Roman" w:cs="Times New Roman"/>
            <w:color w:val="9999CC"/>
          </w:rPr>
          <w:t>29 U.S.C. 206</w:t>
        </w:r>
      </w:hyperlink>
      <w:r w:rsidRPr="00B510B4">
        <w:rPr>
          <w:rStyle w:val="apple-converted-space"/>
          <w:rFonts w:ascii="Times New Roman" w:hAnsi="Times New Roman"/>
        </w:rPr>
        <w:t> </w:t>
      </w:r>
      <w:r w:rsidRPr="00B510B4">
        <w:rPr>
          <w:rFonts w:ascii="Times New Roman" w:hAnsi="Times New Roman" w:cs="Times New Roman"/>
        </w:rPr>
        <w:t>and</w:t>
      </w:r>
      <w:r w:rsidRPr="00B510B4">
        <w:rPr>
          <w:rStyle w:val="apple-converted-space"/>
          <w:rFonts w:ascii="Times New Roman" w:hAnsi="Times New Roman"/>
        </w:rPr>
        <w:t> </w:t>
      </w:r>
      <w:hyperlink r:id="rId186" w:history="1">
        <w:r w:rsidRPr="00B510B4">
          <w:rPr>
            <w:rStyle w:val="Hyperlink"/>
            <w:rFonts w:ascii="Times New Roman" w:hAnsi="Times New Roman" w:cs="Times New Roman"/>
            <w:color w:val="9999CC"/>
          </w:rPr>
          <w:t>41 U.S.C. 351</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et seq</w:t>
      </w:r>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(4)</w:t>
      </w:r>
      <w:r w:rsidRPr="00B510B4">
        <w:rPr>
          <w:rStyle w:val="apple-converted-space"/>
          <w:rFonts w:ascii="Times New Roman" w:hAnsi="Times New Roman"/>
        </w:rPr>
        <w:t> </w:t>
      </w:r>
      <w:hyperlink r:id="rId187" w:anchor="wp1148274" w:history="1">
        <w:r w:rsidRPr="00B510B4">
          <w:rPr>
            <w:rStyle w:val="Hyperlink"/>
            <w:rFonts w:ascii="Times New Roman" w:hAnsi="Times New Roman" w:cs="Times New Roman"/>
            <w:color w:val="9999CC"/>
          </w:rPr>
          <w:t>52.222-44</w:t>
        </w:r>
      </w:hyperlink>
      <w:r w:rsidRPr="00B510B4">
        <w:rPr>
          <w:rFonts w:ascii="Times New Roman" w:hAnsi="Times New Roman" w:cs="Times New Roman"/>
        </w:rPr>
        <w:t>, Fair Labor Standards Act and Service Contract Act—Price Adjustment (Sep 2009) (</w:t>
      </w:r>
      <w:hyperlink r:id="rId188" w:history="1">
        <w:r w:rsidRPr="00B510B4">
          <w:rPr>
            <w:rStyle w:val="Hyperlink"/>
            <w:rFonts w:ascii="Times New Roman" w:hAnsi="Times New Roman" w:cs="Times New Roman"/>
            <w:color w:val="9999CC"/>
          </w:rPr>
          <w:t>29 U.S.C. 206</w:t>
        </w:r>
      </w:hyperlink>
      <w:r w:rsidRPr="00B510B4">
        <w:rPr>
          <w:rStyle w:val="apple-converted-space"/>
          <w:rFonts w:ascii="Times New Roman" w:hAnsi="Times New Roman"/>
        </w:rPr>
        <w:t> </w:t>
      </w:r>
      <w:r w:rsidRPr="00B510B4">
        <w:rPr>
          <w:rFonts w:ascii="Times New Roman" w:hAnsi="Times New Roman" w:cs="Times New Roman"/>
        </w:rPr>
        <w:t>and</w:t>
      </w:r>
      <w:r w:rsidRPr="00B510B4">
        <w:rPr>
          <w:rStyle w:val="apple-converted-space"/>
          <w:rFonts w:ascii="Times New Roman" w:hAnsi="Times New Roman"/>
        </w:rPr>
        <w:t> </w:t>
      </w:r>
      <w:hyperlink r:id="rId189" w:history="1">
        <w:r w:rsidRPr="00B510B4">
          <w:rPr>
            <w:rStyle w:val="Hyperlink"/>
            <w:rFonts w:ascii="Times New Roman" w:hAnsi="Times New Roman" w:cs="Times New Roman"/>
            <w:color w:val="9999CC"/>
          </w:rPr>
          <w:t>41 U.S.C. 351</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et seq</w:t>
      </w:r>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(5)</w:t>
      </w:r>
      <w:r w:rsidRPr="00B510B4">
        <w:rPr>
          <w:rStyle w:val="apple-converted-space"/>
          <w:rFonts w:ascii="Times New Roman" w:hAnsi="Times New Roman"/>
        </w:rPr>
        <w:t> </w:t>
      </w:r>
      <w:hyperlink r:id="rId190" w:anchor="wp1155380" w:history="1">
        <w:r w:rsidRPr="00B510B4">
          <w:rPr>
            <w:rStyle w:val="Hyperlink"/>
            <w:rFonts w:ascii="Times New Roman" w:hAnsi="Times New Roman" w:cs="Times New Roman"/>
            <w:color w:val="9999CC"/>
          </w:rPr>
          <w:t>52.222-51</w:t>
        </w:r>
      </w:hyperlink>
      <w:r w:rsidRPr="00B510B4">
        <w:rPr>
          <w:rFonts w:ascii="Times New Roman" w:hAnsi="Times New Roman" w:cs="Times New Roman"/>
        </w:rPr>
        <w:t>, Exemption from Application of the Service Contract Act to Contracts for Maintenance, Calibration, or Repair of Certain Equipment—Requirements (Nov 2007) (</w:t>
      </w:r>
      <w:hyperlink r:id="rId191" w:history="1">
        <w:r w:rsidRPr="00B510B4">
          <w:rPr>
            <w:rStyle w:val="Hyperlink"/>
            <w:rFonts w:ascii="Times New Roman" w:hAnsi="Times New Roman" w:cs="Times New Roman"/>
            <w:color w:val="9999CC"/>
          </w:rPr>
          <w:t>41 351</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et seq.</w:t>
      </w:r>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(6)</w:t>
      </w:r>
      <w:r w:rsidRPr="00B510B4">
        <w:rPr>
          <w:rStyle w:val="apple-converted-space"/>
          <w:rFonts w:ascii="Times New Roman" w:hAnsi="Times New Roman"/>
        </w:rPr>
        <w:t> </w:t>
      </w:r>
      <w:hyperlink r:id="rId192" w:anchor="wp1155440" w:history="1">
        <w:r w:rsidRPr="00B510B4">
          <w:rPr>
            <w:rStyle w:val="Hyperlink"/>
            <w:rFonts w:ascii="Times New Roman" w:hAnsi="Times New Roman" w:cs="Times New Roman"/>
            <w:color w:val="9999CC"/>
          </w:rPr>
          <w:t>52.222-53</w:t>
        </w:r>
      </w:hyperlink>
      <w:r w:rsidRPr="00B510B4">
        <w:rPr>
          <w:rFonts w:ascii="Times New Roman" w:hAnsi="Times New Roman" w:cs="Times New Roman"/>
        </w:rPr>
        <w:t>, Exemption from Application of the Service Contract Act to Contracts for Certain Services—Requirements (Feb 2009) (</w:t>
      </w:r>
      <w:hyperlink r:id="rId193" w:history="1">
        <w:r w:rsidRPr="00B510B4">
          <w:rPr>
            <w:rStyle w:val="Hyperlink"/>
            <w:rFonts w:ascii="Times New Roman" w:hAnsi="Times New Roman" w:cs="Times New Roman"/>
            <w:color w:val="9999CC"/>
          </w:rPr>
          <w:t>41 U.S.C. 351</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et seq.</w:t>
      </w:r>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(7)</w:t>
      </w:r>
      <w:r w:rsidRPr="00B510B4">
        <w:rPr>
          <w:rStyle w:val="apple-converted-space"/>
          <w:rFonts w:ascii="Times New Roman" w:hAnsi="Times New Roman"/>
        </w:rPr>
        <w:t> </w:t>
      </w:r>
      <w:hyperlink r:id="rId194" w:anchor="wp1147587" w:history="1">
        <w:r w:rsidRPr="00B510B4">
          <w:rPr>
            <w:rStyle w:val="Hyperlink"/>
            <w:rFonts w:ascii="Times New Roman" w:hAnsi="Times New Roman" w:cs="Times New Roman"/>
            <w:color w:val="9999CC"/>
          </w:rPr>
          <w:t>52.222-17</w:t>
        </w:r>
      </w:hyperlink>
      <w:r w:rsidRPr="00B510B4">
        <w:rPr>
          <w:rFonts w:ascii="Times New Roman" w:hAnsi="Times New Roman" w:cs="Times New Roman"/>
        </w:rPr>
        <w:t>, Nondisplacement of Qualified Workers (</w:t>
      </w:r>
      <w:r w:rsidRPr="00B510B4">
        <w:rPr>
          <w:rFonts w:ascii="Times New Roman" w:hAnsi="Times New Roman" w:cs="Times New Roman"/>
          <w:smallCaps/>
        </w:rPr>
        <w:t>Jan</w:t>
      </w:r>
      <w:r w:rsidRPr="00B510B4">
        <w:rPr>
          <w:rStyle w:val="apple-converted-space"/>
          <w:rFonts w:ascii="Times New Roman" w:hAnsi="Times New Roman"/>
        </w:rPr>
        <w:t> </w:t>
      </w:r>
      <w:r w:rsidRPr="00B510B4">
        <w:rPr>
          <w:rFonts w:ascii="Times New Roman" w:hAnsi="Times New Roman" w:cs="Times New Roman"/>
        </w:rPr>
        <w:t>2013) (E.O.13495).</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(8)</w:t>
      </w:r>
      <w:r w:rsidRPr="00B510B4">
        <w:rPr>
          <w:rStyle w:val="apple-converted-space"/>
          <w:rFonts w:ascii="Times New Roman" w:hAnsi="Times New Roman"/>
        </w:rPr>
        <w:t> </w:t>
      </w:r>
      <w:hyperlink r:id="rId195" w:anchor="wp1183820" w:history="1">
        <w:r w:rsidRPr="00B510B4">
          <w:rPr>
            <w:rStyle w:val="Hyperlink"/>
            <w:rFonts w:ascii="Times New Roman" w:hAnsi="Times New Roman" w:cs="Times New Roman"/>
            <w:color w:val="9999CC"/>
          </w:rPr>
          <w:t>52.226-6</w:t>
        </w:r>
      </w:hyperlink>
      <w:r w:rsidRPr="00B510B4">
        <w:rPr>
          <w:rFonts w:ascii="Times New Roman" w:hAnsi="Times New Roman" w:cs="Times New Roman"/>
        </w:rPr>
        <w:t>, Promoting Excess Food Donation to Nonprofit Organizations (Mar 2009) (Pub. L. 110-247).</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__ (9)</w:t>
      </w:r>
      <w:r w:rsidRPr="00B510B4">
        <w:rPr>
          <w:rStyle w:val="apple-converted-space"/>
          <w:rFonts w:ascii="Times New Roman" w:hAnsi="Times New Roman"/>
        </w:rPr>
        <w:t> </w:t>
      </w:r>
      <w:hyperlink r:id="rId196" w:anchor="wp1120023" w:history="1">
        <w:r w:rsidRPr="00B510B4">
          <w:rPr>
            <w:rStyle w:val="Hyperlink"/>
            <w:rFonts w:ascii="Times New Roman" w:hAnsi="Times New Roman" w:cs="Times New Roman"/>
            <w:color w:val="9999CC"/>
          </w:rPr>
          <w:t>52.237-11</w:t>
        </w:r>
      </w:hyperlink>
      <w:r w:rsidRPr="00B510B4">
        <w:rPr>
          <w:rFonts w:ascii="Times New Roman" w:hAnsi="Times New Roman" w:cs="Times New Roman"/>
        </w:rPr>
        <w:t>, Accepting and Dispensing of $1 Coin (Sept 2008) (</w:t>
      </w:r>
      <w:hyperlink r:id="rId197" w:history="1">
        <w:r w:rsidRPr="00B510B4">
          <w:rPr>
            <w:rStyle w:val="Hyperlink"/>
            <w:rFonts w:ascii="Times New Roman" w:hAnsi="Times New Roman" w:cs="Times New Roman"/>
            <w:color w:val="9999CC"/>
          </w:rPr>
          <w:t>31 U.S.C. 5112(p)(1)</w:t>
        </w:r>
      </w:hyperlink>
      <w:r w:rsidRPr="00B510B4">
        <w:rPr>
          <w:rFonts w:ascii="Times New Roman" w:hAnsi="Times New Roman" w:cs="Times New Roman"/>
        </w:rPr>
        <w:t>).</w:t>
      </w:r>
    </w:p>
    <w:p w:rsidR="00DE0502" w:rsidRPr="00DE0502" w:rsidRDefault="00B510B4" w:rsidP="00DE0502">
      <w:pPr>
        <w:pStyle w:val="pbody"/>
        <w:spacing w:line="180" w:lineRule="atLeast"/>
        <w:rPr>
          <w:rFonts w:ascii="Times New Roman" w:hAnsi="Times New Roman" w:cs="Times New Roman"/>
        </w:rPr>
      </w:pPr>
      <w:r w:rsidRPr="00B510B4">
        <w:rPr>
          <w:rFonts w:ascii="Times New Roman" w:hAnsi="Times New Roman" w:cs="Times New Roman"/>
        </w:rPr>
        <w:t>(d)  </w:t>
      </w:r>
      <w:r w:rsidRPr="00B510B4">
        <w:rPr>
          <w:rStyle w:val="Emphasis"/>
          <w:rFonts w:ascii="Times New Roman" w:hAnsi="Times New Roman" w:cs="Times New Roman"/>
        </w:rPr>
        <w:t>Comptroller General Examination of Record</w:t>
      </w:r>
      <w:r w:rsidRPr="00B510B4">
        <w:rPr>
          <w:rFonts w:ascii="Times New Roman" w:hAnsi="Times New Roman" w:cs="Times New Roman"/>
        </w:rPr>
        <w:t>. The Contractor shall comply with the provisions of this paragraph (d) if this contract was awarded using other than sealed bid, is in excess of the simplified acquisition threshold, and does not contain the clause at</w:t>
      </w:r>
      <w:r w:rsidRPr="00B510B4">
        <w:rPr>
          <w:rStyle w:val="apple-converted-space"/>
          <w:rFonts w:ascii="Times New Roman" w:hAnsi="Times New Roman"/>
        </w:rPr>
        <w:t> </w:t>
      </w:r>
      <w:hyperlink r:id="rId198" w:anchor="wp1144470" w:history="1">
        <w:r w:rsidRPr="00B510B4">
          <w:rPr>
            <w:rStyle w:val="Hyperlink"/>
            <w:rFonts w:ascii="Times New Roman" w:hAnsi="Times New Roman" w:cs="Times New Roman"/>
            <w:color w:val="9999CC"/>
          </w:rPr>
          <w:t>52.215-2</w:t>
        </w:r>
      </w:hyperlink>
      <w:r w:rsidRPr="00B510B4">
        <w:rPr>
          <w:rFonts w:ascii="Times New Roman" w:hAnsi="Times New Roman" w:cs="Times New Roman"/>
        </w:rPr>
        <w:t>, Audit and Records—Negotiation.</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(1) The Comptroller General of the United States, or an authorized representative of the Comptroller General, shall have access to and right to examine any of the Contractor’s directly pertinent records involving transactions related to this contract.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(2) The Contractor shall make available at its offices at all reasonable times the records, materials, and other evidence for examination, audit, or reproduction, until 3 years after final payment under this contract or for any shorter period specified in FAR </w:t>
      </w:r>
      <w:hyperlink r:id="rId199" w:anchor="wp1082800" w:history="1">
        <w:r w:rsidRPr="00B510B4">
          <w:rPr>
            <w:rStyle w:val="Hyperlink"/>
            <w:rFonts w:ascii="Times New Roman" w:hAnsi="Times New Roman" w:cs="Times New Roman"/>
            <w:color w:val="9999CC"/>
          </w:rPr>
          <w:t>Subpart 4.7</w:t>
        </w:r>
      </w:hyperlink>
      <w:r w:rsidRPr="00B510B4">
        <w:rPr>
          <w:rFonts w:ascii="Times New Roman" w:hAnsi="Times New Roman" w:cs="Times New Roman"/>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DE0502" w:rsidRPr="00DE0502" w:rsidRDefault="00B510B4" w:rsidP="00DE0502">
      <w:pPr>
        <w:pStyle w:val="pbody"/>
        <w:spacing w:line="180" w:lineRule="atLeast"/>
        <w:rPr>
          <w:rFonts w:ascii="Times New Roman" w:hAnsi="Times New Roman" w:cs="Times New Roman"/>
        </w:rPr>
      </w:pPr>
      <w:r w:rsidRPr="00B510B4">
        <w:rPr>
          <w:rFonts w:ascii="Times New Roman" w:hAnsi="Times New Roman" w:cs="Times New Roman"/>
        </w:rPr>
        <w:t>(e)(1) Notwithstanding the requirements of the clauses in paragraphs (a), (b), (c), and (d) of this clause, the Contractor is not required to flow down any FAR clause, other than those in this paragraph (e)(1) in a subcontract for commercial items. Unless otherwise indicated below, the extent of the flow down shall be as required by the clause—</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(i)</w:t>
      </w:r>
      <w:r w:rsidRPr="00B510B4">
        <w:rPr>
          <w:rStyle w:val="apple-converted-space"/>
          <w:rFonts w:ascii="Times New Roman" w:hAnsi="Times New Roman"/>
        </w:rPr>
        <w:t> </w:t>
      </w:r>
      <w:hyperlink r:id="rId200" w:anchor="wp1141983" w:history="1">
        <w:r w:rsidRPr="00B510B4">
          <w:rPr>
            <w:rStyle w:val="Hyperlink"/>
            <w:rFonts w:ascii="Times New Roman" w:hAnsi="Times New Roman" w:cs="Times New Roman"/>
            <w:color w:val="9999CC"/>
          </w:rPr>
          <w:t>52.203-13</w:t>
        </w:r>
      </w:hyperlink>
      <w:r w:rsidRPr="00B510B4">
        <w:rPr>
          <w:rFonts w:ascii="Times New Roman" w:hAnsi="Times New Roman" w:cs="Times New Roman"/>
        </w:rPr>
        <w:t>, Contractor Code of Business Ethics and Conduct (Apr 2010) (Pub. L. 110-252, Title VI, Chapter 1 (</w:t>
      </w:r>
      <w:hyperlink r:id="rId201" w:history="1">
        <w:r w:rsidRPr="00B510B4">
          <w:rPr>
            <w:rStyle w:val="Hyperlink"/>
            <w:rFonts w:ascii="Times New Roman" w:hAnsi="Times New Roman" w:cs="Times New Roman"/>
            <w:color w:val="9999CC"/>
          </w:rPr>
          <w:t>41 U.S.C. 251 note</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(ii)</w:t>
      </w:r>
      <w:r w:rsidRPr="00B510B4">
        <w:rPr>
          <w:rStyle w:val="apple-converted-space"/>
          <w:rFonts w:ascii="Times New Roman" w:hAnsi="Times New Roman"/>
        </w:rPr>
        <w:t> </w:t>
      </w:r>
      <w:hyperlink r:id="rId202" w:anchor="wp1136032" w:history="1">
        <w:r w:rsidRPr="00B510B4">
          <w:rPr>
            <w:rStyle w:val="Hyperlink"/>
            <w:rFonts w:ascii="Times New Roman" w:hAnsi="Times New Roman" w:cs="Times New Roman"/>
            <w:color w:val="9999CC"/>
          </w:rPr>
          <w:t>52.219-8</w:t>
        </w:r>
      </w:hyperlink>
      <w:r w:rsidRPr="00B510B4">
        <w:rPr>
          <w:rFonts w:ascii="Times New Roman" w:hAnsi="Times New Roman" w:cs="Times New Roman"/>
        </w:rPr>
        <w:t>, Utilization of Small Business Concerns (Jul 2013) (</w:t>
      </w:r>
      <w:hyperlink r:id="rId203" w:history="1">
        <w:r w:rsidRPr="00B510B4">
          <w:rPr>
            <w:rStyle w:val="Hyperlink"/>
            <w:rFonts w:ascii="Times New Roman" w:hAnsi="Times New Roman" w:cs="Times New Roman"/>
            <w:color w:val="9999CC"/>
          </w:rPr>
          <w:t>15 U.S.C. 637(d)(2)</w:t>
        </w:r>
      </w:hyperlink>
      <w:r w:rsidRPr="00B510B4">
        <w:rPr>
          <w:rStyle w:val="apple-converted-space"/>
          <w:rFonts w:ascii="Times New Roman" w:hAnsi="Times New Roman"/>
        </w:rPr>
        <w:t> </w:t>
      </w:r>
      <w:r w:rsidRPr="00B510B4">
        <w:rPr>
          <w:rFonts w:ascii="Times New Roman" w:hAnsi="Times New Roman" w:cs="Times New Roman"/>
        </w:rPr>
        <w:t>and (3)), in all subcontracts that offer further subcontracting opportunities. If the subcontract (except subcontracts to small business concerns) exceeds $650,000 ($1.5 million for construction of any public facility), the subcontractor must include</w:t>
      </w:r>
      <w:r w:rsidRPr="00B510B4">
        <w:rPr>
          <w:rStyle w:val="apple-converted-space"/>
          <w:rFonts w:ascii="Times New Roman" w:hAnsi="Times New Roman"/>
        </w:rPr>
        <w:t> </w:t>
      </w:r>
      <w:hyperlink r:id="rId204" w:anchor="wp1136032" w:history="1">
        <w:r w:rsidRPr="00B510B4">
          <w:rPr>
            <w:rStyle w:val="Hyperlink"/>
            <w:rFonts w:ascii="Times New Roman" w:hAnsi="Times New Roman" w:cs="Times New Roman"/>
            <w:color w:val="9999CC"/>
          </w:rPr>
          <w:t>52.219-8</w:t>
        </w:r>
      </w:hyperlink>
      <w:r w:rsidRPr="00B510B4">
        <w:rPr>
          <w:rStyle w:val="apple-converted-space"/>
          <w:rFonts w:ascii="Times New Roman" w:hAnsi="Times New Roman"/>
        </w:rPr>
        <w:t> </w:t>
      </w:r>
      <w:r w:rsidRPr="00B510B4">
        <w:rPr>
          <w:rFonts w:ascii="Times New Roman" w:hAnsi="Times New Roman" w:cs="Times New Roman"/>
        </w:rPr>
        <w:t>in lower tier subcontracts that offer subcontracting opportunities.</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(iii)</w:t>
      </w:r>
      <w:r w:rsidRPr="00B510B4">
        <w:rPr>
          <w:rStyle w:val="apple-converted-space"/>
          <w:rFonts w:ascii="Times New Roman" w:hAnsi="Times New Roman"/>
        </w:rPr>
        <w:t> </w:t>
      </w:r>
      <w:hyperlink r:id="rId205" w:anchor="wp1147587" w:history="1">
        <w:r w:rsidRPr="00B510B4">
          <w:rPr>
            <w:rStyle w:val="Hyperlink"/>
            <w:rFonts w:ascii="Times New Roman" w:hAnsi="Times New Roman" w:cs="Times New Roman"/>
            <w:color w:val="9999CC"/>
          </w:rPr>
          <w:t>52.222-17</w:t>
        </w:r>
      </w:hyperlink>
      <w:r w:rsidRPr="00B510B4">
        <w:rPr>
          <w:rFonts w:ascii="Times New Roman" w:hAnsi="Times New Roman" w:cs="Times New Roman"/>
        </w:rPr>
        <w:t>, Nondisplacement of Qualified Workers (</w:t>
      </w:r>
      <w:r w:rsidRPr="00B510B4">
        <w:rPr>
          <w:rFonts w:ascii="Times New Roman" w:hAnsi="Times New Roman" w:cs="Times New Roman"/>
          <w:smallCaps/>
        </w:rPr>
        <w:t>Jan</w:t>
      </w:r>
      <w:r w:rsidRPr="00B510B4">
        <w:rPr>
          <w:rStyle w:val="apple-converted-space"/>
          <w:rFonts w:ascii="Times New Roman" w:hAnsi="Times New Roman"/>
        </w:rPr>
        <w:t> </w:t>
      </w:r>
      <w:r w:rsidRPr="00B510B4">
        <w:rPr>
          <w:rFonts w:ascii="Times New Roman" w:hAnsi="Times New Roman" w:cs="Times New Roman"/>
        </w:rPr>
        <w:t>2013) (E.O. 13495). Flow down required in accordance with paragraph (l) of FAR clause</w:t>
      </w:r>
      <w:r w:rsidRPr="00B510B4">
        <w:rPr>
          <w:rStyle w:val="apple-converted-space"/>
          <w:rFonts w:ascii="Times New Roman" w:hAnsi="Times New Roman"/>
        </w:rPr>
        <w:t> </w:t>
      </w:r>
      <w:hyperlink r:id="rId206" w:anchor="wp1147587" w:history="1">
        <w:r w:rsidRPr="00B510B4">
          <w:rPr>
            <w:rStyle w:val="Hyperlink"/>
            <w:rFonts w:ascii="Times New Roman" w:hAnsi="Times New Roman" w:cs="Times New Roman"/>
            <w:color w:val="9999CC"/>
          </w:rPr>
          <w:t>52.222-17</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(iv)</w:t>
      </w:r>
      <w:r w:rsidRPr="00B510B4">
        <w:rPr>
          <w:rStyle w:val="apple-converted-space"/>
          <w:rFonts w:ascii="Times New Roman" w:hAnsi="Times New Roman"/>
        </w:rPr>
        <w:t> </w:t>
      </w:r>
      <w:hyperlink r:id="rId207" w:anchor="wp1147711" w:history="1">
        <w:r w:rsidRPr="00B510B4">
          <w:rPr>
            <w:rStyle w:val="Hyperlink"/>
            <w:rFonts w:ascii="Times New Roman" w:hAnsi="Times New Roman" w:cs="Times New Roman"/>
            <w:color w:val="9999CC"/>
          </w:rPr>
          <w:t>52.222-26</w:t>
        </w:r>
      </w:hyperlink>
      <w:r w:rsidRPr="00B510B4">
        <w:rPr>
          <w:rFonts w:ascii="Times New Roman" w:hAnsi="Times New Roman" w:cs="Times New Roman"/>
        </w:rPr>
        <w:t>, Equal Opportunity (Mar 2007) (E.O. 11246).</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(v)</w:t>
      </w:r>
      <w:r w:rsidRPr="00B510B4">
        <w:rPr>
          <w:rStyle w:val="apple-converted-space"/>
          <w:rFonts w:ascii="Times New Roman" w:hAnsi="Times New Roman"/>
        </w:rPr>
        <w:t> </w:t>
      </w:r>
      <w:hyperlink r:id="rId208" w:anchor="wp1158632" w:history="1">
        <w:r w:rsidRPr="00B510B4">
          <w:rPr>
            <w:rStyle w:val="Hyperlink"/>
            <w:rFonts w:ascii="Times New Roman" w:hAnsi="Times New Roman" w:cs="Times New Roman"/>
            <w:color w:val="9999CC"/>
          </w:rPr>
          <w:t>52.222-35</w:t>
        </w:r>
      </w:hyperlink>
      <w:r w:rsidRPr="00B510B4">
        <w:rPr>
          <w:rFonts w:ascii="Times New Roman" w:hAnsi="Times New Roman" w:cs="Times New Roman"/>
        </w:rPr>
        <w:t>, Equal Opportunity for Veterans (Sep 2010) (</w:t>
      </w:r>
      <w:hyperlink r:id="rId209" w:history="1">
        <w:r w:rsidRPr="00B510B4">
          <w:rPr>
            <w:rStyle w:val="Hyperlink"/>
            <w:rFonts w:ascii="Times New Roman" w:hAnsi="Times New Roman" w:cs="Times New Roman"/>
            <w:color w:val="9999CC"/>
          </w:rPr>
          <w:t>38 U.S.C. 4212</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(vi)</w:t>
      </w:r>
      <w:r w:rsidRPr="00B510B4">
        <w:rPr>
          <w:rStyle w:val="apple-converted-space"/>
          <w:rFonts w:ascii="Times New Roman" w:hAnsi="Times New Roman"/>
        </w:rPr>
        <w:t> </w:t>
      </w:r>
      <w:hyperlink r:id="rId210" w:anchor="wp1148097" w:history="1">
        <w:r w:rsidRPr="00B510B4">
          <w:rPr>
            <w:rStyle w:val="Hyperlink"/>
            <w:rFonts w:ascii="Times New Roman" w:hAnsi="Times New Roman" w:cs="Times New Roman"/>
            <w:color w:val="9999CC"/>
          </w:rPr>
          <w:t>52.222-36</w:t>
        </w:r>
      </w:hyperlink>
      <w:r w:rsidRPr="00B510B4">
        <w:rPr>
          <w:rFonts w:ascii="Times New Roman" w:hAnsi="Times New Roman" w:cs="Times New Roman"/>
        </w:rPr>
        <w:t>, Affirmative Action for Workers with Disabilities (Oct 2010) (</w:t>
      </w:r>
      <w:hyperlink r:id="rId211" w:history="1">
        <w:r w:rsidRPr="00B510B4">
          <w:rPr>
            <w:rStyle w:val="Hyperlink"/>
            <w:rFonts w:ascii="Times New Roman" w:hAnsi="Times New Roman" w:cs="Times New Roman"/>
            <w:color w:val="9999CC"/>
          </w:rPr>
          <w:t>29 U.S.C. 793</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(vii)</w:t>
      </w:r>
      <w:r w:rsidRPr="00B510B4">
        <w:rPr>
          <w:rStyle w:val="apple-converted-space"/>
          <w:rFonts w:ascii="Times New Roman" w:hAnsi="Times New Roman"/>
        </w:rPr>
        <w:t> </w:t>
      </w:r>
      <w:hyperlink r:id="rId212" w:anchor="wp1160019" w:history="1">
        <w:r w:rsidRPr="00B510B4">
          <w:rPr>
            <w:rStyle w:val="Hyperlink"/>
            <w:rFonts w:ascii="Times New Roman" w:hAnsi="Times New Roman" w:cs="Times New Roman"/>
            <w:color w:val="9999CC"/>
          </w:rPr>
          <w:t>52.222-40</w:t>
        </w:r>
      </w:hyperlink>
      <w:r w:rsidRPr="00B510B4">
        <w:rPr>
          <w:rFonts w:ascii="Times New Roman" w:hAnsi="Times New Roman" w:cs="Times New Roman"/>
        </w:rPr>
        <w:t>, Notification of Employee Rights Under the National Labor Relations Act (Dec 2010) (E.O. 13496). Flow down required in accordance with paragraph (f) of FAR clause</w:t>
      </w:r>
      <w:r w:rsidRPr="00B510B4">
        <w:rPr>
          <w:rStyle w:val="apple-converted-space"/>
          <w:rFonts w:ascii="Times New Roman" w:hAnsi="Times New Roman"/>
        </w:rPr>
        <w:t> </w:t>
      </w:r>
      <w:hyperlink r:id="rId213" w:anchor="wp1160019" w:history="1">
        <w:r w:rsidRPr="00B510B4">
          <w:rPr>
            <w:rStyle w:val="Hyperlink"/>
            <w:rFonts w:ascii="Times New Roman" w:hAnsi="Times New Roman" w:cs="Times New Roman"/>
            <w:color w:val="9999CC"/>
          </w:rPr>
          <w:t>52.222-40</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(viii)</w:t>
      </w:r>
      <w:r w:rsidRPr="00B510B4">
        <w:rPr>
          <w:rStyle w:val="apple-converted-space"/>
          <w:rFonts w:ascii="Times New Roman" w:hAnsi="Times New Roman"/>
        </w:rPr>
        <w:t> </w:t>
      </w:r>
      <w:hyperlink r:id="rId214" w:anchor="wp1160021" w:history="1">
        <w:r w:rsidRPr="00B510B4">
          <w:rPr>
            <w:rStyle w:val="Hyperlink"/>
            <w:rFonts w:ascii="Times New Roman" w:hAnsi="Times New Roman" w:cs="Times New Roman"/>
            <w:color w:val="9999CC"/>
          </w:rPr>
          <w:t>52.222-41</w:t>
        </w:r>
      </w:hyperlink>
      <w:r w:rsidRPr="00B510B4">
        <w:rPr>
          <w:rFonts w:ascii="Times New Roman" w:hAnsi="Times New Roman" w:cs="Times New Roman"/>
        </w:rPr>
        <w:t>, Service Contract Act of 1965 (Nov 2007) (</w:t>
      </w:r>
      <w:hyperlink r:id="rId215" w:history="1">
        <w:r w:rsidRPr="00B510B4">
          <w:rPr>
            <w:rStyle w:val="Hyperlink"/>
            <w:rFonts w:ascii="Times New Roman" w:hAnsi="Times New Roman" w:cs="Times New Roman"/>
            <w:color w:val="9999CC"/>
          </w:rPr>
          <w:t>41 U.S.C. 351</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et seq</w:t>
      </w:r>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(ix)</w:t>
      </w:r>
      <w:r w:rsidRPr="00B510B4">
        <w:rPr>
          <w:rStyle w:val="apple-converted-space"/>
          <w:rFonts w:ascii="Times New Roman" w:hAnsi="Times New Roman"/>
        </w:rPr>
        <w:t> </w:t>
      </w:r>
      <w:hyperlink r:id="rId216" w:anchor="wp1151848" w:history="1">
        <w:r w:rsidRPr="00B510B4">
          <w:rPr>
            <w:rStyle w:val="Hyperlink"/>
            <w:rFonts w:ascii="Times New Roman" w:hAnsi="Times New Roman" w:cs="Times New Roman"/>
            <w:color w:val="9999CC"/>
          </w:rPr>
          <w:t>52.222-50</w:t>
        </w:r>
      </w:hyperlink>
      <w:r w:rsidRPr="00B510B4">
        <w:rPr>
          <w:rFonts w:ascii="Times New Roman" w:hAnsi="Times New Roman" w:cs="Times New Roman"/>
        </w:rPr>
        <w:t>, Combating Trafficking in Persons (Feb 2009) (</w:t>
      </w:r>
      <w:hyperlink r:id="rId217" w:history="1">
        <w:r w:rsidRPr="00B510B4">
          <w:rPr>
            <w:rStyle w:val="Hyperlink"/>
            <w:rFonts w:ascii="Times New Roman" w:hAnsi="Times New Roman" w:cs="Times New Roman"/>
            <w:color w:val="9999CC"/>
          </w:rPr>
          <w:t>22 U.S.C. 7104(g)</w:t>
        </w:r>
      </w:hyperlink>
      <w:r w:rsidRPr="00B510B4">
        <w:rPr>
          <w:rFonts w:ascii="Times New Roman" w:hAnsi="Times New Roman" w:cs="Times New Roman"/>
        </w:rPr>
        <w:t>).</w:t>
      </w:r>
    </w:p>
    <w:p w:rsidR="00DE0502" w:rsidRPr="00DE0502" w:rsidRDefault="00B510B4" w:rsidP="00DE0502">
      <w:pPr>
        <w:pStyle w:val="pbody"/>
        <w:spacing w:line="180" w:lineRule="atLeast"/>
        <w:rPr>
          <w:rFonts w:ascii="Times New Roman" w:hAnsi="Times New Roman" w:cs="Times New Roman"/>
        </w:rPr>
      </w:pPr>
      <w:r w:rsidRPr="00B510B4">
        <w:rPr>
          <w:rFonts w:ascii="Times New Roman" w:hAnsi="Times New Roman" w:cs="Times New Roman"/>
        </w:rPr>
        <w:lastRenderedPageBreak/>
        <w:t>___Alternate I (Aug 2007) of</w:t>
      </w:r>
      <w:r w:rsidRPr="00B510B4">
        <w:rPr>
          <w:rStyle w:val="apple-converted-space"/>
          <w:rFonts w:ascii="Times New Roman" w:hAnsi="Times New Roman"/>
        </w:rPr>
        <w:t> </w:t>
      </w:r>
      <w:hyperlink r:id="rId218" w:anchor="wp1151848" w:history="1">
        <w:r w:rsidRPr="00B510B4">
          <w:rPr>
            <w:rStyle w:val="Hyperlink"/>
            <w:rFonts w:ascii="Times New Roman" w:hAnsi="Times New Roman" w:cs="Times New Roman"/>
            <w:color w:val="9999CC"/>
          </w:rPr>
          <w:t>52.222-50</w:t>
        </w:r>
      </w:hyperlink>
      <w:r w:rsidRPr="00B510B4">
        <w:rPr>
          <w:rStyle w:val="apple-converted-space"/>
          <w:rFonts w:ascii="Times New Roman" w:hAnsi="Times New Roman"/>
        </w:rPr>
        <w:t> </w:t>
      </w:r>
      <w:r w:rsidRPr="00B510B4">
        <w:rPr>
          <w:rFonts w:ascii="Times New Roman" w:hAnsi="Times New Roman" w:cs="Times New Roman"/>
        </w:rPr>
        <w:t>(</w:t>
      </w:r>
      <w:hyperlink r:id="rId219" w:history="1">
        <w:r w:rsidRPr="00B510B4">
          <w:rPr>
            <w:rStyle w:val="Hyperlink"/>
            <w:rFonts w:ascii="Times New Roman" w:hAnsi="Times New Roman" w:cs="Times New Roman"/>
            <w:color w:val="9999CC"/>
          </w:rPr>
          <w:t>22 U.S.C. 7104(g)</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(x)</w:t>
      </w:r>
      <w:r w:rsidRPr="00B510B4">
        <w:rPr>
          <w:rStyle w:val="apple-converted-space"/>
          <w:rFonts w:ascii="Times New Roman" w:hAnsi="Times New Roman"/>
        </w:rPr>
        <w:t> </w:t>
      </w:r>
      <w:hyperlink r:id="rId220" w:anchor="wp1155380" w:history="1">
        <w:r w:rsidRPr="00B510B4">
          <w:rPr>
            <w:rStyle w:val="Hyperlink"/>
            <w:rFonts w:ascii="Times New Roman" w:hAnsi="Times New Roman" w:cs="Times New Roman"/>
            <w:color w:val="9999CC"/>
          </w:rPr>
          <w:t>52.222-51</w:t>
        </w:r>
      </w:hyperlink>
      <w:r w:rsidRPr="00B510B4">
        <w:rPr>
          <w:rFonts w:ascii="Times New Roman" w:hAnsi="Times New Roman" w:cs="Times New Roman"/>
        </w:rPr>
        <w:t>, Exemption from Application of the Service Contract Act to Contracts for Maintenance, Calibration, or Repair of Certain Equipment-Requirements (Nov 2007) (</w:t>
      </w:r>
      <w:hyperlink r:id="rId221" w:history="1">
        <w:r w:rsidRPr="00B510B4">
          <w:rPr>
            <w:rStyle w:val="Hyperlink"/>
            <w:rFonts w:ascii="Times New Roman" w:hAnsi="Times New Roman" w:cs="Times New Roman"/>
            <w:color w:val="9999CC"/>
          </w:rPr>
          <w:t>41 U.S.C. 351</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et seq.</w:t>
      </w:r>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(xi)</w:t>
      </w:r>
      <w:r w:rsidRPr="00B510B4">
        <w:rPr>
          <w:rStyle w:val="apple-converted-space"/>
          <w:rFonts w:ascii="Times New Roman" w:hAnsi="Times New Roman"/>
        </w:rPr>
        <w:t> </w:t>
      </w:r>
      <w:hyperlink r:id="rId222" w:anchor="wp1155440" w:history="1">
        <w:r w:rsidRPr="00B510B4">
          <w:rPr>
            <w:rStyle w:val="Hyperlink"/>
            <w:rFonts w:ascii="Times New Roman" w:hAnsi="Times New Roman" w:cs="Times New Roman"/>
            <w:color w:val="9999CC"/>
          </w:rPr>
          <w:t>52.222-53</w:t>
        </w:r>
      </w:hyperlink>
      <w:r w:rsidRPr="00B510B4">
        <w:rPr>
          <w:rFonts w:ascii="Times New Roman" w:hAnsi="Times New Roman" w:cs="Times New Roman"/>
        </w:rPr>
        <w:t>, Exemption from Application of the Service Contract Act to Contracts for Certain Services-Requirements (Feb 2009) (</w:t>
      </w:r>
      <w:hyperlink r:id="rId223" w:history="1">
        <w:r w:rsidRPr="00B510B4">
          <w:rPr>
            <w:rStyle w:val="Hyperlink"/>
            <w:rFonts w:ascii="Times New Roman" w:hAnsi="Times New Roman" w:cs="Times New Roman"/>
            <w:color w:val="9999CC"/>
          </w:rPr>
          <w:t>41 U.S.C. 351</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et seq.</w:t>
      </w:r>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(xii)</w:t>
      </w:r>
      <w:r w:rsidRPr="00B510B4">
        <w:rPr>
          <w:rStyle w:val="apple-converted-space"/>
          <w:rFonts w:ascii="Times New Roman" w:hAnsi="Times New Roman"/>
        </w:rPr>
        <w:t> </w:t>
      </w:r>
      <w:hyperlink r:id="rId224" w:anchor="wp1156645" w:history="1">
        <w:r w:rsidRPr="00B510B4">
          <w:rPr>
            <w:rStyle w:val="Hyperlink"/>
            <w:rFonts w:ascii="Times New Roman" w:hAnsi="Times New Roman" w:cs="Times New Roman"/>
            <w:color w:val="9999CC"/>
          </w:rPr>
          <w:t>52.222-54</w:t>
        </w:r>
      </w:hyperlink>
      <w:r w:rsidRPr="00B510B4">
        <w:rPr>
          <w:rFonts w:ascii="Times New Roman" w:hAnsi="Times New Roman" w:cs="Times New Roman"/>
        </w:rPr>
        <w:t>, Employment Eligibility Verification (</w:t>
      </w:r>
      <w:r w:rsidRPr="00B510B4">
        <w:rPr>
          <w:rFonts w:ascii="Times New Roman" w:hAnsi="Times New Roman" w:cs="Times New Roman"/>
          <w:smallCaps/>
        </w:rPr>
        <w:t>Jul 2012</w:t>
      </w:r>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(xiii)</w:t>
      </w:r>
      <w:r w:rsidRPr="00B510B4">
        <w:rPr>
          <w:rStyle w:val="apple-converted-space"/>
          <w:rFonts w:ascii="Times New Roman" w:hAnsi="Times New Roman"/>
        </w:rPr>
        <w:t> </w:t>
      </w:r>
      <w:hyperlink r:id="rId225" w:anchor="wp1192524" w:history="1">
        <w:r w:rsidRPr="00B510B4">
          <w:rPr>
            <w:rStyle w:val="Hyperlink"/>
            <w:rFonts w:ascii="Times New Roman" w:hAnsi="Times New Roman" w:cs="Times New Roman"/>
            <w:color w:val="9999CC"/>
          </w:rPr>
          <w:t>52.225-26</w:t>
        </w:r>
      </w:hyperlink>
      <w:r w:rsidRPr="00B510B4">
        <w:rPr>
          <w:rFonts w:ascii="Times New Roman" w:hAnsi="Times New Roman" w:cs="Times New Roman"/>
        </w:rPr>
        <w:t>, Contractors Performing Private Security Functions Outside the United States (Jul 2013) (Section 862, as amended, of the National Defense Authorization Act for Fiscal Year 2008;</w:t>
      </w:r>
      <w:hyperlink r:id="rId226" w:history="1">
        <w:r w:rsidRPr="00B510B4">
          <w:rPr>
            <w:rStyle w:val="apple-converted-space"/>
            <w:rFonts w:ascii="Times New Roman" w:hAnsi="Times New Roman"/>
            <w:color w:val="9999CC"/>
          </w:rPr>
          <w:t> </w:t>
        </w:r>
      </w:hyperlink>
      <w:r w:rsidRPr="00B510B4">
        <w:rPr>
          <w:rFonts w:ascii="Times New Roman" w:hAnsi="Times New Roman" w:cs="Times New Roman"/>
        </w:rPr>
        <w:t>10 U.S.C. 2302 Note).</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(xiv)</w:t>
      </w:r>
      <w:r w:rsidRPr="00B510B4">
        <w:rPr>
          <w:rStyle w:val="apple-converted-space"/>
          <w:rFonts w:ascii="Times New Roman" w:hAnsi="Times New Roman"/>
        </w:rPr>
        <w:t> </w:t>
      </w:r>
      <w:hyperlink r:id="rId227" w:anchor="wp1183820" w:history="1">
        <w:r w:rsidRPr="00B510B4">
          <w:rPr>
            <w:rStyle w:val="Hyperlink"/>
            <w:rFonts w:ascii="Times New Roman" w:hAnsi="Times New Roman" w:cs="Times New Roman"/>
            <w:color w:val="9999CC"/>
          </w:rPr>
          <w:t>52.226-6</w:t>
        </w:r>
      </w:hyperlink>
      <w:r w:rsidRPr="00B510B4">
        <w:rPr>
          <w:rFonts w:ascii="Times New Roman" w:hAnsi="Times New Roman" w:cs="Times New Roman"/>
        </w:rPr>
        <w:t>, Promoting Excess Food Donation to Nonprofit Organizations (Mar 2009) (Pub. L. 110-247). Flow down required in accordance with paragraph (e) of FAR clause</w:t>
      </w:r>
      <w:r w:rsidRPr="00B510B4">
        <w:rPr>
          <w:rStyle w:val="apple-converted-space"/>
          <w:rFonts w:ascii="Times New Roman" w:hAnsi="Times New Roman"/>
        </w:rPr>
        <w:t> </w:t>
      </w:r>
      <w:hyperlink r:id="rId228" w:anchor="wp1183820" w:history="1">
        <w:r w:rsidRPr="00B510B4">
          <w:rPr>
            <w:rStyle w:val="Hyperlink"/>
            <w:rFonts w:ascii="Times New Roman" w:hAnsi="Times New Roman" w:cs="Times New Roman"/>
            <w:color w:val="9999CC"/>
          </w:rPr>
          <w:t>52.226-6</w:t>
        </w:r>
      </w:hyperlink>
      <w:r w:rsidRPr="00B510B4">
        <w:rPr>
          <w:rFonts w:ascii="Times New Roman" w:hAnsi="Times New Roman" w:cs="Times New Roman"/>
        </w:rPr>
        <w:t>.</w:t>
      </w:r>
    </w:p>
    <w:p w:rsidR="00DE0502" w:rsidRPr="00DE0502" w:rsidRDefault="00B510B4" w:rsidP="00DE0502">
      <w:pPr>
        <w:pStyle w:val="pindented2"/>
        <w:spacing w:line="180" w:lineRule="atLeast"/>
        <w:rPr>
          <w:rFonts w:ascii="Times New Roman" w:hAnsi="Times New Roman" w:cs="Times New Roman"/>
        </w:rPr>
      </w:pPr>
      <w:r w:rsidRPr="00B510B4">
        <w:rPr>
          <w:rFonts w:ascii="Times New Roman" w:hAnsi="Times New Roman" w:cs="Times New Roman"/>
        </w:rPr>
        <w:t>(xv)</w:t>
      </w:r>
      <w:r w:rsidRPr="00B510B4">
        <w:rPr>
          <w:rStyle w:val="apple-converted-space"/>
          <w:rFonts w:ascii="Times New Roman" w:hAnsi="Times New Roman"/>
        </w:rPr>
        <w:t> </w:t>
      </w:r>
      <w:hyperlink r:id="rId229" w:anchor="wp1156217" w:history="1">
        <w:r w:rsidRPr="00B510B4">
          <w:rPr>
            <w:rStyle w:val="Hyperlink"/>
            <w:rFonts w:ascii="Times New Roman" w:hAnsi="Times New Roman" w:cs="Times New Roman"/>
            <w:color w:val="9999CC"/>
          </w:rPr>
          <w:t>52.247-64</w:t>
        </w:r>
      </w:hyperlink>
      <w:r w:rsidRPr="00B510B4">
        <w:rPr>
          <w:rFonts w:ascii="Times New Roman" w:hAnsi="Times New Roman" w:cs="Times New Roman"/>
        </w:rPr>
        <w:t>, Preference for Privately Owned U.S.-Flag Commercial Vessels (Feb 2006) (</w:t>
      </w:r>
      <w:hyperlink r:id="rId230" w:history="1">
        <w:r w:rsidRPr="00B510B4">
          <w:rPr>
            <w:rStyle w:val="Hyperlink"/>
            <w:rFonts w:ascii="Times New Roman" w:hAnsi="Times New Roman" w:cs="Times New Roman"/>
            <w:color w:val="9999CC"/>
          </w:rPr>
          <w:t>46 U.S.C. Appx. 1241(b)</w:t>
        </w:r>
      </w:hyperlink>
      <w:r w:rsidRPr="00B510B4">
        <w:rPr>
          <w:rStyle w:val="apple-converted-space"/>
          <w:rFonts w:ascii="Times New Roman" w:hAnsi="Times New Roman"/>
        </w:rPr>
        <w:t> </w:t>
      </w:r>
      <w:r w:rsidRPr="00B510B4">
        <w:rPr>
          <w:rFonts w:ascii="Times New Roman" w:hAnsi="Times New Roman" w:cs="Times New Roman"/>
        </w:rPr>
        <w:t>and</w:t>
      </w:r>
      <w:r w:rsidRPr="00B510B4">
        <w:rPr>
          <w:rStyle w:val="apple-converted-space"/>
          <w:rFonts w:ascii="Times New Roman" w:hAnsi="Times New Roman"/>
        </w:rPr>
        <w:t> </w:t>
      </w:r>
      <w:hyperlink r:id="rId231" w:history="1">
        <w:r w:rsidRPr="00B510B4">
          <w:rPr>
            <w:rStyle w:val="Hyperlink"/>
            <w:rFonts w:ascii="Times New Roman" w:hAnsi="Times New Roman" w:cs="Times New Roman"/>
            <w:color w:val="9999CC"/>
          </w:rPr>
          <w:t>10 U.S.C. 2631</w:t>
        </w:r>
      </w:hyperlink>
      <w:r w:rsidRPr="00B510B4">
        <w:rPr>
          <w:rFonts w:ascii="Times New Roman" w:hAnsi="Times New Roman" w:cs="Times New Roman"/>
        </w:rPr>
        <w:t>). Flow down required in accordance with paragraph (d) of FAR clause </w:t>
      </w:r>
      <w:hyperlink r:id="rId232" w:anchor="wp1156217" w:history="1">
        <w:r w:rsidRPr="00B510B4">
          <w:rPr>
            <w:rStyle w:val="Hyperlink"/>
            <w:rFonts w:ascii="Times New Roman" w:hAnsi="Times New Roman" w:cs="Times New Roman"/>
            <w:color w:val="9999CC"/>
          </w:rPr>
          <w:t>52.247-64</w:t>
        </w:r>
      </w:hyperlink>
      <w:r w:rsidRPr="00B510B4">
        <w:rPr>
          <w:rFonts w:ascii="Times New Roman" w:hAnsi="Times New Roman" w:cs="Times New Roman"/>
        </w:rPr>
        <w:t>.</w:t>
      </w:r>
    </w:p>
    <w:p w:rsidR="00DE0502" w:rsidRPr="00DE0502" w:rsidRDefault="00B510B4" w:rsidP="00DE0502">
      <w:pPr>
        <w:pStyle w:val="pindented1"/>
        <w:spacing w:line="180" w:lineRule="atLeast"/>
        <w:rPr>
          <w:rFonts w:ascii="Times New Roman" w:hAnsi="Times New Roman" w:cs="Times New Roman"/>
        </w:rPr>
      </w:pPr>
      <w:r w:rsidRPr="00B510B4">
        <w:rPr>
          <w:rFonts w:ascii="Times New Roman" w:hAnsi="Times New Roman" w:cs="Times New Roman"/>
        </w:rPr>
        <w:t>(2) While not required, the contractor may include in its subcontracts for commercial items a minimal number of additional clauses necessary to satisfy its contractual obligations.</w:t>
      </w:r>
    </w:p>
    <w:p w:rsidR="00DE0502" w:rsidRPr="00DE0502" w:rsidRDefault="00B510B4" w:rsidP="00DE0502">
      <w:pPr>
        <w:pStyle w:val="pbodyctr"/>
        <w:spacing w:line="180" w:lineRule="atLeast"/>
        <w:rPr>
          <w:rFonts w:ascii="Times New Roman" w:hAnsi="Times New Roman" w:cs="Times New Roman"/>
        </w:rPr>
      </w:pPr>
      <w:r w:rsidRPr="00B510B4">
        <w:rPr>
          <w:rFonts w:ascii="Times New Roman" w:hAnsi="Times New Roman" w:cs="Times New Roman"/>
        </w:rPr>
        <w:t>(End of clause)</w:t>
      </w:r>
    </w:p>
    <w:p w:rsidR="003F184E" w:rsidRPr="0020196C" w:rsidRDefault="003F184E" w:rsidP="00DE0502">
      <w:pPr>
        <w:pStyle w:val="pbody"/>
        <w:spacing w:line="180" w:lineRule="atLeast"/>
      </w:pPr>
      <w:r w:rsidRPr="0020196C">
        <w:br w:type="page"/>
      </w:r>
    </w:p>
    <w:p w:rsidR="00407A23" w:rsidRPr="00C32362" w:rsidRDefault="00407A23">
      <w:bookmarkStart w:id="504" w:name="wp1204711"/>
      <w:bookmarkStart w:id="505" w:name="wp1205048"/>
      <w:bookmarkStart w:id="506" w:name="wp1204716"/>
      <w:bookmarkStart w:id="507" w:name="wp1204722"/>
      <w:bookmarkStart w:id="508" w:name="wp1204726"/>
      <w:bookmarkStart w:id="509" w:name="wp1204731"/>
      <w:bookmarkStart w:id="510" w:name="wp1204732"/>
      <w:bookmarkStart w:id="511" w:name="wp1204733"/>
      <w:bookmarkStart w:id="512" w:name="wp1204737"/>
      <w:bookmarkStart w:id="513" w:name="wp1204743"/>
      <w:bookmarkStart w:id="514" w:name="wp1204748"/>
      <w:bookmarkStart w:id="515" w:name="wp1203407"/>
      <w:bookmarkStart w:id="516" w:name="wp1203412"/>
      <w:bookmarkStart w:id="517" w:name="wp1203416"/>
      <w:bookmarkStart w:id="518" w:name="wp1203420"/>
      <w:bookmarkStart w:id="519" w:name="wp1203424"/>
      <w:bookmarkStart w:id="520" w:name="wp1203428"/>
      <w:bookmarkStart w:id="521" w:name="wp1203433"/>
      <w:bookmarkStart w:id="522" w:name="wp1203435"/>
      <w:bookmarkStart w:id="523" w:name="wp1203439"/>
      <w:bookmarkStart w:id="524" w:name="wp1203441"/>
      <w:bookmarkStart w:id="525" w:name="wp1203442"/>
      <w:bookmarkStart w:id="526" w:name="wp1203446"/>
      <w:bookmarkStart w:id="527" w:name="wp1203451"/>
      <w:bookmarkStart w:id="528" w:name="wp1203455"/>
      <w:bookmarkStart w:id="529" w:name="wp1203459"/>
      <w:bookmarkStart w:id="530" w:name="wp1203464"/>
      <w:bookmarkStart w:id="531" w:name="wp1203469"/>
      <w:bookmarkStart w:id="532" w:name="wp1203473"/>
      <w:bookmarkStart w:id="533" w:name="wp1203477"/>
      <w:bookmarkStart w:id="534" w:name="wp1203481"/>
      <w:bookmarkStart w:id="535" w:name="wp1203486"/>
      <w:bookmarkStart w:id="536" w:name="wp1203491"/>
      <w:bookmarkStart w:id="537" w:name="wp1203496"/>
      <w:bookmarkStart w:id="538" w:name="wp1203501"/>
      <w:bookmarkStart w:id="539" w:name="wp1203505"/>
      <w:bookmarkStart w:id="540" w:name="wp1203510"/>
      <w:bookmarkStart w:id="541" w:name="wp1204127"/>
      <w:bookmarkStart w:id="542" w:name="wp1203930"/>
      <w:bookmarkStart w:id="543" w:name="wp1203935"/>
      <w:bookmarkStart w:id="544" w:name="wp1203940"/>
      <w:bookmarkStart w:id="545" w:name="wp1203945"/>
      <w:bookmarkStart w:id="546" w:name="wp1203949"/>
      <w:bookmarkStart w:id="547" w:name="wp1203953"/>
      <w:bookmarkStart w:id="548" w:name="wp1203957"/>
      <w:bookmarkStart w:id="549" w:name="wp1203961"/>
      <w:bookmarkStart w:id="550" w:name="wp1203966"/>
      <w:bookmarkStart w:id="551" w:name="wp1203971"/>
      <w:bookmarkStart w:id="552" w:name="wp1203975"/>
      <w:bookmarkStart w:id="553" w:name="wp1203979"/>
      <w:bookmarkStart w:id="554" w:name="wp1203986"/>
      <w:bookmarkStart w:id="555" w:name="wp1203991"/>
      <w:bookmarkStart w:id="556" w:name="wp1203996"/>
      <w:bookmarkStart w:id="557" w:name="wp1204001"/>
      <w:bookmarkStart w:id="558" w:name="wp1204005"/>
      <w:bookmarkStart w:id="559" w:name="wp1204009"/>
      <w:bookmarkStart w:id="560" w:name="wp1204013"/>
      <w:bookmarkStart w:id="561" w:name="wp1204018"/>
      <w:bookmarkStart w:id="562" w:name="wp1204027"/>
      <w:bookmarkStart w:id="563" w:name="wp1204031"/>
      <w:bookmarkStart w:id="564" w:name="wp1204035"/>
      <w:bookmarkStart w:id="565" w:name="wp1204039"/>
      <w:bookmarkStart w:id="566" w:name="wp1204045"/>
      <w:bookmarkStart w:id="567" w:name="wp1204049"/>
      <w:bookmarkStart w:id="568" w:name="wp1204054"/>
      <w:bookmarkStart w:id="569" w:name="wp1204059"/>
      <w:bookmarkStart w:id="570" w:name="wp1204065"/>
      <w:bookmarkStart w:id="571" w:name="wp1204071"/>
      <w:bookmarkStart w:id="572" w:name="wp1204076"/>
      <w:bookmarkStart w:id="573" w:name="wp1204081"/>
      <w:bookmarkStart w:id="574" w:name="wp1204086"/>
      <w:bookmarkStart w:id="575" w:name="wp1204091"/>
      <w:bookmarkStart w:id="576" w:name="wp1204097"/>
      <w:bookmarkStart w:id="577" w:name="wp1204098"/>
      <w:bookmarkStart w:id="578" w:name="wp1204099"/>
      <w:bookmarkStart w:id="579" w:name="wp1204103"/>
      <w:bookmarkStart w:id="580" w:name="wp1204108"/>
      <w:bookmarkStart w:id="581" w:name="wp1204114"/>
      <w:bookmarkStart w:id="582" w:name="wp1204120"/>
      <w:bookmarkStart w:id="583" w:name="wp1203922"/>
      <w:bookmarkStart w:id="584" w:name="wp1191189"/>
      <w:bookmarkStart w:id="585" w:name="wp1196032"/>
      <w:bookmarkStart w:id="586" w:name="wp1193805"/>
      <w:bookmarkStart w:id="587" w:name="wp1193807"/>
      <w:bookmarkStart w:id="588" w:name="wp1179591"/>
      <w:bookmarkStart w:id="589" w:name="wp1179592"/>
      <w:bookmarkStart w:id="590" w:name="wp1179593"/>
      <w:bookmarkStart w:id="591" w:name="wp1179594"/>
      <w:bookmarkStart w:id="592" w:name="wp1187880"/>
      <w:bookmarkStart w:id="593" w:name="wp1195075"/>
      <w:bookmarkStart w:id="594" w:name="wp1196383"/>
      <w:bookmarkStart w:id="595" w:name="wp1179596"/>
      <w:bookmarkStart w:id="596" w:name="wp1179597"/>
      <w:bookmarkStart w:id="597" w:name="wp1179598"/>
      <w:bookmarkStart w:id="598" w:name="wp1179599"/>
      <w:bookmarkStart w:id="599" w:name="wp1179600"/>
      <w:bookmarkStart w:id="600" w:name="wp1189469"/>
      <w:bookmarkStart w:id="601" w:name="wp1195688"/>
      <w:bookmarkStart w:id="602" w:name="wp1195674"/>
      <w:bookmarkStart w:id="603" w:name="wp1191286"/>
      <w:bookmarkStart w:id="604" w:name="wp1195256"/>
      <w:bookmarkStart w:id="605" w:name="wp1196061"/>
      <w:bookmarkStart w:id="606" w:name="wp1191280"/>
      <w:bookmarkStart w:id="607" w:name="wp1179602"/>
      <w:bookmarkStart w:id="608" w:name="wp11796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p>
    <w:p w:rsidR="00407A23" w:rsidRPr="00C32362" w:rsidRDefault="00407A23"/>
    <w:p w:rsidR="00407A23" w:rsidRPr="00C32362" w:rsidRDefault="00407A23"/>
    <w:p w:rsidR="00407A23" w:rsidRPr="00C32362" w:rsidRDefault="00407A23"/>
    <w:p w:rsidR="00407A23" w:rsidRPr="00D9231D" w:rsidRDefault="00496933" w:rsidP="00D9231D">
      <w:pPr>
        <w:pStyle w:val="Heading1"/>
      </w:pPr>
      <w:bookmarkStart w:id="609" w:name="_Toc127244881"/>
      <w:bookmarkStart w:id="610" w:name="_Toc364329299"/>
      <w:bookmarkStart w:id="611" w:name="_Toc370288263"/>
      <w:r w:rsidRPr="00D9231D">
        <w:t xml:space="preserve">ADDENDUM </w:t>
      </w:r>
      <w:r w:rsidR="00EA39A6" w:rsidRPr="00D9231D">
        <w:t xml:space="preserve">1 </w:t>
      </w:r>
      <w:r w:rsidRPr="00D9231D">
        <w:t>- LIST OF DOCUMENTS, EXHIBITS, AND OTHER ATTACHMENTS</w:t>
      </w:r>
      <w:bookmarkEnd w:id="609"/>
      <w:bookmarkEnd w:id="610"/>
      <w:bookmarkEnd w:id="611"/>
    </w:p>
    <w:p w:rsidR="00407A23" w:rsidRPr="00C32362" w:rsidRDefault="00407A23"/>
    <w:p w:rsidR="00407A23" w:rsidRPr="00C32362" w:rsidRDefault="00496933" w:rsidP="006F6AAC">
      <w:pPr>
        <w:pStyle w:val="Heading3"/>
      </w:pPr>
      <w:bookmarkStart w:id="612" w:name="_Toc127244882"/>
      <w:bookmarkStart w:id="613" w:name="_Toc364329300"/>
      <w:bookmarkStart w:id="614" w:name="_Toc370288264"/>
      <w:r w:rsidRPr="00C32362">
        <w:t>A.2.1. LIST OF ATTACHMENTS</w:t>
      </w:r>
      <w:bookmarkEnd w:id="612"/>
      <w:bookmarkEnd w:id="613"/>
      <w:bookmarkEnd w:id="614"/>
    </w:p>
    <w:p w:rsidR="00407A23" w:rsidRPr="00C32362" w:rsidRDefault="00496933">
      <w:r w:rsidRPr="00C32362">
        <w:t>The following attachments constitute part of this contract:</w:t>
      </w:r>
    </w:p>
    <w:p w:rsidR="00407A23" w:rsidRPr="00C32362" w:rsidRDefault="00407A23"/>
    <w:p w:rsidR="00407A23" w:rsidRPr="00C32362" w:rsidRDefault="00496933">
      <w:r w:rsidRPr="00C32362">
        <w:t>Attachment</w:t>
      </w:r>
      <w:r w:rsidRPr="00C32362">
        <w:tab/>
      </w:r>
      <w:r w:rsidRPr="00C32362">
        <w:tab/>
        <w:t>Description</w:t>
      </w:r>
      <w:r w:rsidR="00294C49" w:rsidRPr="00C32362">
        <w:tab/>
      </w:r>
      <w:r w:rsidR="00294C49" w:rsidRPr="00C32362">
        <w:tab/>
      </w:r>
      <w:r w:rsidR="00294C49" w:rsidRPr="00C32362">
        <w:tab/>
      </w:r>
      <w:r w:rsidR="00294C49" w:rsidRPr="00C32362">
        <w:tab/>
      </w:r>
      <w:r w:rsidR="0034004E" w:rsidRPr="00C32362">
        <w:tab/>
      </w:r>
      <w:r w:rsidR="0034004E" w:rsidRPr="00C32362">
        <w:tab/>
      </w:r>
      <w:r w:rsidR="003F6C52">
        <w:t xml:space="preserve">     </w:t>
      </w:r>
      <w:r w:rsidR="00294C49" w:rsidRPr="00C32362">
        <w:t>Date</w:t>
      </w:r>
    </w:p>
    <w:p w:rsidR="00407A23" w:rsidRPr="00C32362" w:rsidRDefault="00407A23"/>
    <w:p w:rsidR="00407A23" w:rsidRPr="00C32362" w:rsidRDefault="00496933">
      <w:r w:rsidRPr="00C32362">
        <w:t xml:space="preserve">    A</w:t>
      </w:r>
      <w:r w:rsidRPr="00C32362">
        <w:tab/>
      </w:r>
      <w:r w:rsidRPr="00C32362">
        <w:tab/>
      </w:r>
      <w:r w:rsidRPr="00C32362">
        <w:tab/>
        <w:t xml:space="preserve">TECHNICAL SPECIFICATIONS   </w:t>
      </w:r>
      <w:r w:rsidR="00294C49" w:rsidRPr="00C32362">
        <w:tab/>
      </w:r>
      <w:r w:rsidR="0034004E" w:rsidRPr="00C32362">
        <w:tab/>
      </w:r>
      <w:r w:rsidR="0034004E" w:rsidRPr="00C32362">
        <w:tab/>
      </w:r>
      <w:r w:rsidR="00525649">
        <w:t xml:space="preserve">Aug </w:t>
      </w:r>
      <w:r w:rsidR="008D479A">
        <w:t>2013</w:t>
      </w:r>
    </w:p>
    <w:p w:rsidR="00945716" w:rsidRPr="00C32362" w:rsidRDefault="00945716"/>
    <w:p w:rsidR="00407A23" w:rsidRPr="00C32362" w:rsidRDefault="00407A23"/>
    <w:p w:rsidR="00294C49" w:rsidRPr="00C32362" w:rsidRDefault="00496933" w:rsidP="00294C49">
      <w:r w:rsidRPr="00C32362">
        <w:t xml:space="preserve">    B</w:t>
      </w:r>
      <w:r w:rsidRPr="00C32362">
        <w:tab/>
      </w:r>
      <w:r w:rsidRPr="00C32362">
        <w:tab/>
      </w:r>
      <w:r w:rsidRPr="00C32362">
        <w:tab/>
        <w:t>LIST OF DELIVERABLES</w:t>
      </w:r>
      <w:r w:rsidR="00294C49" w:rsidRPr="00C32362">
        <w:tab/>
      </w:r>
      <w:r w:rsidR="00294C49" w:rsidRPr="00C32362">
        <w:tab/>
      </w:r>
      <w:r w:rsidR="0034004E" w:rsidRPr="00C32362">
        <w:tab/>
      </w:r>
      <w:r w:rsidR="0034004E" w:rsidRPr="00C32362">
        <w:tab/>
      </w:r>
      <w:bookmarkStart w:id="615" w:name="_GoBack"/>
      <w:bookmarkEnd w:id="615"/>
      <w:r w:rsidR="006736BF" w:rsidRPr="006736BF">
        <w:rPr>
          <w:highlight w:val="yellow"/>
        </w:rPr>
        <w:t>Nov</w:t>
      </w:r>
      <w:r w:rsidR="006736BF">
        <w:t xml:space="preserve"> </w:t>
      </w:r>
      <w:r w:rsidR="008D479A">
        <w:t>2013</w:t>
      </w:r>
    </w:p>
    <w:p w:rsidR="00407A23" w:rsidRPr="00C32362" w:rsidRDefault="00407A23"/>
    <w:p w:rsidR="00407A23" w:rsidRPr="00C32362" w:rsidRDefault="00496933">
      <w:r w:rsidRPr="00C32362">
        <w:t xml:space="preserve"> </w:t>
      </w:r>
    </w:p>
    <w:p w:rsidR="00294C49" w:rsidRPr="00C32362" w:rsidRDefault="00496933" w:rsidP="00294C49">
      <w:r w:rsidRPr="00C32362">
        <w:t xml:space="preserve">    C</w:t>
      </w:r>
      <w:r w:rsidRPr="00C32362">
        <w:tab/>
      </w:r>
      <w:r w:rsidRPr="00C32362">
        <w:tab/>
      </w:r>
      <w:r w:rsidRPr="00C32362">
        <w:tab/>
        <w:t>STATEMENT OF WORK</w:t>
      </w:r>
      <w:r w:rsidR="00294C49" w:rsidRPr="00C32362">
        <w:tab/>
      </w:r>
      <w:r w:rsidR="00294C49" w:rsidRPr="00C32362">
        <w:tab/>
      </w:r>
      <w:r w:rsidR="00294C49" w:rsidRPr="00C32362">
        <w:tab/>
      </w:r>
      <w:r w:rsidR="0034004E" w:rsidRPr="00C32362">
        <w:tab/>
      </w:r>
      <w:r w:rsidR="0034004E" w:rsidRPr="00C32362">
        <w:tab/>
      </w:r>
      <w:r w:rsidR="00110039" w:rsidRPr="00110039">
        <w:rPr>
          <w:highlight w:val="yellow"/>
        </w:rPr>
        <w:t>Oct</w:t>
      </w:r>
      <w:r w:rsidR="00525649">
        <w:t xml:space="preserve"> </w:t>
      </w:r>
      <w:r w:rsidR="008D479A">
        <w:t>2013</w:t>
      </w:r>
    </w:p>
    <w:p w:rsidR="00407A23" w:rsidRPr="00C32362" w:rsidRDefault="00407A23"/>
    <w:p w:rsidR="00407A23" w:rsidRPr="00C32362" w:rsidRDefault="00407A23"/>
    <w:p w:rsidR="00294C49" w:rsidRPr="00C32362" w:rsidRDefault="00496933" w:rsidP="00294C49">
      <w:r w:rsidRPr="00C32362">
        <w:t xml:space="preserve">    D</w:t>
      </w:r>
      <w:r w:rsidRPr="00C32362">
        <w:tab/>
      </w:r>
      <w:r w:rsidRPr="00C32362">
        <w:tab/>
      </w:r>
      <w:r w:rsidRPr="00C32362">
        <w:tab/>
        <w:t xml:space="preserve">CONTRACTOR/GOVERNMENT COMMUNICATIONS </w:t>
      </w:r>
    </w:p>
    <w:p w:rsidR="003C59D6" w:rsidRPr="00C32362" w:rsidRDefault="00496933">
      <w:pPr>
        <w:ind w:left="1440" w:firstLine="720"/>
      </w:pPr>
      <w:r w:rsidRPr="00C32362">
        <w:t xml:space="preserve">REQUIREMENTS </w:t>
      </w:r>
      <w:r w:rsidR="00294C49" w:rsidRPr="00C32362">
        <w:tab/>
      </w:r>
      <w:r w:rsidR="00294C49" w:rsidRPr="00C32362">
        <w:tab/>
      </w:r>
      <w:r w:rsidR="00294C49" w:rsidRPr="00C32362">
        <w:tab/>
      </w:r>
      <w:r w:rsidR="00294C49" w:rsidRPr="00C32362">
        <w:tab/>
      </w:r>
      <w:r w:rsidR="0034004E" w:rsidRPr="00C32362">
        <w:tab/>
      </w:r>
      <w:r w:rsidR="00110039" w:rsidRPr="00110039">
        <w:rPr>
          <w:highlight w:val="yellow"/>
        </w:rPr>
        <w:t>Oct</w:t>
      </w:r>
      <w:r w:rsidR="00525649">
        <w:t xml:space="preserve"> </w:t>
      </w:r>
      <w:r w:rsidR="008D479A">
        <w:t>2013</w:t>
      </w:r>
    </w:p>
    <w:p w:rsidR="00407A23" w:rsidRPr="00C32362" w:rsidRDefault="00407A23"/>
    <w:p w:rsidR="00407A23" w:rsidRPr="00C32362" w:rsidRDefault="00407A23"/>
    <w:p w:rsidR="00407A23" w:rsidRPr="00C32362" w:rsidRDefault="00496933">
      <w:r w:rsidRPr="00C32362">
        <w:t xml:space="preserve">    E</w:t>
      </w:r>
      <w:r w:rsidRPr="00C32362">
        <w:tab/>
      </w:r>
      <w:r w:rsidRPr="00C32362">
        <w:tab/>
      </w:r>
      <w:r w:rsidRPr="00C32362">
        <w:tab/>
        <w:t xml:space="preserve">COMMERCIAL SUBCONTRACTING PLAN    </w:t>
      </w:r>
      <w:r w:rsidR="00A26F15" w:rsidRPr="00C32362">
        <w:t xml:space="preserve">     </w:t>
      </w:r>
      <w:r w:rsidR="0034004E" w:rsidRPr="00C32362">
        <w:tab/>
      </w:r>
      <w:r w:rsidR="0034004E" w:rsidRPr="00C32362">
        <w:tab/>
      </w:r>
      <w:r w:rsidR="00A26F15" w:rsidRPr="00C32362">
        <w:t xml:space="preserve"> </w:t>
      </w:r>
      <w:r w:rsidRPr="00C32362">
        <w:t>(To be proposed)</w:t>
      </w:r>
    </w:p>
    <w:p w:rsidR="00681036" w:rsidRPr="00C32362" w:rsidRDefault="00681036"/>
    <w:p w:rsidR="00407A23" w:rsidRPr="00C32362" w:rsidRDefault="00407A23"/>
    <w:p w:rsidR="00294C49" w:rsidRDefault="00496933" w:rsidP="00294C49">
      <w:r w:rsidRPr="00C32362">
        <w:t xml:space="preserve">    F</w:t>
      </w:r>
      <w:r w:rsidRPr="00C32362">
        <w:tab/>
      </w:r>
      <w:r w:rsidRPr="00C32362">
        <w:tab/>
      </w:r>
      <w:r w:rsidRPr="00C32362">
        <w:tab/>
        <w:t>PRICING EXHIBITS</w:t>
      </w:r>
      <w:r w:rsidR="00294C49" w:rsidRPr="00C32362">
        <w:tab/>
      </w:r>
      <w:r w:rsidR="00294C49" w:rsidRPr="00C32362">
        <w:tab/>
      </w:r>
      <w:r w:rsidR="00294C49" w:rsidRPr="00C32362">
        <w:tab/>
      </w:r>
      <w:r w:rsidR="00294C49" w:rsidRPr="00C32362">
        <w:tab/>
      </w:r>
      <w:r w:rsidR="0034004E" w:rsidRPr="00C32362">
        <w:tab/>
      </w:r>
      <w:r w:rsidR="00596D5F" w:rsidRPr="00C32362">
        <w:t xml:space="preserve"> </w:t>
      </w:r>
      <w:r w:rsidR="00A26F15" w:rsidRPr="00C32362">
        <w:t>(To be proposed)</w:t>
      </w:r>
    </w:p>
    <w:p w:rsidR="00280AFE" w:rsidRDefault="00280AFE" w:rsidP="00294C49"/>
    <w:p w:rsidR="00280AFE" w:rsidRDefault="00280AFE" w:rsidP="00294C49"/>
    <w:p w:rsidR="00B510B4" w:rsidRDefault="00280AFE" w:rsidP="00B510B4">
      <w:pPr>
        <w:ind w:left="2250" w:hanging="2160"/>
      </w:pPr>
      <w:r>
        <w:t>G                                     IT SECURITY MANAGEMENT PLAN</w:t>
      </w:r>
      <w:r>
        <w:tab/>
      </w:r>
      <w:r>
        <w:tab/>
        <w:t>(To be submitted upon request)</w:t>
      </w:r>
    </w:p>
    <w:p w:rsidR="00B510B4" w:rsidRDefault="00B510B4" w:rsidP="00B510B4">
      <w:pPr>
        <w:ind w:left="2250" w:hanging="2160"/>
      </w:pPr>
    </w:p>
    <w:p w:rsidR="004F7A31" w:rsidRDefault="004F7A31" w:rsidP="00294C49"/>
    <w:p w:rsidR="00407A23" w:rsidRPr="00C32362" w:rsidRDefault="003F6C52">
      <w:r>
        <w:t xml:space="preserve">  H</w:t>
      </w:r>
      <w:r>
        <w:tab/>
      </w:r>
      <w:r>
        <w:tab/>
        <w:t xml:space="preserve">            </w:t>
      </w:r>
      <w:r w:rsidR="00B510B4" w:rsidRPr="00B510B4">
        <w:rPr>
          <w:caps/>
          <w:szCs w:val="28"/>
        </w:rPr>
        <w:t>IT Security Applicable Documents List</w:t>
      </w:r>
      <w:r>
        <w:rPr>
          <w:caps/>
          <w:szCs w:val="28"/>
        </w:rPr>
        <w:t xml:space="preserve">    (T</w:t>
      </w:r>
      <w:r>
        <w:rPr>
          <w:szCs w:val="28"/>
        </w:rPr>
        <w:t>o be submitted upon request)</w:t>
      </w:r>
    </w:p>
    <w:p w:rsidR="00407A23" w:rsidRPr="00C32362" w:rsidRDefault="00496933" w:rsidP="000B4CEC">
      <w:pPr>
        <w:tabs>
          <w:tab w:val="center" w:pos="4680"/>
        </w:tabs>
      </w:pPr>
      <w:r w:rsidRPr="00C32362">
        <w:t xml:space="preserve">    </w:t>
      </w:r>
      <w:r w:rsidR="000B4CEC" w:rsidRPr="00C32362">
        <w:tab/>
      </w:r>
    </w:p>
    <w:p w:rsidR="00407A23" w:rsidRPr="003F6C52" w:rsidRDefault="00407A23"/>
    <w:p w:rsidR="00407A23" w:rsidRPr="00C32362" w:rsidRDefault="00407A23"/>
    <w:p w:rsidR="00B510B4" w:rsidRDefault="00496933" w:rsidP="00B510B4">
      <w:pPr>
        <w:jc w:val="center"/>
      </w:pPr>
      <w:r w:rsidRPr="00C32362">
        <w:t xml:space="preserve">[END OF ADDENDUM </w:t>
      </w:r>
      <w:r w:rsidR="00945716" w:rsidRPr="00C32362">
        <w:t>1</w:t>
      </w:r>
      <w:r w:rsidRPr="00C32362">
        <w:t>]</w:t>
      </w:r>
    </w:p>
    <w:bookmarkEnd w:id="9"/>
    <w:bookmarkEnd w:id="8"/>
    <w:bookmarkEnd w:id="7"/>
    <w:bookmarkEnd w:id="6"/>
    <w:bookmarkEnd w:id="5"/>
    <w:bookmarkEnd w:id="4"/>
    <w:bookmarkEnd w:id="3"/>
    <w:bookmarkEnd w:id="2"/>
    <w:bookmarkEnd w:id="1"/>
    <w:p w:rsidR="000B4CEC" w:rsidRPr="00C32362" w:rsidRDefault="000B4CEC">
      <w:pPr>
        <w:rPr>
          <w:b/>
        </w:rPr>
      </w:pPr>
      <w:r w:rsidRPr="00C32362">
        <w:br w:type="page"/>
      </w:r>
    </w:p>
    <w:p w:rsidR="00351A01" w:rsidRPr="00351A01" w:rsidRDefault="00B510B4" w:rsidP="00351A01">
      <w:pPr>
        <w:pStyle w:val="Heading1"/>
        <w:rPr>
          <w:sz w:val="20"/>
          <w:szCs w:val="20"/>
        </w:rPr>
      </w:pPr>
      <w:bookmarkStart w:id="616" w:name="_Toc350086482"/>
      <w:bookmarkStart w:id="617" w:name="_Toc364329301"/>
      <w:bookmarkStart w:id="618" w:name="_Toc370288265"/>
      <w:bookmarkStart w:id="619" w:name="_Toc345070242"/>
      <w:bookmarkStart w:id="620" w:name="_Toc345070477"/>
      <w:bookmarkStart w:id="621" w:name="_Toc345070710"/>
      <w:bookmarkStart w:id="622" w:name="_Toc133693559"/>
      <w:bookmarkStart w:id="623" w:name="_Toc127244884"/>
      <w:r w:rsidRPr="00B510B4">
        <w:rPr>
          <w:sz w:val="20"/>
          <w:szCs w:val="20"/>
        </w:rPr>
        <w:lastRenderedPageBreak/>
        <w:t>Attachment A Technical Specifications</w:t>
      </w:r>
      <w:bookmarkEnd w:id="616"/>
      <w:bookmarkEnd w:id="617"/>
      <w:bookmarkEnd w:id="618"/>
    </w:p>
    <w:p w:rsidR="00351A01" w:rsidRPr="00351A01" w:rsidRDefault="00B510B4" w:rsidP="00351A01">
      <w:pPr>
        <w:pStyle w:val="Heading2"/>
        <w:rPr>
          <w:sz w:val="20"/>
          <w:szCs w:val="20"/>
        </w:rPr>
      </w:pPr>
      <w:bookmarkStart w:id="624" w:name="_Toc350086483"/>
      <w:bookmarkStart w:id="625" w:name="_Toc364329302"/>
      <w:bookmarkStart w:id="626" w:name="_Toc370288266"/>
      <w:r w:rsidRPr="00B510B4">
        <w:rPr>
          <w:sz w:val="20"/>
          <w:szCs w:val="20"/>
        </w:rPr>
        <w:t>List of Abbreviations</w:t>
      </w:r>
      <w:bookmarkEnd w:id="624"/>
      <w:bookmarkEnd w:id="625"/>
      <w:bookmarkEnd w:id="626"/>
    </w:p>
    <w:p w:rsidR="00351A01" w:rsidRPr="00351A01" w:rsidRDefault="00351A01" w:rsidP="00351A01">
      <w:r w:rsidRPr="00351A01">
        <w:t>AC      Alternating Current</w:t>
      </w:r>
    </w:p>
    <w:p w:rsidR="00351A01" w:rsidRPr="00351A01" w:rsidRDefault="00B510B4" w:rsidP="00351A01">
      <w:r w:rsidRPr="00B510B4">
        <w:t>AD    Active Directory</w:t>
      </w:r>
    </w:p>
    <w:p w:rsidR="00351A01" w:rsidRPr="00351A01" w:rsidRDefault="00B510B4" w:rsidP="00351A01">
      <w:r w:rsidRPr="00B510B4">
        <w:t>AES   Advanced Encryption Standard</w:t>
      </w:r>
    </w:p>
    <w:p w:rsidR="00351A01" w:rsidRPr="00351A01" w:rsidRDefault="00B510B4" w:rsidP="00351A01">
      <w:r w:rsidRPr="00B510B4">
        <w:t>ANSI    American National Standards Institute</w:t>
      </w:r>
    </w:p>
    <w:p w:rsidR="00351A01" w:rsidRPr="00351A01" w:rsidRDefault="00B510B4" w:rsidP="00351A01">
      <w:r w:rsidRPr="00B510B4">
        <w:t>API    Application Programming Interface</w:t>
      </w:r>
    </w:p>
    <w:p w:rsidR="00351A01" w:rsidRPr="00351A01" w:rsidRDefault="00B510B4" w:rsidP="00351A01">
      <w:r w:rsidRPr="00B510B4">
        <w:t xml:space="preserve">ASN     Abstract Syntax Notation    </w:t>
      </w:r>
    </w:p>
    <w:p w:rsidR="00351A01" w:rsidRPr="00351A01" w:rsidRDefault="00B510B4" w:rsidP="00351A01">
      <w:r w:rsidRPr="00B510B4">
        <w:t xml:space="preserve">BIOS    </w:t>
      </w:r>
      <w:r w:rsidRPr="00B510B4">
        <w:rPr>
          <w:color w:val="000000"/>
          <w:shd w:val="clear" w:color="auto" w:fill="FFFFFF"/>
        </w:rPr>
        <w:t>Basic Input/Output System</w:t>
      </w:r>
    </w:p>
    <w:p w:rsidR="00351A01" w:rsidRPr="00351A01" w:rsidRDefault="00B510B4" w:rsidP="00351A01">
      <w:r w:rsidRPr="00B510B4">
        <w:t>BGP    Border Gateway Protocol</w:t>
      </w:r>
    </w:p>
    <w:p w:rsidR="00351A01" w:rsidRPr="00351A01" w:rsidRDefault="00B510B4" w:rsidP="00351A01">
      <w:r w:rsidRPr="00B510B4">
        <w:t>BMC    Baseboard Management Console</w:t>
      </w:r>
    </w:p>
    <w:p w:rsidR="00351A01" w:rsidRPr="00351A01" w:rsidRDefault="00B510B4" w:rsidP="00351A01">
      <w:pPr>
        <w:rPr>
          <w:bCs/>
          <w:color w:val="000000"/>
        </w:rPr>
      </w:pPr>
      <w:r w:rsidRPr="00B510B4">
        <w:t xml:space="preserve">BNC </w:t>
      </w:r>
      <w:r w:rsidRPr="00B510B4">
        <w:rPr>
          <w:color w:val="222222"/>
        </w:rPr>
        <w:t> </w:t>
      </w:r>
      <w:r w:rsidRPr="00B510B4">
        <w:rPr>
          <w:bCs/>
          <w:color w:val="000000"/>
        </w:rPr>
        <w:t>Bayonet Neill–Concelman</w:t>
      </w:r>
    </w:p>
    <w:p w:rsidR="00351A01" w:rsidRPr="00351A01" w:rsidRDefault="00B510B4" w:rsidP="00351A01">
      <w:r w:rsidRPr="00B510B4">
        <w:t>CCD   Charge Coupled Device</w:t>
      </w:r>
    </w:p>
    <w:p w:rsidR="00351A01" w:rsidRPr="00351A01" w:rsidRDefault="00B510B4" w:rsidP="00351A01">
      <w:r w:rsidRPr="00B510B4">
        <w:t xml:space="preserve">CCMP </w:t>
      </w:r>
      <w:r w:rsidRPr="00B510B4">
        <w:rPr>
          <w:shd w:val="clear" w:color="auto" w:fill="FFFFFF"/>
        </w:rPr>
        <w:t>Counter Cipher Mode with Block Chaining Message Authentication Code Protocol</w:t>
      </w:r>
      <w:r w:rsidR="001E470E">
        <w:rPr>
          <w:rStyle w:val="apple-converted-space"/>
          <w:rFonts w:eastAsia="MS Mincho"/>
          <w:shd w:val="clear" w:color="auto" w:fill="FFFFFF"/>
        </w:rPr>
        <w:t> </w:t>
      </w:r>
      <w:r w:rsidR="001E470E">
        <w:rPr>
          <w:shd w:val="clear" w:color="auto" w:fill="FFFFFF"/>
        </w:rPr>
        <w:t>or</w:t>
      </w:r>
      <w:r w:rsidR="001E470E">
        <w:rPr>
          <w:rStyle w:val="apple-converted-space"/>
          <w:rFonts w:eastAsia="MS Mincho"/>
          <w:shd w:val="clear" w:color="auto" w:fill="FFFFFF"/>
        </w:rPr>
        <w:t> </w:t>
      </w:r>
      <w:r w:rsidR="001E470E">
        <w:rPr>
          <w:shd w:val="clear" w:color="auto" w:fill="FFFFFF"/>
        </w:rPr>
        <w:t>CCMP</w:t>
      </w:r>
      <w:r w:rsidR="001E470E">
        <w:rPr>
          <w:rStyle w:val="apple-converted-space"/>
          <w:rFonts w:eastAsia="MS Mincho"/>
          <w:shd w:val="clear" w:color="auto" w:fill="FFFFFF"/>
        </w:rPr>
        <w:t> </w:t>
      </w:r>
      <w:r w:rsidR="001E470E">
        <w:rPr>
          <w:shd w:val="clear" w:color="auto" w:fill="FFFFFF"/>
        </w:rPr>
        <w:t>(</w:t>
      </w:r>
      <w:hyperlink r:id="rId233" w:history="1">
        <w:r w:rsidR="00351A01" w:rsidRPr="00351A01">
          <w:rPr>
            <w:rStyle w:val="Hyperlink"/>
            <w:rFonts w:eastAsia="MS Mincho"/>
            <w:color w:val="auto"/>
            <w:shd w:val="clear" w:color="auto" w:fill="FFFFFF"/>
          </w:rPr>
          <w:t>CCM mode</w:t>
        </w:r>
      </w:hyperlink>
      <w:r w:rsidR="00351A01" w:rsidRPr="00351A01">
        <w:rPr>
          <w:rStyle w:val="apple-converted-space"/>
          <w:rFonts w:eastAsia="MS Mincho"/>
          <w:shd w:val="clear" w:color="auto" w:fill="FFFFFF"/>
        </w:rPr>
        <w:t> </w:t>
      </w:r>
      <w:r w:rsidR="00351A01" w:rsidRPr="00351A01">
        <w:rPr>
          <w:shd w:val="clear" w:color="auto" w:fill="FFFFFF"/>
        </w:rPr>
        <w:t>Protocol)</w:t>
      </w:r>
    </w:p>
    <w:p w:rsidR="00351A01" w:rsidRPr="00351A01" w:rsidRDefault="001E470E" w:rsidP="00351A01">
      <w:r>
        <w:t>CIF    Common Image Format</w:t>
      </w:r>
    </w:p>
    <w:p w:rsidR="00351A01" w:rsidRPr="00351A01" w:rsidRDefault="001E470E" w:rsidP="00351A01">
      <w:pPr>
        <w:spacing w:line="276" w:lineRule="auto"/>
      </w:pPr>
      <w:r>
        <w:t>CIFS    Common Internet file system</w:t>
      </w:r>
    </w:p>
    <w:p w:rsidR="00351A01" w:rsidRPr="00351A01" w:rsidRDefault="001E470E" w:rsidP="00351A01">
      <w:r>
        <w:t>COTS   Commercial Off-the-Shelf</w:t>
      </w:r>
    </w:p>
    <w:p w:rsidR="00351A01" w:rsidRPr="00351A01" w:rsidRDefault="001E470E" w:rsidP="00351A01">
      <w:r>
        <w:t>CPU     Central Processing Unit</w:t>
      </w:r>
    </w:p>
    <w:p w:rsidR="00351A01" w:rsidRPr="00351A01" w:rsidRDefault="001E470E" w:rsidP="00351A01">
      <w:r>
        <w:t>CRT     Cathode Ray Tube</w:t>
      </w:r>
    </w:p>
    <w:p w:rsidR="00351A01" w:rsidRPr="00351A01" w:rsidRDefault="001E470E" w:rsidP="00351A01">
      <w:r>
        <w:t>CWDM    Coarse Wavelength Division Multi-plexing</w:t>
      </w:r>
    </w:p>
    <w:p w:rsidR="00351A01" w:rsidRPr="00351A01" w:rsidRDefault="001E470E" w:rsidP="00351A01">
      <w:r>
        <w:t>DAT     Digital Audio Tape</w:t>
      </w:r>
    </w:p>
    <w:p w:rsidR="00351A01" w:rsidRPr="00351A01" w:rsidRDefault="001E470E" w:rsidP="00351A01">
      <w:r>
        <w:t>DBMS     DataBase Management System (rdbms for Relational)</w:t>
      </w:r>
    </w:p>
    <w:p w:rsidR="00351A01" w:rsidRPr="00351A01" w:rsidRDefault="001E470E" w:rsidP="00351A01">
      <w:r>
        <w:t>DPI     Dots per Inch</w:t>
      </w:r>
    </w:p>
    <w:p w:rsidR="00351A01" w:rsidRPr="00351A01" w:rsidRDefault="001E470E" w:rsidP="00351A01">
      <w:r>
        <w:t>DS3    Digital Signal (level) 3</w:t>
      </w:r>
    </w:p>
    <w:p w:rsidR="00351A01" w:rsidRPr="00351A01" w:rsidRDefault="001E470E" w:rsidP="00351A01">
      <w:r>
        <w:t>DVI    Digital Visual Interface</w:t>
      </w:r>
    </w:p>
    <w:p w:rsidR="00351A01" w:rsidRPr="00351A01" w:rsidRDefault="001E470E" w:rsidP="00351A01">
      <w:r>
        <w:t>DVR    Digital Video Recorder</w:t>
      </w:r>
    </w:p>
    <w:p w:rsidR="00351A01" w:rsidRPr="00351A01" w:rsidRDefault="001E470E" w:rsidP="00351A01">
      <w:r>
        <w:t>DWDM    Dense Wavelength Division Multi-plexing</w:t>
      </w:r>
    </w:p>
    <w:p w:rsidR="00351A01" w:rsidRPr="00351A01" w:rsidRDefault="001E470E" w:rsidP="00351A01">
      <w:r>
        <w:t>EAP    Extensible Authentication Protocol</w:t>
      </w:r>
    </w:p>
    <w:p w:rsidR="00351A01" w:rsidRPr="00351A01" w:rsidRDefault="001E470E" w:rsidP="00351A01">
      <w:r>
        <w:t>EIA     Electronic Industries Association</w:t>
      </w:r>
    </w:p>
    <w:p w:rsidR="00351A01" w:rsidRPr="00351A01" w:rsidRDefault="001E470E" w:rsidP="00351A01">
      <w:pPr>
        <w:spacing w:line="276" w:lineRule="auto"/>
      </w:pPr>
      <w:r>
        <w:t xml:space="preserve">EPEAT </w:t>
      </w:r>
      <w:r>
        <w:rPr>
          <w:color w:val="000000"/>
          <w:shd w:val="clear" w:color="auto" w:fill="FFFFFF"/>
        </w:rPr>
        <w:t>Electronic Product Environmental Assessment Tool</w:t>
      </w:r>
    </w:p>
    <w:p w:rsidR="00351A01" w:rsidRPr="00351A01" w:rsidRDefault="001E470E" w:rsidP="00351A01">
      <w:r>
        <w:t>EPO    Emergency Power Off</w:t>
      </w:r>
    </w:p>
    <w:p w:rsidR="00351A01" w:rsidRPr="00351A01" w:rsidRDefault="001E470E" w:rsidP="00351A01">
      <w:pPr>
        <w:spacing w:line="276" w:lineRule="auto"/>
      </w:pPr>
      <w:r>
        <w:t xml:space="preserve">FCoE    </w:t>
      </w:r>
      <w:r>
        <w:rPr>
          <w:color w:val="000000"/>
          <w:shd w:val="clear" w:color="auto" w:fill="FFFFFF"/>
        </w:rPr>
        <w:t>Fibre Channel over Ethernet</w:t>
      </w:r>
    </w:p>
    <w:p w:rsidR="00351A01" w:rsidRPr="00351A01" w:rsidRDefault="001E470E" w:rsidP="00351A01">
      <w:r>
        <w:t>FDR    Fourteen Data Rate</w:t>
      </w:r>
    </w:p>
    <w:p w:rsidR="00351A01" w:rsidRPr="00351A01" w:rsidRDefault="001E470E" w:rsidP="00351A01">
      <w:r>
        <w:t>FIPS    Federal Information Processing Standards</w:t>
      </w:r>
    </w:p>
    <w:p w:rsidR="00351A01" w:rsidRPr="00351A01" w:rsidRDefault="001E470E" w:rsidP="00351A01">
      <w:r>
        <w:t>FIT    Frame Interline Transfer</w:t>
      </w:r>
    </w:p>
    <w:p w:rsidR="00351A01" w:rsidRPr="00351A01" w:rsidRDefault="001E470E" w:rsidP="00351A01">
      <w:r>
        <w:t>FT    Frame Transfer</w:t>
      </w:r>
    </w:p>
    <w:p w:rsidR="00351A01" w:rsidRPr="00351A01" w:rsidRDefault="001E470E" w:rsidP="00351A01">
      <w:r>
        <w:t>GByte   Gigabyte</w:t>
      </w:r>
    </w:p>
    <w:p w:rsidR="00351A01" w:rsidRPr="00351A01" w:rsidRDefault="001E470E" w:rsidP="00351A01">
      <w:pPr>
        <w:spacing w:line="276" w:lineRule="auto"/>
      </w:pPr>
      <w:r>
        <w:t xml:space="preserve">GbE </w:t>
      </w:r>
      <w:r>
        <w:rPr>
          <w:color w:val="000000"/>
          <w:shd w:val="clear" w:color="auto" w:fill="FFFFFF"/>
        </w:rPr>
        <w:t>Gigabit Ethernet</w:t>
      </w:r>
      <w:r>
        <w:rPr>
          <w:color w:val="000000"/>
        </w:rPr>
        <w:t> </w:t>
      </w:r>
      <w:r>
        <w:rPr>
          <w:color w:val="000000"/>
          <w:shd w:val="clear" w:color="auto" w:fill="FFFFFF"/>
        </w:rPr>
        <w:t>(GbE</w:t>
      </w:r>
      <w:r>
        <w:rPr>
          <w:color w:val="000000"/>
        </w:rPr>
        <w:t> </w:t>
      </w:r>
      <w:r>
        <w:rPr>
          <w:color w:val="000000"/>
          <w:shd w:val="clear" w:color="auto" w:fill="FFFFFF"/>
        </w:rPr>
        <w:t>or</w:t>
      </w:r>
      <w:r>
        <w:rPr>
          <w:color w:val="000000"/>
        </w:rPr>
        <w:t> </w:t>
      </w:r>
      <w:r>
        <w:rPr>
          <w:color w:val="000000"/>
          <w:shd w:val="clear" w:color="auto" w:fill="FFFFFF"/>
        </w:rPr>
        <w:t>1 GigE)</w:t>
      </w:r>
    </w:p>
    <w:p w:rsidR="00351A01" w:rsidRPr="00351A01" w:rsidRDefault="001E470E" w:rsidP="00351A01">
      <w:pPr>
        <w:spacing w:line="276" w:lineRule="auto"/>
      </w:pPr>
      <w:r>
        <w:t xml:space="preserve">GHz – Gigahertz, </w:t>
      </w:r>
      <w:r>
        <w:rPr>
          <w:color w:val="000000"/>
          <w:shd w:val="clear" w:color="auto" w:fill="FFFFFF"/>
        </w:rPr>
        <w:t>10</w:t>
      </w:r>
      <w:r>
        <w:rPr>
          <w:color w:val="000000"/>
          <w:shd w:val="clear" w:color="auto" w:fill="FFFFFF"/>
          <w:vertAlign w:val="superscript"/>
        </w:rPr>
        <w:t>9</w:t>
      </w:r>
      <w:r>
        <w:rPr>
          <w:color w:val="000000"/>
          <w:shd w:val="clear" w:color="auto" w:fill="FFFFFF"/>
        </w:rPr>
        <w:t> Hz</w:t>
      </w:r>
    </w:p>
    <w:p w:rsidR="00351A01" w:rsidRPr="00351A01" w:rsidRDefault="001E470E" w:rsidP="00351A01">
      <w:r>
        <w:t>GIS     Geographic Information System</w:t>
      </w:r>
    </w:p>
    <w:p w:rsidR="00351A01" w:rsidRPr="00351A01" w:rsidRDefault="001E470E" w:rsidP="00351A01">
      <w:r>
        <w:t>GPFS    General Parallel File System</w:t>
      </w:r>
    </w:p>
    <w:p w:rsidR="00351A01" w:rsidRPr="00351A01" w:rsidRDefault="001E470E" w:rsidP="00351A01">
      <w:r>
        <w:t>GPS    Global Positioning System</w:t>
      </w:r>
    </w:p>
    <w:p w:rsidR="00351A01" w:rsidRPr="00351A01" w:rsidRDefault="001E470E" w:rsidP="00351A01">
      <w:r>
        <w:t>GPU    Graphics Processing Unit</w:t>
      </w:r>
    </w:p>
    <w:p w:rsidR="00351A01" w:rsidRPr="00351A01" w:rsidRDefault="001E470E" w:rsidP="00351A01">
      <w:r>
        <w:t>GTC    Generic Token Card</w:t>
      </w:r>
    </w:p>
    <w:p w:rsidR="00351A01" w:rsidRPr="00351A01" w:rsidRDefault="001E470E" w:rsidP="00351A01">
      <w:r>
        <w:t>GUI     Graphical User Interface</w:t>
      </w:r>
    </w:p>
    <w:p w:rsidR="00351A01" w:rsidRPr="00351A01" w:rsidRDefault="001E470E" w:rsidP="00351A01">
      <w:r>
        <w:t>HDMI    High Definition Multi-Media Interface</w:t>
      </w:r>
    </w:p>
    <w:p w:rsidR="00351A01" w:rsidRPr="00351A01" w:rsidRDefault="001E470E" w:rsidP="00351A01">
      <w:r>
        <w:t>HDTV    High Definition Television</w:t>
      </w:r>
    </w:p>
    <w:p w:rsidR="00351A01" w:rsidRPr="00351A01" w:rsidRDefault="001E470E" w:rsidP="00351A01">
      <w:r>
        <w:t>HPGL    Hewlett Packard Graphics Language</w:t>
      </w:r>
    </w:p>
    <w:p w:rsidR="00351A01" w:rsidRPr="00351A01" w:rsidRDefault="001E470E" w:rsidP="00351A01">
      <w:r>
        <w:t>HSM    Hierarchical Storage Management</w:t>
      </w:r>
    </w:p>
    <w:p w:rsidR="00351A01" w:rsidRPr="00351A01" w:rsidRDefault="001E470E" w:rsidP="00351A01">
      <w:r>
        <w:t>HTML  HyperText Markup Language</w:t>
      </w:r>
    </w:p>
    <w:p w:rsidR="00351A01" w:rsidRPr="00351A01" w:rsidRDefault="001E470E" w:rsidP="00351A01">
      <w:r>
        <w:t>HTTP    HyperText Transfer Protocol</w:t>
      </w:r>
    </w:p>
    <w:p w:rsidR="00351A01" w:rsidRPr="00351A01" w:rsidRDefault="001E470E" w:rsidP="00351A01">
      <w:r>
        <w:t>Hz      Hertz (cycles per second)</w:t>
      </w:r>
    </w:p>
    <w:p w:rsidR="00351A01" w:rsidRPr="00351A01" w:rsidRDefault="001E470E" w:rsidP="00351A01">
      <w:r>
        <w:t>ICMP    Internet Control Message Protocol</w:t>
      </w:r>
    </w:p>
    <w:p w:rsidR="00351A01" w:rsidRPr="00351A01" w:rsidRDefault="001E470E" w:rsidP="00351A01">
      <w:r>
        <w:lastRenderedPageBreak/>
        <w:t>IEC    International Electrotechnical Commission</w:t>
      </w:r>
    </w:p>
    <w:p w:rsidR="00351A01" w:rsidRPr="00351A01" w:rsidRDefault="001E470E" w:rsidP="00351A01">
      <w:r>
        <w:t>IEEE    Institute of Electrical and Electronics Engineers</w:t>
      </w:r>
    </w:p>
    <w:p w:rsidR="00351A01" w:rsidRPr="00351A01" w:rsidRDefault="001E470E" w:rsidP="00351A01">
      <w:r>
        <w:t>IETF    Internet Engineering Task Force</w:t>
      </w:r>
    </w:p>
    <w:p w:rsidR="00351A01" w:rsidRPr="00351A01" w:rsidRDefault="001E470E" w:rsidP="00351A01">
      <w:r>
        <w:t>I/O     Input/ Output</w:t>
      </w:r>
    </w:p>
    <w:p w:rsidR="00351A01" w:rsidRPr="00351A01" w:rsidRDefault="001E470E" w:rsidP="00351A01">
      <w:r>
        <w:t>IP      Internet Protocol</w:t>
      </w:r>
    </w:p>
    <w:p w:rsidR="00351A01" w:rsidRPr="00351A01" w:rsidRDefault="001E470E" w:rsidP="00351A01">
      <w:r>
        <w:t>IPMI    Intelligent Platform Management Interface</w:t>
      </w:r>
    </w:p>
    <w:p w:rsidR="00351A01" w:rsidRPr="00351A01" w:rsidRDefault="001E470E" w:rsidP="00351A01">
      <w:pPr>
        <w:spacing w:line="276" w:lineRule="auto"/>
      </w:pPr>
      <w:r>
        <w:t xml:space="preserve">IPX    </w:t>
      </w:r>
      <w:r>
        <w:rPr>
          <w:color w:val="222222"/>
          <w:shd w:val="clear" w:color="auto" w:fill="FFFFFF"/>
        </w:rPr>
        <w:t>Internetwork Packet Exchange</w:t>
      </w:r>
    </w:p>
    <w:p w:rsidR="00351A01" w:rsidRPr="00351A01" w:rsidRDefault="001E470E" w:rsidP="00351A01">
      <w:r>
        <w:t>iSCSI    Internet Small Computer System Interface</w:t>
      </w:r>
    </w:p>
    <w:p w:rsidR="00351A01" w:rsidRPr="00351A01" w:rsidRDefault="001E470E" w:rsidP="00351A01">
      <w:r>
        <w:t>ISO     International Standards Organization</w:t>
      </w:r>
    </w:p>
    <w:p w:rsidR="00351A01" w:rsidRPr="00351A01" w:rsidRDefault="001E470E" w:rsidP="00351A01">
      <w:r>
        <w:t>ITU    International Telecommunications Union</w:t>
      </w:r>
    </w:p>
    <w:p w:rsidR="00351A01" w:rsidRPr="00351A01" w:rsidRDefault="001E470E" w:rsidP="00351A01">
      <w:r>
        <w:t>JPEG    Joint Photographic Experts Group</w:t>
      </w:r>
    </w:p>
    <w:p w:rsidR="00351A01" w:rsidRPr="00351A01" w:rsidRDefault="001E470E" w:rsidP="00351A01">
      <w:pPr>
        <w:spacing w:line="276" w:lineRule="auto"/>
      </w:pPr>
      <w:r>
        <w:t xml:space="preserve">KVM    </w:t>
      </w:r>
      <w:r>
        <w:rPr>
          <w:color w:val="000000"/>
          <w:shd w:val="clear" w:color="auto" w:fill="FFFFFF"/>
        </w:rPr>
        <w:t>(keyboard, video and mouse switch), a hardware device that allows a user to control multiple computers</w:t>
      </w:r>
    </w:p>
    <w:p w:rsidR="00351A01" w:rsidRPr="00351A01" w:rsidRDefault="001E470E" w:rsidP="00351A01">
      <w:r>
        <w:t>LAN     Local Area Network</w:t>
      </w:r>
    </w:p>
    <w:p w:rsidR="00351A01" w:rsidRPr="00351A01" w:rsidRDefault="001E470E" w:rsidP="00351A01">
      <w:r>
        <w:t>LCD    Liquid Crystal Display</w:t>
      </w:r>
    </w:p>
    <w:p w:rsidR="00351A01" w:rsidRPr="00351A01" w:rsidRDefault="001E470E" w:rsidP="00351A01">
      <w:r>
        <w:t>LDAP    Lightweight Directory Access Protocol</w:t>
      </w:r>
    </w:p>
    <w:p w:rsidR="00351A01" w:rsidRPr="00351A01" w:rsidRDefault="001E470E" w:rsidP="00351A01">
      <w:r>
        <w:t>LED    Light Emitting Diode</w:t>
      </w:r>
    </w:p>
    <w:p w:rsidR="00351A01" w:rsidRPr="00351A01" w:rsidRDefault="001E470E" w:rsidP="00351A01">
      <w:r>
        <w:t>LTO    Linear Tape Open</w:t>
      </w:r>
    </w:p>
    <w:p w:rsidR="00351A01" w:rsidRPr="00351A01" w:rsidRDefault="001E470E" w:rsidP="00351A01">
      <w:r>
        <w:t>MAC     Medium Access Control</w:t>
      </w:r>
    </w:p>
    <w:p w:rsidR="00351A01" w:rsidRPr="00351A01" w:rsidRDefault="001E470E" w:rsidP="00351A01">
      <w:r>
        <w:t>MByte   Megabyte</w:t>
      </w:r>
    </w:p>
    <w:p w:rsidR="00351A01" w:rsidRPr="00351A01" w:rsidRDefault="001E470E" w:rsidP="00351A01">
      <w:r>
        <w:t>Mbps    Megabits per Second</w:t>
      </w:r>
    </w:p>
    <w:p w:rsidR="00351A01" w:rsidRPr="00351A01" w:rsidRDefault="001E470E" w:rsidP="00351A01">
      <w:r>
        <w:t>MIB     Management Information Base</w:t>
      </w:r>
    </w:p>
    <w:p w:rsidR="00351A01" w:rsidRPr="00351A01" w:rsidRDefault="001E470E" w:rsidP="00351A01">
      <w:r>
        <w:t>MIC    Message Integrity Check</w:t>
      </w:r>
    </w:p>
    <w:p w:rsidR="00351A01" w:rsidRPr="00351A01" w:rsidRDefault="001E470E" w:rsidP="00351A01">
      <w:r>
        <w:t>MFD</w:t>
      </w:r>
      <w:r>
        <w:tab/>
        <w:t>Multi-functional device</w:t>
      </w:r>
    </w:p>
    <w:p w:rsidR="00351A01" w:rsidRPr="00351A01" w:rsidRDefault="001E470E" w:rsidP="00351A01">
      <w:r>
        <w:t>MFP</w:t>
      </w:r>
      <w:r>
        <w:tab/>
        <w:t>Multi-functional printer</w:t>
      </w:r>
    </w:p>
    <w:p w:rsidR="00351A01" w:rsidRPr="00351A01" w:rsidRDefault="001E470E" w:rsidP="00351A01">
      <w:r>
        <w:t>MMF   Multi-Mode Fiber</w:t>
      </w:r>
    </w:p>
    <w:p w:rsidR="00351A01" w:rsidRPr="00351A01" w:rsidRDefault="001E470E" w:rsidP="00351A01">
      <w:pPr>
        <w:spacing w:line="276" w:lineRule="auto"/>
      </w:pPr>
      <w:r>
        <w:t xml:space="preserve">MOSPF </w:t>
      </w:r>
      <w:r>
        <w:rPr>
          <w:bCs/>
          <w:color w:val="000000"/>
        </w:rPr>
        <w:t>Multicast Open Shortest Path First</w:t>
      </w:r>
    </w:p>
    <w:p w:rsidR="00351A01" w:rsidRPr="00351A01" w:rsidRDefault="001E470E" w:rsidP="00351A01">
      <w:r>
        <w:t>msec    Milliseconds</w:t>
      </w:r>
    </w:p>
    <w:p w:rsidR="00351A01" w:rsidRPr="00351A01" w:rsidRDefault="001E470E" w:rsidP="00351A01">
      <w:r>
        <w:t>MPLS    Multi-Protocol Label Switching</w:t>
      </w:r>
    </w:p>
    <w:p w:rsidR="00351A01" w:rsidRPr="00351A01" w:rsidRDefault="001E470E" w:rsidP="00351A01">
      <w:r>
        <w:t>NASA    National Aeronautics and Space Administration</w:t>
      </w:r>
    </w:p>
    <w:p w:rsidR="00351A01" w:rsidRPr="00351A01" w:rsidRDefault="001E470E" w:rsidP="00351A01">
      <w:r>
        <w:t>NEPA    National Environmental Policy Act</w:t>
      </w:r>
    </w:p>
    <w:p w:rsidR="00351A01" w:rsidRPr="00351A01" w:rsidRDefault="001E470E" w:rsidP="00351A01">
      <w:r>
        <w:t xml:space="preserve">NFS    Network File System  </w:t>
      </w:r>
    </w:p>
    <w:p w:rsidR="00351A01" w:rsidRPr="00351A01" w:rsidRDefault="001E470E" w:rsidP="00351A01">
      <w:r>
        <w:t>NI     Network Interface</w:t>
      </w:r>
    </w:p>
    <w:p w:rsidR="00351A01" w:rsidRPr="00351A01" w:rsidRDefault="001E470E" w:rsidP="00351A01">
      <w:r>
        <w:t>NIC    Network Interface Card</w:t>
      </w:r>
    </w:p>
    <w:p w:rsidR="00351A01" w:rsidRPr="00351A01" w:rsidRDefault="001E470E" w:rsidP="00351A01">
      <w:r>
        <w:t>NIST    National Institute of Standards</w:t>
      </w:r>
    </w:p>
    <w:p w:rsidR="00351A01" w:rsidRPr="00351A01" w:rsidRDefault="001E470E" w:rsidP="00351A01">
      <w:r>
        <w:t>NTP    Network Time Protocol</w:t>
      </w:r>
    </w:p>
    <w:p w:rsidR="00351A01" w:rsidRPr="00351A01" w:rsidRDefault="001E470E" w:rsidP="00351A01">
      <w:r>
        <w:t>NTSC   National Television Standards Committee</w:t>
      </w:r>
    </w:p>
    <w:p w:rsidR="00351A01" w:rsidRPr="00351A01" w:rsidRDefault="001E470E" w:rsidP="00351A01">
      <w:r>
        <w:t>OCR    Optical Character Recognition</w:t>
      </w:r>
    </w:p>
    <w:p w:rsidR="00351A01" w:rsidRPr="00351A01" w:rsidRDefault="001E470E" w:rsidP="00351A01">
      <w:r>
        <w:t>OEM</w:t>
      </w:r>
      <w:r>
        <w:tab/>
        <w:t>Original Equipment Manufacturer</w:t>
      </w:r>
    </w:p>
    <w:p w:rsidR="00351A01" w:rsidRPr="00351A01" w:rsidRDefault="001E470E" w:rsidP="00351A01">
      <w:r>
        <w:t>OODBMS  Object-Oriented Database Management System</w:t>
      </w:r>
    </w:p>
    <w:p w:rsidR="00351A01" w:rsidRPr="00351A01" w:rsidRDefault="001E470E" w:rsidP="00351A01">
      <w:r>
        <w:t>OS    Operating System</w:t>
      </w:r>
    </w:p>
    <w:p w:rsidR="00351A01" w:rsidRPr="00351A01" w:rsidRDefault="001E470E" w:rsidP="00351A01">
      <w:r>
        <w:t>OSI     Open System Interconnect</w:t>
      </w:r>
    </w:p>
    <w:p w:rsidR="00351A01" w:rsidRPr="00351A01" w:rsidRDefault="001E470E" w:rsidP="00351A01">
      <w:r>
        <w:t>OSPF    Open Shortest Path First</w:t>
      </w:r>
    </w:p>
    <w:p w:rsidR="00351A01" w:rsidRPr="00351A01" w:rsidRDefault="001E470E" w:rsidP="00351A01">
      <w:r>
        <w:t>Pbyte   Petabyte</w:t>
      </w:r>
    </w:p>
    <w:p w:rsidR="00351A01" w:rsidRPr="00351A01" w:rsidRDefault="001E470E" w:rsidP="00351A01">
      <w:r>
        <w:t>PC      Personal Computer</w:t>
      </w:r>
    </w:p>
    <w:p w:rsidR="00351A01" w:rsidRPr="00351A01" w:rsidRDefault="001E470E" w:rsidP="00351A01">
      <w:r>
        <w:t>PCI    Peripheral Component Interconnect</w:t>
      </w:r>
    </w:p>
    <w:p w:rsidR="00351A01" w:rsidRPr="00351A01" w:rsidRDefault="001E470E" w:rsidP="00351A01">
      <w:r>
        <w:t>PCL    Printer Command Language</w:t>
      </w:r>
    </w:p>
    <w:p w:rsidR="00351A01" w:rsidRPr="00351A01" w:rsidRDefault="001E470E" w:rsidP="00351A01">
      <w:r>
        <w:t>PDF    Portable Document Format</w:t>
      </w:r>
    </w:p>
    <w:p w:rsidR="00351A01" w:rsidRPr="00351A01" w:rsidRDefault="001E470E" w:rsidP="00351A01">
      <w:r>
        <w:t>PDU    Power Distribution Unit</w:t>
      </w:r>
    </w:p>
    <w:p w:rsidR="00351A01" w:rsidRPr="00351A01" w:rsidRDefault="001E470E" w:rsidP="00351A01">
      <w:r>
        <w:t>PEAP    Protected Extensible Authentication Protocol</w:t>
      </w:r>
    </w:p>
    <w:p w:rsidR="00351A01" w:rsidRPr="00351A01" w:rsidRDefault="001E470E" w:rsidP="00351A01">
      <w:r>
        <w:t>PHY     Physical Layer Protocol</w:t>
      </w:r>
    </w:p>
    <w:p w:rsidR="00351A01" w:rsidRPr="00351A01" w:rsidRDefault="001E470E" w:rsidP="00351A01">
      <w:r>
        <w:t>PIM    Protocol Independent Multi-cast</w:t>
      </w:r>
    </w:p>
    <w:p w:rsidR="00351A01" w:rsidRPr="00351A01" w:rsidRDefault="001E470E" w:rsidP="00351A01">
      <w:r>
        <w:t>PIV   Personal Identity Verification</w:t>
      </w:r>
    </w:p>
    <w:p w:rsidR="00351A01" w:rsidRPr="00351A01" w:rsidRDefault="001E470E" w:rsidP="00351A01">
      <w:r>
        <w:t>PMD     Physical Media Device</w:t>
      </w:r>
    </w:p>
    <w:p w:rsidR="00351A01" w:rsidRPr="00351A01" w:rsidRDefault="001E470E" w:rsidP="00351A01">
      <w:r>
        <w:t>PNNI    Private Network to Network Interface</w:t>
      </w:r>
    </w:p>
    <w:p w:rsidR="00351A01" w:rsidRPr="00351A01" w:rsidRDefault="001E470E" w:rsidP="00351A01">
      <w:r>
        <w:t>POP    Post Office Protocol</w:t>
      </w:r>
    </w:p>
    <w:p w:rsidR="00351A01" w:rsidRPr="00351A01" w:rsidRDefault="001E470E" w:rsidP="00351A01">
      <w:r>
        <w:lastRenderedPageBreak/>
        <w:t>PUE   Power Usage Effectiveness</w:t>
      </w:r>
    </w:p>
    <w:p w:rsidR="00351A01" w:rsidRPr="00351A01" w:rsidRDefault="001E470E" w:rsidP="00351A01">
      <w:r>
        <w:t>QDR    Quad Data Rate</w:t>
      </w:r>
    </w:p>
    <w:p w:rsidR="00351A01" w:rsidRPr="00351A01" w:rsidRDefault="001E470E" w:rsidP="00351A01">
      <w:r>
        <w:t>RAID    Redundant Array of Independent Disks</w:t>
      </w:r>
    </w:p>
    <w:p w:rsidR="00351A01" w:rsidRPr="00351A01" w:rsidRDefault="001E470E" w:rsidP="00351A01">
      <w:r>
        <w:t>RAM     Random Access Memory</w:t>
      </w:r>
    </w:p>
    <w:p w:rsidR="00351A01" w:rsidRPr="00351A01" w:rsidRDefault="001E470E" w:rsidP="00351A01">
      <w:r>
        <w:t>RDBMS   Relational Data Base Management System</w:t>
      </w:r>
    </w:p>
    <w:p w:rsidR="00351A01" w:rsidRPr="00351A01" w:rsidRDefault="001E470E" w:rsidP="00351A01">
      <w:r>
        <w:t>RFC     Request For Comments</w:t>
      </w:r>
    </w:p>
    <w:p w:rsidR="00351A01" w:rsidRPr="00351A01" w:rsidRDefault="001E470E" w:rsidP="00351A01">
      <w:r>
        <w:t>RFP     Request For Proposal</w:t>
      </w:r>
    </w:p>
    <w:p w:rsidR="00351A01" w:rsidRPr="00351A01" w:rsidRDefault="001E470E" w:rsidP="00351A01">
      <w:r>
        <w:t>RIP    Routing Information Protocol</w:t>
      </w:r>
    </w:p>
    <w:p w:rsidR="00351A01" w:rsidRPr="00351A01" w:rsidRDefault="001E470E" w:rsidP="00351A01">
      <w:r>
        <w:t>RMON   Remote Monitor/Monitoring</w:t>
      </w:r>
    </w:p>
    <w:p w:rsidR="00351A01" w:rsidRPr="00351A01" w:rsidRDefault="001E470E" w:rsidP="00351A01">
      <w:r>
        <w:t>RMS    Root Mean Squared</w:t>
      </w:r>
    </w:p>
    <w:p w:rsidR="00351A01" w:rsidRPr="00351A01" w:rsidRDefault="001E470E" w:rsidP="00351A01">
      <w:r>
        <w:t>RMU     Rack Mount Unit</w:t>
      </w:r>
    </w:p>
    <w:p w:rsidR="00351A01" w:rsidRPr="00351A01" w:rsidRDefault="001E470E" w:rsidP="00351A01">
      <w:r>
        <w:t>ROM    Read-Only Memory</w:t>
      </w:r>
    </w:p>
    <w:p w:rsidR="00351A01" w:rsidRPr="00351A01" w:rsidRDefault="001E470E" w:rsidP="00351A01">
      <w:r>
        <w:t>SAC    Single Attached Concentrator</w:t>
      </w:r>
    </w:p>
    <w:p w:rsidR="00351A01" w:rsidRPr="00351A01" w:rsidRDefault="001E470E" w:rsidP="00351A01">
      <w:r>
        <w:t>SAM-FS    Storage Archive Manager File System</w:t>
      </w:r>
    </w:p>
    <w:p w:rsidR="00351A01" w:rsidRPr="00351A01" w:rsidRDefault="001E470E" w:rsidP="00351A01">
      <w:r>
        <w:t>SAN    Storage Area Network</w:t>
      </w:r>
    </w:p>
    <w:p w:rsidR="00351A01" w:rsidRPr="00351A01" w:rsidRDefault="001E470E" w:rsidP="00351A01">
      <w:r>
        <w:t>SAP   Service Advertisement Protocol</w:t>
      </w:r>
    </w:p>
    <w:p w:rsidR="00351A01" w:rsidRPr="00351A01" w:rsidRDefault="001E470E" w:rsidP="00351A01">
      <w:r>
        <w:t>SAS    Single Attached Station</w:t>
      </w:r>
    </w:p>
    <w:p w:rsidR="00351A01" w:rsidRPr="00351A01" w:rsidRDefault="001E470E" w:rsidP="00351A01">
      <w:r>
        <w:t>SATA    Serial ATA</w:t>
      </w:r>
    </w:p>
    <w:p w:rsidR="00351A01" w:rsidRPr="00351A01" w:rsidRDefault="001E470E" w:rsidP="00351A01">
      <w:r>
        <w:t>SCSI    Small Computer System Interface</w:t>
      </w:r>
    </w:p>
    <w:p w:rsidR="00351A01" w:rsidRPr="00351A01" w:rsidRDefault="001E470E" w:rsidP="00351A01">
      <w:r>
        <w:t xml:space="preserve">SMP    Symmetric Multi-Processing </w:t>
      </w:r>
    </w:p>
    <w:p w:rsidR="00351A01" w:rsidRPr="00351A01" w:rsidRDefault="001E470E" w:rsidP="00351A01">
      <w:r>
        <w:t>SNMP    Simple Network Management Protocol</w:t>
      </w:r>
    </w:p>
    <w:p w:rsidR="00351A01" w:rsidRPr="00351A01" w:rsidRDefault="001E470E" w:rsidP="00351A01">
      <w:r>
        <w:t>SONET  Synchronous Optical NETwork</w:t>
      </w:r>
    </w:p>
    <w:p w:rsidR="00351A01" w:rsidRPr="00351A01" w:rsidRDefault="001E470E" w:rsidP="00351A01">
      <w:r>
        <w:t>SQL    Structured Query Language</w:t>
      </w:r>
    </w:p>
    <w:p w:rsidR="00351A01" w:rsidRPr="00351A01" w:rsidRDefault="001E470E" w:rsidP="00351A01">
      <w:r>
        <w:t>SSD    Solid State Drive</w:t>
      </w:r>
    </w:p>
    <w:p w:rsidR="00351A01" w:rsidRPr="00351A01" w:rsidRDefault="001E470E" w:rsidP="00351A01">
      <w:r>
        <w:t>SSH    Secure SHell</w:t>
      </w:r>
    </w:p>
    <w:p w:rsidR="00351A01" w:rsidRPr="00351A01" w:rsidRDefault="001E470E" w:rsidP="00351A01">
      <w:r>
        <w:t>TBD    To Be Designed/Determined</w:t>
      </w:r>
    </w:p>
    <w:p w:rsidR="00351A01" w:rsidRPr="00351A01" w:rsidRDefault="001E470E" w:rsidP="00351A01">
      <w:r>
        <w:t>TByte  Terabyte</w:t>
      </w:r>
    </w:p>
    <w:p w:rsidR="00351A01" w:rsidRPr="00351A01" w:rsidRDefault="001E470E" w:rsidP="00351A01">
      <w:r>
        <w:t>TCP    Transmission Control Protocol</w:t>
      </w:r>
    </w:p>
    <w:p w:rsidR="00351A01" w:rsidRPr="00351A01" w:rsidRDefault="001E470E" w:rsidP="00351A01">
      <w:r>
        <w:t>TIFF    Tagged Image File Format</w:t>
      </w:r>
    </w:p>
    <w:p w:rsidR="00351A01" w:rsidRPr="00351A01" w:rsidRDefault="001E470E" w:rsidP="00351A01">
      <w:r>
        <w:t>TKIP    Temporal Key Integrity Protocol</w:t>
      </w:r>
    </w:p>
    <w:p w:rsidR="00351A01" w:rsidRPr="00351A01" w:rsidRDefault="001E470E" w:rsidP="00351A01">
      <w:r>
        <w:t>TLS    Transport Layer Security</w:t>
      </w:r>
    </w:p>
    <w:p w:rsidR="00351A01" w:rsidRPr="00351A01" w:rsidRDefault="001E470E" w:rsidP="00351A01">
      <w:r>
        <w:t xml:space="preserve">UDP    User Datagram Protocol </w:t>
      </w:r>
    </w:p>
    <w:p w:rsidR="00351A01" w:rsidRPr="00351A01" w:rsidRDefault="001E470E" w:rsidP="00351A01">
      <w:r>
        <w:t>UPS    Uninterruptible Power Supply</w:t>
      </w:r>
    </w:p>
    <w:p w:rsidR="00351A01" w:rsidRPr="00351A01" w:rsidRDefault="001E470E" w:rsidP="00351A01">
      <w:r>
        <w:t>USB    Universal Serial Bus</w:t>
      </w:r>
    </w:p>
    <w:p w:rsidR="00351A01" w:rsidRPr="00351A01" w:rsidRDefault="001E470E" w:rsidP="00351A01">
      <w:r>
        <w:t>VC     Virtual Circuit</w:t>
      </w:r>
    </w:p>
    <w:p w:rsidR="00351A01" w:rsidRPr="00351A01" w:rsidRDefault="001E470E" w:rsidP="00351A01">
      <w:r>
        <w:t>VGA    Video Graphics Array</w:t>
      </w:r>
    </w:p>
    <w:p w:rsidR="00351A01" w:rsidRPr="00351A01" w:rsidRDefault="001E470E" w:rsidP="00351A01">
      <w:r>
        <w:t>VHS    Video Home System (VCR)</w:t>
      </w:r>
    </w:p>
    <w:p w:rsidR="00351A01" w:rsidRPr="00351A01" w:rsidRDefault="001E470E" w:rsidP="00351A01">
      <w:r>
        <w:t>VLAN    Virtual Local Area Network</w:t>
      </w:r>
    </w:p>
    <w:p w:rsidR="00351A01" w:rsidRPr="00351A01" w:rsidRDefault="001E470E" w:rsidP="00351A01">
      <w:r>
        <w:t>VP     View Processor</w:t>
      </w:r>
    </w:p>
    <w:p w:rsidR="00351A01" w:rsidRPr="00351A01" w:rsidRDefault="001E470E" w:rsidP="00351A01">
      <w:r>
        <w:t>WAIS   Wide Area Information Server</w:t>
      </w:r>
    </w:p>
    <w:p w:rsidR="00351A01" w:rsidRPr="00351A01" w:rsidRDefault="001E470E" w:rsidP="00351A01">
      <w:r>
        <w:t>WAN    Wide Area Network</w:t>
      </w:r>
    </w:p>
    <w:p w:rsidR="00351A01" w:rsidRPr="00351A01" w:rsidRDefault="001E470E" w:rsidP="00351A01">
      <w:r>
        <w:t>WDM    Wavelength Division Multi-plexing</w:t>
      </w:r>
    </w:p>
    <w:p w:rsidR="00351A01" w:rsidRPr="00351A01" w:rsidRDefault="001E470E" w:rsidP="00351A01">
      <w:r>
        <w:t>WEP    Wired Equivalent Privacy</w:t>
      </w:r>
    </w:p>
    <w:p w:rsidR="00351A01" w:rsidRPr="00351A01" w:rsidRDefault="001E470E" w:rsidP="00351A01">
      <w:r>
        <w:t>WPA    Wi-Fi Protected Access</w:t>
      </w:r>
    </w:p>
    <w:p w:rsidR="00351A01" w:rsidRPr="00351A01" w:rsidRDefault="001E470E" w:rsidP="00351A01">
      <w:r>
        <w:t>XNS    Xerox Network Systems Protocol</w:t>
      </w:r>
    </w:p>
    <w:p w:rsidR="00351A01" w:rsidRPr="00351A01" w:rsidRDefault="001E470E" w:rsidP="00351A01">
      <w:r>
        <w:t xml:space="preserve">  </w:t>
      </w:r>
    </w:p>
    <w:p w:rsidR="00351A01" w:rsidRPr="00351A01" w:rsidRDefault="001E470E" w:rsidP="00351A01">
      <w:pPr>
        <w:spacing w:after="200" w:line="276" w:lineRule="auto"/>
      </w:pPr>
      <w:r>
        <w:br w:type="page"/>
      </w:r>
    </w:p>
    <w:p w:rsidR="00351A01" w:rsidRPr="00D9231D" w:rsidRDefault="00351A01" w:rsidP="00351A01">
      <w:pPr>
        <w:pStyle w:val="Heading1"/>
      </w:pPr>
      <w:bookmarkStart w:id="627" w:name="_Toc350086484"/>
      <w:bookmarkStart w:id="628" w:name="_Toc364329303"/>
      <w:bookmarkStart w:id="629" w:name="_Toc370288267"/>
      <w:bookmarkEnd w:id="619"/>
      <w:bookmarkEnd w:id="620"/>
      <w:bookmarkEnd w:id="621"/>
      <w:r w:rsidRPr="00D9231D">
        <w:lastRenderedPageBreak/>
        <w:t>1. Introduction</w:t>
      </w:r>
      <w:bookmarkEnd w:id="627"/>
      <w:bookmarkEnd w:id="628"/>
      <w:bookmarkEnd w:id="629"/>
    </w:p>
    <w:p w:rsidR="00351A01" w:rsidRPr="00C32362" w:rsidRDefault="00351A01" w:rsidP="00351A01">
      <w:r w:rsidRPr="00C32362">
        <w:t>Section 1 provides a general overview of the structure of these technical specifications.</w:t>
      </w:r>
    </w:p>
    <w:p w:rsidR="00351A01" w:rsidRPr="00C32362" w:rsidRDefault="00351A01" w:rsidP="00351A01"/>
    <w:p w:rsidR="00351A01" w:rsidRPr="006F6AAC" w:rsidRDefault="00351A01" w:rsidP="00351A01">
      <w:pPr>
        <w:pStyle w:val="Heading2"/>
      </w:pPr>
      <w:bookmarkStart w:id="630" w:name="_Toc350086485"/>
      <w:bookmarkStart w:id="631" w:name="_Toc364329304"/>
      <w:bookmarkStart w:id="632" w:name="_Toc370288268"/>
      <w:r w:rsidRPr="006F6AAC">
        <w:t>1.1. Background</w:t>
      </w:r>
      <w:bookmarkEnd w:id="630"/>
      <w:bookmarkEnd w:id="631"/>
      <w:bookmarkEnd w:id="632"/>
      <w:r w:rsidRPr="006F6AAC">
        <w:t xml:space="preserve"> </w:t>
      </w:r>
    </w:p>
    <w:p w:rsidR="00351A01" w:rsidRPr="00C32362" w:rsidRDefault="00351A01" w:rsidP="00351A01">
      <w:r w:rsidRPr="00C32362">
        <w:t xml:space="preserve">The computer facilities at NASA are being systematically enhanced by incorporating the latest in state-of-the-art computer system technologies.  These improvements will enable NASA to remain at the leading edge in scientific and engineering processing performance and capabilities and to provide the user community of researchers and engineers with the most advanced and powerful computer tools available. In support of this activity NASA is establishing Indefinite Delivery/Indefinite Quantity contracts of scientific and engineering computer systems and supporting equipment.  The computer systems will provide computational and graphics capability to the scientific engineering and other technical disciplines supporting NASA’s core missions.  The specifications presented in this document represent a comprehensive set of requirements intended to provide a complete environment for computational analysis by NASA engineers and scientists.   </w:t>
      </w:r>
    </w:p>
    <w:p w:rsidR="00351A01" w:rsidRPr="00C32362" w:rsidRDefault="00351A01" w:rsidP="00351A01"/>
    <w:p w:rsidR="00351A01" w:rsidRPr="006F6AAC" w:rsidRDefault="00351A01" w:rsidP="00351A01">
      <w:pPr>
        <w:pStyle w:val="Heading2"/>
      </w:pPr>
      <w:bookmarkStart w:id="633" w:name="_Toc350086486"/>
      <w:bookmarkStart w:id="634" w:name="_Toc364329305"/>
      <w:bookmarkStart w:id="635" w:name="_Toc370288269"/>
      <w:r w:rsidRPr="006F6AAC">
        <w:t>1.2. Requirements Structure</w:t>
      </w:r>
      <w:bookmarkEnd w:id="633"/>
      <w:bookmarkEnd w:id="634"/>
      <w:bookmarkEnd w:id="635"/>
    </w:p>
    <w:p w:rsidR="00351A01" w:rsidRPr="00C32362" w:rsidRDefault="00351A01" w:rsidP="00351A01">
      <w:r w:rsidRPr="00C32362">
        <w:t>The very broad range of NASA’s functions in space, earth science, aeronautics, manned flight, mission operations and other activities, results in an equally broad range of computational requirements and consequently a requirement for a broad range of computer systems and support equipment.  The requirements are structured in a way that clarifies NASA’s needs and categorizes the requirements on the basis of application functions.  This structure is defined through two categories: Category A consists of a group of functional computer systems; Category B consists of complementary products and services that enhance and support the computer system functions.</w:t>
      </w:r>
    </w:p>
    <w:p w:rsidR="00351A01" w:rsidRPr="00C32362" w:rsidRDefault="00351A01" w:rsidP="00351A01">
      <w:r w:rsidRPr="00C32362">
        <w:t xml:space="preserve">This procurement is for 5 competition areas consisting of one Category A computer system competitions composed of one Group, and 4 Category B supporting equipment competitions composed of 3 Groups.  Each of the groups has specific requirements and functional tasks that must be met by the offerings in that group.  However, the potential usage of any group is broad and may be based on a variety of applications beyond the specific group definition.  The groupings are devised to ensure that the Government has a sufficient set of the best available tools for given tasks.  The groupings do not imply either exclusive product offerings by the contractor nor, do they restrict the Government from making best value judgments as to which group to use to meet their specific requirements. </w:t>
      </w:r>
    </w:p>
    <w:p w:rsidR="00351A01" w:rsidRPr="00C32362" w:rsidRDefault="00351A01" w:rsidP="00351A01"/>
    <w:p w:rsidR="00351A01" w:rsidRPr="00C32362" w:rsidRDefault="00351A01" w:rsidP="00351A01">
      <w:pPr>
        <w:pStyle w:val="Heading3"/>
      </w:pPr>
      <w:bookmarkStart w:id="636" w:name="_Toc350086487"/>
      <w:bookmarkStart w:id="637" w:name="_Toc364329306"/>
      <w:bookmarkStart w:id="638" w:name="_Toc370288270"/>
      <w:r w:rsidRPr="00C32362">
        <w:t>1.2.1. Category A Structure</w:t>
      </w:r>
      <w:bookmarkEnd w:id="636"/>
      <w:bookmarkEnd w:id="637"/>
      <w:bookmarkEnd w:id="638"/>
    </w:p>
    <w:p w:rsidR="00351A01" w:rsidRPr="00C32362" w:rsidRDefault="00351A01" w:rsidP="00351A01">
      <w:r w:rsidRPr="00C32362">
        <w:t>The prelude to the requirements includes the definitions of the computer system group used to identify the general set of applications or environments that distinguish this group.  Group definitions are given in Section 2 of this document.</w:t>
      </w:r>
    </w:p>
    <w:p w:rsidR="00351A01" w:rsidRPr="00C32362" w:rsidRDefault="00351A01" w:rsidP="00351A01"/>
    <w:p w:rsidR="00351A01" w:rsidRPr="00C32362" w:rsidRDefault="00351A01" w:rsidP="00351A01">
      <w:r w:rsidRPr="00C32362">
        <w:t xml:space="preserve">The computer system group is broad and represents a variety of applications beyond the specific group definition, yet this grouping produces enough commonality of requirements that applications in a group can share the same hardware platform. </w:t>
      </w:r>
    </w:p>
    <w:p w:rsidR="00351A01" w:rsidRPr="00C32362" w:rsidRDefault="00351A01" w:rsidP="00351A01">
      <w:r w:rsidRPr="00C32362">
        <w:t xml:space="preserve"> </w:t>
      </w:r>
    </w:p>
    <w:p w:rsidR="00351A01" w:rsidRPr="00C32362" w:rsidRDefault="00351A01" w:rsidP="00351A01">
      <w:r w:rsidRPr="00C32362">
        <w:t xml:space="preserve">This group represents not a single specific computer system, but instead represents a family of systems with a range of capabilities.  In order to simplify requirements, the group is represented by three types of base systems.  These base systems are generally distinguished by performance, upgradability and growth potential and define the minimum range of family of systems that should be provided on the contract.  It is anticipated that systems will be made available on the contract through the Available Components list which are compatible with the base systems but which also both fill in and expand upon the requirements fulfilled through the base systems.    </w:t>
      </w:r>
    </w:p>
    <w:p w:rsidR="00351A01" w:rsidRPr="00C32362" w:rsidRDefault="00351A01" w:rsidP="00351A01">
      <w:r w:rsidRPr="00C32362">
        <w:t>In general, application software such as CAD packages, databases, visualization software, etc. must be supported on the computer systems, but need not be provided (i.e. are not mandatory deliverables) unless specifically noted in the mandatory deliverables list in Attachment B.  These are referred to as non-mandatory software.</w:t>
      </w:r>
    </w:p>
    <w:p w:rsidR="00351A01" w:rsidRPr="00C32362" w:rsidRDefault="00351A01" w:rsidP="00351A01">
      <w:r w:rsidRPr="00C32362">
        <w:t>A set of mandatory add-on equipment and upgrades is identified to allow for system enhancements.  An available components list consisting of desirable items and other software and hardware which provides depth and breadth to the vendor’s offerings, such as computer systems in ranges of sizing and functions that complement the basic systems and non-mandatory software is also included.</w:t>
      </w:r>
    </w:p>
    <w:p w:rsidR="00351A01" w:rsidRPr="00C32362" w:rsidRDefault="00351A01" w:rsidP="00351A01"/>
    <w:p w:rsidR="00351A01" w:rsidRPr="00C32362" w:rsidRDefault="00351A01" w:rsidP="00351A01">
      <w:pPr>
        <w:pStyle w:val="Heading3"/>
      </w:pPr>
      <w:bookmarkStart w:id="639" w:name="_Toc350086488"/>
      <w:bookmarkStart w:id="640" w:name="_Toc364329307"/>
      <w:bookmarkStart w:id="641" w:name="_Toc370288271"/>
      <w:r w:rsidRPr="00C32362">
        <w:t>1.2.2. Category B Structure</w:t>
      </w:r>
      <w:bookmarkEnd w:id="639"/>
      <w:bookmarkEnd w:id="640"/>
      <w:bookmarkEnd w:id="641"/>
    </w:p>
    <w:p w:rsidR="00351A01" w:rsidRPr="00C32362" w:rsidRDefault="00351A01" w:rsidP="00351A01">
      <w:r w:rsidRPr="00C32362">
        <w:t>The Category B groups consist of a set of capabilities that span across all computer systems via three areas:  B) Mass Storage Devices, C) Server Support and Multi-Functional Devices, D) Network Devices, Computer Security Tools and Advanced Video and Conference Tools. Each group has a set of mandatory specifications.  In addition, each group includes an available components list consisting of desirable items and other software and hardware that provide depth and breadth to the contract.</w:t>
      </w:r>
    </w:p>
    <w:p w:rsidR="00351A01" w:rsidRPr="00C32362" w:rsidRDefault="00351A01" w:rsidP="00351A01"/>
    <w:p w:rsidR="00351A01" w:rsidRPr="006F6AAC" w:rsidRDefault="00351A01" w:rsidP="00351A01">
      <w:pPr>
        <w:pStyle w:val="Heading2"/>
      </w:pPr>
      <w:bookmarkStart w:id="642" w:name="_Toc350086489"/>
      <w:bookmarkStart w:id="643" w:name="_Toc364329308"/>
      <w:bookmarkStart w:id="644" w:name="_Toc370288272"/>
      <w:r w:rsidRPr="006F6AAC">
        <w:t>1.3. Structure of This Document</w:t>
      </w:r>
      <w:bookmarkEnd w:id="642"/>
      <w:bookmarkEnd w:id="643"/>
      <w:bookmarkEnd w:id="644"/>
    </w:p>
    <w:p w:rsidR="00351A01" w:rsidRPr="00C32362" w:rsidRDefault="00351A01" w:rsidP="00351A01">
      <w:pPr>
        <w:rPr>
          <w:b/>
          <w:i/>
        </w:rPr>
      </w:pPr>
    </w:p>
    <w:p w:rsidR="00351A01" w:rsidRPr="00C32362" w:rsidRDefault="00351A01" w:rsidP="00351A01">
      <w:r w:rsidRPr="00C32362">
        <w:t>This section describes the section layouts of the technical specifications.</w:t>
      </w:r>
    </w:p>
    <w:p w:rsidR="00351A01" w:rsidRPr="00C32362" w:rsidRDefault="00351A01" w:rsidP="00351A01"/>
    <w:p w:rsidR="00351A01" w:rsidRPr="00C32362" w:rsidRDefault="00351A01" w:rsidP="00351A01">
      <w:pPr>
        <w:pStyle w:val="Heading3"/>
      </w:pPr>
      <w:bookmarkStart w:id="645" w:name="_Toc350086490"/>
      <w:bookmarkStart w:id="646" w:name="_Toc364329309"/>
      <w:bookmarkStart w:id="647" w:name="_Toc370288273"/>
      <w:r w:rsidRPr="00C32362">
        <w:t>1.3.1. Category A Computer System Group</w:t>
      </w:r>
      <w:bookmarkEnd w:id="645"/>
      <w:bookmarkEnd w:id="646"/>
      <w:bookmarkEnd w:id="647"/>
    </w:p>
    <w:p w:rsidR="00351A01" w:rsidRPr="00C32362" w:rsidRDefault="00351A01" w:rsidP="00351A01">
      <w:pPr>
        <w:rPr>
          <w:b/>
        </w:rPr>
      </w:pPr>
    </w:p>
    <w:p w:rsidR="00351A01" w:rsidRPr="00C32362" w:rsidRDefault="00351A01" w:rsidP="00351A01">
      <w:r w:rsidRPr="00C32362">
        <w:t>The specific requirements associated with Group A and derived from the applications to be supported are presented in Section 3.</w:t>
      </w:r>
    </w:p>
    <w:p w:rsidR="00351A01" w:rsidRPr="00C32362" w:rsidRDefault="00351A01" w:rsidP="00351A01"/>
    <w:p w:rsidR="00351A01" w:rsidRPr="00C32362" w:rsidRDefault="00351A01" w:rsidP="00351A01">
      <w:pPr>
        <w:pStyle w:val="Heading3"/>
      </w:pPr>
      <w:bookmarkStart w:id="648" w:name="_Toc350086491"/>
      <w:bookmarkStart w:id="649" w:name="_Toc364329310"/>
      <w:bookmarkStart w:id="650" w:name="_Toc370288274"/>
      <w:r w:rsidRPr="00C32362">
        <w:t>1.3.2. Category B Groups</w:t>
      </w:r>
      <w:bookmarkEnd w:id="648"/>
      <w:bookmarkEnd w:id="649"/>
      <w:bookmarkEnd w:id="650"/>
    </w:p>
    <w:p w:rsidR="00351A01" w:rsidRPr="00C32362" w:rsidRDefault="00351A01" w:rsidP="00351A01">
      <w:pPr>
        <w:rPr>
          <w:b/>
        </w:rPr>
      </w:pPr>
    </w:p>
    <w:p w:rsidR="00351A01" w:rsidRPr="00C32362" w:rsidRDefault="00351A01" w:rsidP="00351A01">
      <w:r w:rsidRPr="00C32362">
        <w:t>Requirements for this category are described in separate sections.  Category A requirements do not apply to these groups.  Mass Storage Devices requirements are described in Section 4.  Server Support and Multi-Functional Devices requirements are described in Section 5. Network Devices, Computer Security Tools and Advanced Video and Conference Tools requirements are described in Section 6.</w:t>
      </w:r>
    </w:p>
    <w:p w:rsidR="00351A01" w:rsidRPr="00C32362" w:rsidRDefault="00351A01" w:rsidP="00351A01"/>
    <w:p w:rsidR="00351A01" w:rsidRPr="006F6AAC" w:rsidRDefault="00F0408D" w:rsidP="00351A01">
      <w:pPr>
        <w:pStyle w:val="Heading2"/>
      </w:pPr>
      <w:bookmarkStart w:id="651" w:name="_Toc350086492"/>
      <w:bookmarkStart w:id="652" w:name="_Toc364329311"/>
      <w:bookmarkStart w:id="653" w:name="_Toc370288275"/>
      <w:r>
        <w:t>1.4</w:t>
      </w:r>
      <w:r w:rsidR="00351A01" w:rsidRPr="006F6AAC">
        <w:t>. Terminology</w:t>
      </w:r>
      <w:bookmarkEnd w:id="651"/>
      <w:bookmarkEnd w:id="652"/>
      <w:bookmarkEnd w:id="653"/>
    </w:p>
    <w:p w:rsidR="00351A01" w:rsidRPr="00C32362" w:rsidRDefault="00351A01" w:rsidP="00351A01">
      <w:pPr>
        <w:rPr>
          <w:b/>
          <w:i/>
        </w:rPr>
      </w:pPr>
    </w:p>
    <w:p w:rsidR="00351A01" w:rsidRPr="00C32362" w:rsidRDefault="00351A01" w:rsidP="00351A01">
      <w:r w:rsidRPr="00C32362">
        <w:t>Key terms are described in this section.</w:t>
      </w:r>
    </w:p>
    <w:p w:rsidR="00351A01" w:rsidRPr="00C32362" w:rsidRDefault="00351A01" w:rsidP="00351A01"/>
    <w:p w:rsidR="00351A01" w:rsidRPr="00C32362" w:rsidRDefault="00351A01" w:rsidP="00351A01">
      <w:pPr>
        <w:pStyle w:val="Heading3"/>
      </w:pPr>
      <w:bookmarkStart w:id="654" w:name="_Toc350086493"/>
      <w:bookmarkStart w:id="655" w:name="_Toc364329312"/>
      <w:bookmarkStart w:id="656" w:name="_Toc370288276"/>
      <w:r w:rsidRPr="00C32362">
        <w:t>1.</w:t>
      </w:r>
      <w:r w:rsidR="00F0408D">
        <w:t>4</w:t>
      </w:r>
      <w:r w:rsidRPr="00C32362">
        <w:t>.1. Provide / Support</w:t>
      </w:r>
      <w:bookmarkEnd w:id="654"/>
      <w:bookmarkEnd w:id="655"/>
      <w:bookmarkEnd w:id="656"/>
    </w:p>
    <w:p w:rsidR="00351A01" w:rsidRPr="00C32362" w:rsidRDefault="00351A01" w:rsidP="00351A01">
      <w:r w:rsidRPr="00C32362">
        <w:t>Two key terms in the technical specifications are: provide and support.  Use of the term “provide” indicates a product, service, or capability that is either a mandatory or, if modified by the term “desirable”, a desirable deliverable item.  All mandatory deliverable products, services and capabilities are identified in the Delivery Lists in Attachment B.  A mandatory deliverable is either part of the base system, a separate add-on line item, or a separate upgrade line item.  If an item is identified in the technical section as needing to be provided and is not listed in Attachment B as a separate add-on or upgrade line item, it is included as part of the Base system.</w:t>
      </w:r>
    </w:p>
    <w:p w:rsidR="00351A01" w:rsidRPr="00C32362" w:rsidRDefault="00351A01" w:rsidP="00351A01">
      <w:r w:rsidRPr="00C32362">
        <w:t>Note that the term “provide” implies an item is either a part of every delivered base system or is a separately orderable line item.  This distinction is made in the Delivery Lists in Attachment B.  For example, a C++ compiler must be provided (as indicated in Section 3.</w:t>
      </w:r>
      <w:r>
        <w:t>1.4.2</w:t>
      </w:r>
      <w:r w:rsidRPr="00C32362">
        <w:t>.).  But the Delivery Lists indicate that the C++ compiler is a separately orderable line item and it is estimated that only a certain percentage of the base systems will be purchased with a C++ compiler over the life of the contract.</w:t>
      </w:r>
    </w:p>
    <w:p w:rsidR="00351A01" w:rsidRPr="00C32362" w:rsidRDefault="00351A01" w:rsidP="00351A01">
      <w:r w:rsidRPr="00C32362">
        <w:t xml:space="preserve">Use of the term “support” indicates a product, service, or capability that the systems must be capable of fully utilizing, but which are not part of either the mandatory or desirable deliverable list.  When support is used in reference to a software product, a version of the product that can execute on the system must be available in the commercial and/or public domain arena.  Supported products, services, or capabilities can be part of the available components list.  </w:t>
      </w:r>
    </w:p>
    <w:p w:rsidR="00351A01" w:rsidRPr="00C32362" w:rsidRDefault="00351A01" w:rsidP="00351A01"/>
    <w:p w:rsidR="00351A01" w:rsidRPr="00C32362" w:rsidRDefault="00F0408D" w:rsidP="00351A01">
      <w:pPr>
        <w:pStyle w:val="Heading3"/>
      </w:pPr>
      <w:bookmarkStart w:id="657" w:name="_Toc350086494"/>
      <w:bookmarkStart w:id="658" w:name="_Toc364329313"/>
      <w:bookmarkStart w:id="659" w:name="_Toc370288277"/>
      <w:r>
        <w:lastRenderedPageBreak/>
        <w:t>1.4</w:t>
      </w:r>
      <w:r w:rsidR="00351A01" w:rsidRPr="00C32362">
        <w:t>.2. Deliverables</w:t>
      </w:r>
      <w:bookmarkEnd w:id="657"/>
      <w:bookmarkEnd w:id="658"/>
      <w:bookmarkEnd w:id="659"/>
    </w:p>
    <w:p w:rsidR="00351A01" w:rsidRPr="00C32362" w:rsidRDefault="00351A01" w:rsidP="00351A01">
      <w:pPr>
        <w:rPr>
          <w:b/>
        </w:rPr>
      </w:pPr>
    </w:p>
    <w:p w:rsidR="00351A01" w:rsidRPr="00C32362" w:rsidRDefault="00351A01" w:rsidP="00351A01">
      <w:r w:rsidRPr="00C32362">
        <w:t>The delivery lists use abbreviated terminology for clarity in enumerating delivery items.  The complete specifications for these delivery items are fully described in Sections 3 through 6.  As an example, the delivery list identifies the operating system as a deliverable and the full set of specifications for that operating system is given in Section 3.  This includes items such as file system, system administration, shells, etc.</w:t>
      </w:r>
    </w:p>
    <w:p w:rsidR="00351A01" w:rsidRPr="00C32362" w:rsidRDefault="00351A01" w:rsidP="00351A01">
      <w:r w:rsidRPr="00C32362">
        <w:t>Deliverables are divided into mandatory and non-mandatory categories:</w:t>
      </w:r>
    </w:p>
    <w:p w:rsidR="00351A01" w:rsidRPr="00C32362" w:rsidRDefault="00351A01" w:rsidP="00351A01"/>
    <w:p w:rsidR="00351A01" w:rsidRPr="00C32362" w:rsidRDefault="00351A01" w:rsidP="00351A01">
      <w:pPr>
        <w:pStyle w:val="Heading4"/>
      </w:pPr>
      <w:r w:rsidRPr="00C32362">
        <w:t>1.</w:t>
      </w:r>
      <w:r w:rsidR="00F0408D">
        <w:t>4</w:t>
      </w:r>
      <w:r w:rsidRPr="00C32362">
        <w:t>.2.1. Mandatory Deliverables</w:t>
      </w:r>
    </w:p>
    <w:p w:rsidR="00351A01" w:rsidRPr="00C32362" w:rsidRDefault="00351A01" w:rsidP="00351A01">
      <w:pPr>
        <w:ind w:left="360"/>
      </w:pPr>
      <w:r w:rsidRPr="00C32362">
        <w:t>Each of the separate group specifications produces a separate set of mandatory deliverables for each group.  These delivery requirements are specified in Attachment B of this contract.  The deliverables are divided into a Base Deliverable, and Add-on / Upgrade Deliverables.  The Base Deliverables represent the minimum system configuration to be delivered for each equipment category.   Add-on deliverables are mandatory line items that may be added to the Base deliverable at the discretion of the end-user.  Upgrade deliverables are mandatory line items that upgrade; the Base deliverables at the discretion of the end-user, e.g. additional disk and/or memory.</w:t>
      </w:r>
    </w:p>
    <w:p w:rsidR="00351A01" w:rsidRPr="00C32362" w:rsidRDefault="00351A01" w:rsidP="00351A01"/>
    <w:p w:rsidR="00351A01" w:rsidRPr="00C32362" w:rsidRDefault="00351A01" w:rsidP="00351A01">
      <w:pPr>
        <w:pStyle w:val="Heading4"/>
      </w:pPr>
      <w:r w:rsidRPr="00C32362">
        <w:t>1.</w:t>
      </w:r>
      <w:r w:rsidR="00F0408D">
        <w:t>4</w:t>
      </w:r>
      <w:r w:rsidRPr="00C32362">
        <w:t>.2.2. Non-mandatory Deliverables</w:t>
      </w:r>
    </w:p>
    <w:p w:rsidR="00351A01" w:rsidRPr="00C32362" w:rsidRDefault="00351A01" w:rsidP="00351A01">
      <w:pPr>
        <w:ind w:left="360"/>
      </w:pPr>
      <w:r w:rsidRPr="00C32362">
        <w:t>Non-mandatory deliverables are items that go beyond the mandatory deliverables.  Non-mandatory deliverables are identified through the available components list and include desirable features, additional technology and other software and hardware that provide depth and breadth to the offering.</w:t>
      </w:r>
    </w:p>
    <w:p w:rsidR="00351A01" w:rsidRPr="00C32362" w:rsidRDefault="00351A01" w:rsidP="00351A01"/>
    <w:p w:rsidR="00351A01" w:rsidRPr="00C32362" w:rsidRDefault="00351A01" w:rsidP="00351A01">
      <w:pPr>
        <w:pStyle w:val="Heading3"/>
      </w:pPr>
      <w:bookmarkStart w:id="660" w:name="_Toc350086495"/>
      <w:bookmarkStart w:id="661" w:name="_Toc364329314"/>
      <w:bookmarkStart w:id="662" w:name="_Toc370288278"/>
      <w:r w:rsidRPr="00C32362">
        <w:t>1.</w:t>
      </w:r>
      <w:r w:rsidR="00F0408D">
        <w:t>4</w:t>
      </w:r>
      <w:r w:rsidRPr="00C32362">
        <w:t>.3. Minimums / Desirables / Advanced Technology / Additional Technology</w:t>
      </w:r>
      <w:bookmarkEnd w:id="660"/>
      <w:bookmarkEnd w:id="661"/>
      <w:bookmarkEnd w:id="662"/>
    </w:p>
    <w:p w:rsidR="00351A01" w:rsidRPr="00C32362" w:rsidRDefault="00351A01" w:rsidP="00351A01">
      <w:pPr>
        <w:rPr>
          <w:b/>
        </w:rPr>
      </w:pPr>
    </w:p>
    <w:p w:rsidR="00351A01" w:rsidRPr="00C32362" w:rsidRDefault="00351A01" w:rsidP="00351A01">
      <w:r w:rsidRPr="00C32362">
        <w:t>All technical specifications fit into one of four categories: minimum mandatory; desirable feature; advanced technology, or additional technology.</w:t>
      </w:r>
    </w:p>
    <w:p w:rsidR="00351A01" w:rsidRPr="00C32362" w:rsidRDefault="00351A01" w:rsidP="00351A01">
      <w:r w:rsidRPr="00C32362">
        <w:t>If a technical specification is not explicitly identified as advanced technology, additional technology or a desirable feature, it identifies a minimum mandatory that must be met.  Alternatively, if a technical specification is identified as advanced technology, additional technology or a desirable feature, it is not a minimum mandatory but a technology, item or feature that the Government deems to have value if available.</w:t>
      </w:r>
    </w:p>
    <w:p w:rsidR="00351A01" w:rsidRPr="00C32362" w:rsidRDefault="00351A01" w:rsidP="00351A01">
      <w:r w:rsidRPr="00C32362">
        <w:t>If a technical section contains the term “desirable”, then the section identifies a feature that the Government desires but which the vendor is not required to provide or support.</w:t>
      </w:r>
    </w:p>
    <w:p w:rsidR="00351A01" w:rsidRPr="00C32362" w:rsidRDefault="00351A01" w:rsidP="00351A01">
      <w:r w:rsidRPr="00C32362">
        <w:t>If a technical section contains the term “advanced technology”, then the section identifies advanced capabilities that provide the Government with significant added benefit.  These are typically features that are either at the cutting edge of technology or for which standards (industry or de-facto) are still forming.</w:t>
      </w:r>
    </w:p>
    <w:p w:rsidR="00351A01" w:rsidRPr="00C32362" w:rsidRDefault="00351A01" w:rsidP="00351A01">
      <w:r w:rsidRPr="00C32362">
        <w:t>A technical requirements section may contain the term “additional technology”.  This designation identifies a basic capability that is intended to provide the Government with added value if the additional technology is provided in the Available Components list.  Typically, “additional technology” indicates broad grouping of technology that, if included in the Contractor’s offerings, will provide the opportunity for one-stop solution shopping.  For example, network technology is an additional technology in the Mass Storage Devices group as network products are an integral feature of many mass storage systems.</w:t>
      </w:r>
    </w:p>
    <w:p w:rsidR="00351A01" w:rsidRPr="00C32362" w:rsidRDefault="00351A01" w:rsidP="00351A01"/>
    <w:p w:rsidR="00351A01" w:rsidRPr="00C32362" w:rsidRDefault="00F0408D" w:rsidP="00351A01">
      <w:pPr>
        <w:pStyle w:val="Heading3"/>
      </w:pPr>
      <w:bookmarkStart w:id="663" w:name="_Toc350086496"/>
      <w:bookmarkStart w:id="664" w:name="_Toc364329315"/>
      <w:bookmarkStart w:id="665" w:name="_Toc370288279"/>
      <w:r>
        <w:t>1.4</w:t>
      </w:r>
      <w:r w:rsidR="00351A01" w:rsidRPr="00C32362">
        <w:t>.4. Authorized Reseller</w:t>
      </w:r>
      <w:bookmarkEnd w:id="663"/>
      <w:bookmarkEnd w:id="664"/>
      <w:bookmarkEnd w:id="665"/>
    </w:p>
    <w:p w:rsidR="00351A01" w:rsidRDefault="00351A01" w:rsidP="00351A01">
      <w:r w:rsidRPr="00C32362">
        <w:t>At the beginning of the mandatory requirements for each Group, a listing is provided of those items for which the offeror must be authorized by the original equipment manufacturer (OEM) to sell as part of their SEWP V proposal.  For the purpose of this proposal only, an authorized reseller is defined at a minimum as a company who is known by the OEM and for whom the OEM has approved the proposed mandatory offering(s).  For each such identified item, the offeror must provide an OEM point of contact who can verify that information.</w:t>
      </w:r>
    </w:p>
    <w:p w:rsidR="00351A01" w:rsidRPr="00C32362" w:rsidRDefault="00351A01" w:rsidP="00351A01">
      <w:r>
        <w:t>If the offeror is the OEM, then that is equivalent to the offeror being an authorized reseller and the POC information should note a POC within that offeror’s company.</w:t>
      </w:r>
    </w:p>
    <w:p w:rsidR="00351A01" w:rsidRPr="00C32362" w:rsidRDefault="00351A01" w:rsidP="00351A01"/>
    <w:p w:rsidR="00351A01" w:rsidRPr="00C32362" w:rsidRDefault="00351A01" w:rsidP="00351A01"/>
    <w:p w:rsidR="00351A01" w:rsidRPr="00C32362" w:rsidRDefault="00351A01" w:rsidP="00351A01"/>
    <w:p w:rsidR="00351A01" w:rsidRPr="006F6AAC" w:rsidRDefault="00351A01" w:rsidP="00351A01">
      <w:pPr>
        <w:pStyle w:val="Heading2"/>
      </w:pPr>
      <w:bookmarkStart w:id="666" w:name="_Toc350086497"/>
      <w:bookmarkStart w:id="667" w:name="_Toc364329316"/>
      <w:bookmarkStart w:id="668" w:name="_Toc370288280"/>
      <w:r w:rsidRPr="006F6AAC">
        <w:lastRenderedPageBreak/>
        <w:t>1.</w:t>
      </w:r>
      <w:r w:rsidR="00F0408D">
        <w:t>5</w:t>
      </w:r>
      <w:r w:rsidRPr="006F6AAC">
        <w:t>. Assistive Technology</w:t>
      </w:r>
      <w:bookmarkEnd w:id="666"/>
      <w:bookmarkEnd w:id="667"/>
      <w:bookmarkEnd w:id="668"/>
    </w:p>
    <w:p w:rsidR="00351A01" w:rsidRPr="00C32362" w:rsidRDefault="00351A01" w:rsidP="00351A01">
      <w:pPr>
        <w:rPr>
          <w:b/>
          <w:i/>
        </w:rPr>
      </w:pPr>
    </w:p>
    <w:p w:rsidR="00351A01" w:rsidRPr="00C32362" w:rsidRDefault="00351A01" w:rsidP="00351A01">
      <w:r w:rsidRPr="00C32362">
        <w:t>All computer systems available and procured through this Contract must be technically capable of supporting commercially available and appropriate technology to ensure that Federal employees with disabilities will have access to and use of that technology unless a department or agency exception to this requirement exists.</w:t>
      </w:r>
    </w:p>
    <w:p w:rsidR="00351A01" w:rsidRPr="00C32362" w:rsidRDefault="00351A01" w:rsidP="00351A01"/>
    <w:p w:rsidR="00351A01" w:rsidRPr="00C32362" w:rsidRDefault="00351A01" w:rsidP="00351A01">
      <w:pPr>
        <w:pStyle w:val="Heading3"/>
      </w:pPr>
      <w:bookmarkStart w:id="669" w:name="_Toc350086498"/>
      <w:bookmarkStart w:id="670" w:name="_Toc364329317"/>
      <w:bookmarkStart w:id="671" w:name="_Toc370288281"/>
      <w:r w:rsidRPr="00C32362">
        <w:t>1.</w:t>
      </w:r>
      <w:r w:rsidR="00F0408D">
        <w:t>5</w:t>
      </w:r>
      <w:r w:rsidRPr="00C32362">
        <w:t>.1. Section 508 Information</w:t>
      </w:r>
      <w:bookmarkEnd w:id="669"/>
      <w:bookmarkEnd w:id="670"/>
      <w:bookmarkEnd w:id="671"/>
    </w:p>
    <w:p w:rsidR="00351A01" w:rsidRPr="00C32362" w:rsidRDefault="00351A01" w:rsidP="00351A01">
      <w:r w:rsidRPr="00C32362">
        <w:t>All IT equipment available through this contract that fit the criteria as electronic and information technology (EIT) as defined in Section 508 of the Rehabilitation Act of 1973 as amended by the Workforce Investment Act of 1999 shall have information available to the Federal Government regarding how that technology meets the applicable Section 508 standards.  This will preferably be provided through the applicable Voluntary Product Accessibility Templates (VPATs)</w:t>
      </w:r>
      <w:r w:rsidR="004374D8">
        <w:t xml:space="preserve"> </w:t>
      </w:r>
      <w:r w:rsidR="004374D8" w:rsidRPr="00200F31">
        <w:rPr>
          <w:highlight w:val="yellow"/>
        </w:rPr>
        <w:t>or preferably the Government Product Accessibility Template (GPAT)</w:t>
      </w:r>
      <w:r w:rsidRPr="00C32362">
        <w:t xml:space="preserve"> as described on the Section 508 website (</w:t>
      </w:r>
      <w:hyperlink r:id="rId234" w:history="1">
        <w:r w:rsidRPr="00C32362">
          <w:rPr>
            <w:rStyle w:val="Hyperlink"/>
          </w:rPr>
          <w:t>www.section508.gov</w:t>
        </w:r>
      </w:hyperlink>
      <w:r w:rsidRPr="00C32362">
        <w:t xml:space="preserve"> and related sites).  The VPATs or similar information may either be provided on the contractor’s website, on demand based on request for quotes and/or through link on the SEWP Website.  Section C.1.8. outlines the compliance and information requirements associated with the Section 508 standards.</w:t>
      </w:r>
    </w:p>
    <w:p w:rsidR="00351A01" w:rsidRPr="00C32362" w:rsidRDefault="00351A01" w:rsidP="00351A01"/>
    <w:p w:rsidR="00351A01" w:rsidRPr="00C32362" w:rsidRDefault="00351A01" w:rsidP="00351A01">
      <w:r w:rsidRPr="00C32362">
        <w:t xml:space="preserve">All proposed mandatory products must </w:t>
      </w:r>
      <w:r>
        <w:t>indicate how</w:t>
      </w:r>
      <w:r w:rsidRPr="00C32362">
        <w:t xml:space="preserve"> applicable 508 requirements</w:t>
      </w:r>
      <w:r>
        <w:t xml:space="preserve"> are met by either providing a </w:t>
      </w:r>
      <w:r w:rsidR="004374D8" w:rsidRPr="00200F31">
        <w:rPr>
          <w:highlight w:val="yellow"/>
        </w:rPr>
        <w:t>filled-in</w:t>
      </w:r>
      <w:r w:rsidR="004374D8">
        <w:t xml:space="preserve"> </w:t>
      </w:r>
      <w:r>
        <w:t>VPAT</w:t>
      </w:r>
      <w:r w:rsidR="004374D8">
        <w:t xml:space="preserve">, </w:t>
      </w:r>
      <w:r w:rsidR="004374D8" w:rsidRPr="00200F31">
        <w:rPr>
          <w:highlight w:val="yellow"/>
        </w:rPr>
        <w:t>GPAT</w:t>
      </w:r>
      <w:r>
        <w:t xml:space="preserve"> or other supporting documentation</w:t>
      </w:r>
      <w:r w:rsidRPr="00C32362">
        <w:t>.</w:t>
      </w:r>
    </w:p>
    <w:p w:rsidR="00351A01" w:rsidRPr="00C32362" w:rsidRDefault="00351A01" w:rsidP="00351A01"/>
    <w:p w:rsidR="00351A01" w:rsidRPr="006F6AAC" w:rsidRDefault="00351A01" w:rsidP="00351A01">
      <w:pPr>
        <w:pStyle w:val="Heading2"/>
      </w:pPr>
      <w:bookmarkStart w:id="672" w:name="_Toc350086499"/>
      <w:bookmarkStart w:id="673" w:name="_Toc364329318"/>
      <w:bookmarkStart w:id="674" w:name="_Toc370288282"/>
      <w:r w:rsidRPr="006F6AAC">
        <w:t>1</w:t>
      </w:r>
      <w:r w:rsidR="00F0408D">
        <w:t>.6</w:t>
      </w:r>
      <w:r w:rsidRPr="006F6AAC">
        <w:t>. Environmentally Preferable Purchasing Program</w:t>
      </w:r>
      <w:bookmarkEnd w:id="672"/>
      <w:bookmarkEnd w:id="673"/>
      <w:bookmarkEnd w:id="674"/>
    </w:p>
    <w:p w:rsidR="00351A01" w:rsidRPr="00C32362" w:rsidRDefault="00351A01" w:rsidP="00351A01">
      <w:pPr>
        <w:rPr>
          <w:b/>
          <w:i/>
        </w:rPr>
      </w:pPr>
    </w:p>
    <w:p w:rsidR="00351A01" w:rsidRPr="00C32362" w:rsidRDefault="00351A01" w:rsidP="00351A01">
      <w:r w:rsidRPr="00C32362">
        <w:t>All federal procurement officials are required by Executive Order 13101 and Federal Acquisition Regulation (FAR) to assess and give preference to those products and services that are environmentally preferable.  Therefore all institutional purchasers who evaluate and select computer desktops, laptops, and monitors available and procured through this Contract should to the greatest extent possible meet the evolving standards associated with the Environmentally Preferable Purchasing Program (EPP) and the IEEE 1680 Standard for the Environmental Assessment of Personal Computer Products as described on the website (http://www.epeat.net)).  The Contractor shall have the ability to respond to specific requests and requirements centered on the EPP such as requests based on the Electronic Product Environment Assessment Tool (EPEAT) and identifying EPEAT registered products on their contract.</w:t>
      </w:r>
    </w:p>
    <w:p w:rsidR="00351A01" w:rsidRDefault="00351A01" w:rsidP="00351A01"/>
    <w:p w:rsidR="004374D8" w:rsidRDefault="004374D8" w:rsidP="00351A01">
      <w:r w:rsidRPr="00200F31">
        <w:rPr>
          <w:highlight w:val="yellow"/>
        </w:rPr>
        <w:t>All proposed mandatory products must meet applicable EPEAT and Energy Star requirements where applicable.  For purposes of proposing mandatory products only, these standards will be considered to apply if there are 5 or more products that both meet the associated standard and all other minimum mandatory requirements.</w:t>
      </w:r>
    </w:p>
    <w:p w:rsidR="00351A01" w:rsidRPr="006F6AAC" w:rsidRDefault="00351A01" w:rsidP="00351A01">
      <w:pPr>
        <w:pStyle w:val="Heading2"/>
      </w:pPr>
      <w:bookmarkStart w:id="675" w:name="_Toc364329319"/>
      <w:bookmarkStart w:id="676" w:name="_Toc370288283"/>
      <w:r w:rsidRPr="006F6AAC">
        <w:t>1.</w:t>
      </w:r>
      <w:r w:rsidR="00F0408D">
        <w:t>7</w:t>
      </w:r>
      <w:r w:rsidRPr="006F6AAC">
        <w:t xml:space="preserve">. </w:t>
      </w:r>
      <w:r>
        <w:t>Minimum Mandatory Product Condition</w:t>
      </w:r>
      <w:bookmarkEnd w:id="675"/>
      <w:bookmarkEnd w:id="676"/>
    </w:p>
    <w:p w:rsidR="00351A01" w:rsidRPr="00C32362" w:rsidRDefault="00351A01" w:rsidP="00351A01">
      <w:pPr>
        <w:rPr>
          <w:b/>
          <w:i/>
        </w:rPr>
      </w:pPr>
    </w:p>
    <w:p w:rsidR="00351A01" w:rsidRPr="00C32362" w:rsidRDefault="00351A01" w:rsidP="00351A01">
      <w:r w:rsidRPr="00C32362">
        <w:t xml:space="preserve">All </w:t>
      </w:r>
      <w:r>
        <w:t xml:space="preserve">products proposed to meet the minimum mandatory requirements must be new products; i.e. refurbished and/or used technology cannot be proposed in </w:t>
      </w:r>
      <w:r w:rsidR="005B2223">
        <w:t>response</w:t>
      </w:r>
      <w:r>
        <w:t xml:space="preserve"> to a minimum mandatory requirement.  Used and refurbished equipment may be proposed as part of the available components as defined in Section C.1.6. Used Equipment and Materials</w:t>
      </w:r>
      <w:r w:rsidRPr="00C32362">
        <w:t>.</w:t>
      </w:r>
    </w:p>
    <w:p w:rsidR="00351A01" w:rsidRPr="00C32362" w:rsidRDefault="00351A01" w:rsidP="00351A01"/>
    <w:p w:rsidR="00351A01" w:rsidRPr="006F6AAC" w:rsidRDefault="00351A01" w:rsidP="00351A01">
      <w:pPr>
        <w:pStyle w:val="Heading2"/>
      </w:pPr>
      <w:bookmarkStart w:id="677" w:name="_Toc350086500"/>
      <w:bookmarkStart w:id="678" w:name="_Toc364329320"/>
      <w:bookmarkStart w:id="679" w:name="_Toc370288284"/>
      <w:r w:rsidRPr="006F6AAC">
        <w:t>1.</w:t>
      </w:r>
      <w:r w:rsidR="00F0408D">
        <w:t>8</w:t>
      </w:r>
      <w:r w:rsidRPr="006F6AAC">
        <w:t>. Definitions</w:t>
      </w:r>
      <w:bookmarkEnd w:id="677"/>
      <w:bookmarkEnd w:id="678"/>
      <w:bookmarkEnd w:id="679"/>
    </w:p>
    <w:p w:rsidR="00351A01" w:rsidRPr="00C32362" w:rsidRDefault="00351A01" w:rsidP="00351A01">
      <w:pPr>
        <w:rPr>
          <w:b/>
          <w:i/>
        </w:rPr>
      </w:pPr>
    </w:p>
    <w:p w:rsidR="00351A01" w:rsidRPr="00C32362" w:rsidRDefault="00351A01" w:rsidP="00351A01">
      <w:r w:rsidRPr="00C32362">
        <w:t>To clarify meaning of some terms used in this specification, some definitions are given here.</w:t>
      </w:r>
    </w:p>
    <w:tbl>
      <w:tblPr>
        <w:tblW w:w="9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3078"/>
        <w:gridCol w:w="6300"/>
      </w:tblGrid>
      <w:tr w:rsidR="00351A01" w:rsidRPr="00C32362" w:rsidTr="00351A01">
        <w:tc>
          <w:tcPr>
            <w:tcW w:w="3078" w:type="dxa"/>
          </w:tcPr>
          <w:p w:rsidR="00351A01" w:rsidRPr="00C32362" w:rsidRDefault="00351A01" w:rsidP="00351A01">
            <w:r w:rsidRPr="00C32362">
              <w:t>508 (Compliance)</w:t>
            </w:r>
          </w:p>
        </w:tc>
        <w:tc>
          <w:tcPr>
            <w:tcW w:w="6300" w:type="dxa"/>
          </w:tcPr>
          <w:p w:rsidR="00351A01" w:rsidRPr="00C32362" w:rsidRDefault="00351A01" w:rsidP="00351A01">
            <w:pPr>
              <w:spacing w:after="200" w:line="276" w:lineRule="auto"/>
            </w:pPr>
            <w:r w:rsidRPr="00C32362">
              <w:rPr>
                <w:color w:val="000000"/>
                <w:shd w:val="clear" w:color="auto" w:fill="FFFFFF"/>
              </w:rPr>
              <w:t>Federal agencies are required to make their electronic and information technology accessible to people with disabilities.  Section 508 is an amendment to the Rehabilitation Act.</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Add-ons:</w:t>
            </w:r>
          </w:p>
        </w:tc>
        <w:tc>
          <w:tcPr>
            <w:tcW w:w="6300" w:type="dxa"/>
          </w:tcPr>
          <w:p w:rsidR="00351A01" w:rsidRPr="00C32362" w:rsidRDefault="00351A01" w:rsidP="00351A01">
            <w:r w:rsidRPr="00C32362">
              <w:t xml:space="preserve">Add-ons are mandatory line items which may be added to the Base deliverable at the discretion of the end-user. </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Additional Technology</w:t>
            </w:r>
          </w:p>
        </w:tc>
        <w:tc>
          <w:tcPr>
            <w:tcW w:w="6300" w:type="dxa"/>
          </w:tcPr>
          <w:p w:rsidR="00351A01" w:rsidRPr="00C32362" w:rsidRDefault="00351A01" w:rsidP="00351A01">
            <w:r w:rsidRPr="00C32362">
              <w:t>A basic capability that is intended to provide the Government with added value if the additional technology is provided in the Available Components list.</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Advanced Technology</w:t>
            </w:r>
          </w:p>
        </w:tc>
        <w:tc>
          <w:tcPr>
            <w:tcW w:w="6300" w:type="dxa"/>
          </w:tcPr>
          <w:p w:rsidR="00351A01" w:rsidRPr="00C32362" w:rsidRDefault="00351A01" w:rsidP="00351A01">
            <w:r w:rsidRPr="00C32362">
              <w:t>Advanced capabilities that provide the Government with significant added benefit.</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Available Bus Slots:</w:t>
            </w:r>
          </w:p>
        </w:tc>
        <w:tc>
          <w:tcPr>
            <w:tcW w:w="6300" w:type="dxa"/>
          </w:tcPr>
          <w:p w:rsidR="00351A01" w:rsidRPr="00C32362" w:rsidRDefault="00351A01" w:rsidP="00351A01">
            <w:r w:rsidRPr="00C32362">
              <w:t>The number of unused bus slots available for expansion after satisfying the requirements of the minimum mandatory deliverables and the maximum disk storage requirements for the base computer system.</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Available Components</w:t>
            </w:r>
          </w:p>
        </w:tc>
        <w:tc>
          <w:tcPr>
            <w:tcW w:w="6300" w:type="dxa"/>
          </w:tcPr>
          <w:p w:rsidR="00351A01" w:rsidRPr="00C32362" w:rsidRDefault="00351A01" w:rsidP="00351A01">
            <w:r w:rsidRPr="00C32362">
              <w:t>Non-mandatory deliverables including desirable features, additional technology and other software and hardware that provide depth and breadth to the offering.</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Base Systems</w:t>
            </w:r>
          </w:p>
        </w:tc>
        <w:tc>
          <w:tcPr>
            <w:tcW w:w="6300" w:type="dxa"/>
          </w:tcPr>
          <w:p w:rsidR="00351A01" w:rsidRPr="00C32362" w:rsidRDefault="00351A01" w:rsidP="00351A01">
            <w:r w:rsidRPr="00C32362">
              <w:t>The systems which must meet the minimum mandatory specifications and be provided for on the Contract</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 xml:space="preserve">Category:  </w:t>
            </w:r>
          </w:p>
        </w:tc>
        <w:tc>
          <w:tcPr>
            <w:tcW w:w="6300" w:type="dxa"/>
          </w:tcPr>
          <w:p w:rsidR="00351A01" w:rsidRPr="00C32362" w:rsidRDefault="00351A01" w:rsidP="00351A01">
            <w:r w:rsidRPr="00C32362">
              <w:t>A set of technology based on similar objectives and/or overall structure</w:t>
            </w:r>
          </w:p>
        </w:tc>
      </w:tr>
      <w:tr w:rsidR="00351A01" w:rsidRPr="00C32362" w:rsidTr="00351A01">
        <w:tc>
          <w:tcPr>
            <w:tcW w:w="3078" w:type="dxa"/>
          </w:tcPr>
          <w:p w:rsidR="00351A01" w:rsidRPr="00C32362" w:rsidRDefault="00351A01" w:rsidP="00351A01">
            <w:r w:rsidRPr="00C32362">
              <w:t xml:space="preserve">       </w:t>
            </w:r>
          </w:p>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Computer Room Environment:</w:t>
            </w:r>
          </w:p>
        </w:tc>
        <w:tc>
          <w:tcPr>
            <w:tcW w:w="6300" w:type="dxa"/>
          </w:tcPr>
          <w:p w:rsidR="00351A01" w:rsidRPr="00C32362" w:rsidRDefault="00351A01" w:rsidP="00351A01">
            <w:r w:rsidRPr="00C32362">
              <w:t>Facilities in which special environmental factors are maintained, such as controlled temperature and humidity, where noise is not limited by office requirements, and in which reliable power systems are available and/or are at levels other than the standard 110 volt, 60 Hz.</w:t>
            </w:r>
          </w:p>
        </w:tc>
      </w:tr>
      <w:tr w:rsidR="00351A01" w:rsidRPr="00C32362" w:rsidTr="00351A01">
        <w:tc>
          <w:tcPr>
            <w:tcW w:w="3078" w:type="dxa"/>
          </w:tcPr>
          <w:p w:rsidR="00351A01" w:rsidRPr="00C32362" w:rsidRDefault="00351A01" w:rsidP="00351A01">
            <w:r w:rsidRPr="00C32362">
              <w:t xml:space="preserve">       </w:t>
            </w:r>
          </w:p>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Computer System:</w:t>
            </w:r>
          </w:p>
        </w:tc>
        <w:tc>
          <w:tcPr>
            <w:tcW w:w="6300" w:type="dxa"/>
          </w:tcPr>
          <w:p w:rsidR="00351A01" w:rsidRPr="00C32362" w:rsidRDefault="00351A01" w:rsidP="00351A01">
            <w:r w:rsidRPr="00C32362">
              <w:t>A computer workstation or server</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Core Specifications</w:t>
            </w:r>
          </w:p>
        </w:tc>
        <w:tc>
          <w:tcPr>
            <w:tcW w:w="6300" w:type="dxa"/>
          </w:tcPr>
          <w:p w:rsidR="00351A01" w:rsidRPr="00C32362" w:rsidRDefault="00351A01" w:rsidP="00351A01">
            <w:r w:rsidRPr="00C32362">
              <w:t>Set of technical specifications that are included in all requirements within the specified category or group</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Desirable Feature</w:t>
            </w:r>
          </w:p>
        </w:tc>
        <w:tc>
          <w:tcPr>
            <w:tcW w:w="6300" w:type="dxa"/>
          </w:tcPr>
          <w:p w:rsidR="00351A01" w:rsidRPr="00C32362" w:rsidRDefault="00351A01" w:rsidP="00351A01">
            <w:r w:rsidRPr="00C32362">
              <w:t>A feature that the Government desires but which the vendor is not required to provide or support</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Energy Star (Compliant)</w:t>
            </w:r>
          </w:p>
        </w:tc>
        <w:tc>
          <w:tcPr>
            <w:tcW w:w="6300" w:type="dxa"/>
          </w:tcPr>
          <w:p w:rsidR="00351A01" w:rsidRPr="00C32362" w:rsidRDefault="00351A01" w:rsidP="00351A01">
            <w:pPr>
              <w:spacing w:after="200" w:line="276" w:lineRule="auto"/>
            </w:pPr>
            <w:r w:rsidRPr="00C32362">
              <w:rPr>
                <w:color w:val="000000"/>
                <w:shd w:val="clear" w:color="auto" w:fill="FFFFFF"/>
              </w:rPr>
              <w:t>Energy Star</w:t>
            </w:r>
            <w:r w:rsidRPr="00C32362">
              <w:rPr>
                <w:color w:val="000000"/>
              </w:rPr>
              <w:t> </w:t>
            </w:r>
            <w:r w:rsidRPr="00C32362">
              <w:rPr>
                <w:color w:val="000000"/>
                <w:shd w:val="clear" w:color="auto" w:fill="FFFFFF"/>
              </w:rPr>
              <w:t>(TM) is an international standard for</w:t>
            </w:r>
            <w:r w:rsidRPr="00C32362">
              <w:rPr>
                <w:color w:val="000000"/>
              </w:rPr>
              <w:t> </w:t>
            </w:r>
            <w:hyperlink r:id="rId235" w:history="1">
              <w:r w:rsidRPr="00C32362">
                <w:rPr>
                  <w:color w:val="0B0080"/>
                </w:rPr>
                <w:t>energy efficient</w:t>
              </w:r>
            </w:hyperlink>
            <w:r w:rsidRPr="00C32362">
              <w:rPr>
                <w:color w:val="000000"/>
              </w:rPr>
              <w:t> </w:t>
            </w:r>
            <w:hyperlink r:id="rId236" w:history="1">
              <w:r w:rsidRPr="00C32362">
                <w:rPr>
                  <w:color w:val="0B0080"/>
                </w:rPr>
                <w:t>consumer</w:t>
              </w:r>
            </w:hyperlink>
            <w:r w:rsidRPr="00C32362">
              <w:rPr>
                <w:color w:val="000000"/>
              </w:rPr>
              <w:t> </w:t>
            </w:r>
            <w:r w:rsidRPr="00C32362">
              <w:rPr>
                <w:color w:val="000000"/>
                <w:shd w:val="clear" w:color="auto" w:fill="FFFFFF"/>
              </w:rPr>
              <w:t>products originated in the United States of America.</w:t>
            </w:r>
            <w:r w:rsidRPr="00C32362">
              <w:rPr>
                <w:color w:val="000000"/>
              </w:rPr>
              <w:t> </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FIPS 140</w:t>
            </w:r>
          </w:p>
        </w:tc>
        <w:tc>
          <w:tcPr>
            <w:tcW w:w="6300" w:type="dxa"/>
          </w:tcPr>
          <w:p w:rsidR="00351A01" w:rsidRPr="00C32362" w:rsidRDefault="00351A01" w:rsidP="00351A01">
            <w:pPr>
              <w:spacing w:after="200" w:line="276" w:lineRule="auto"/>
              <w:rPr>
                <w:color w:val="000000"/>
                <w:u w:val="single"/>
                <w:shd w:val="clear" w:color="auto" w:fill="FFFFFF"/>
              </w:rPr>
            </w:pPr>
            <w:r w:rsidRPr="00C32362">
              <w:rPr>
                <w:color w:val="000000"/>
                <w:shd w:val="clear" w:color="auto" w:fill="FFFFFF"/>
              </w:rPr>
              <w:t>Federal Information Processing Standards</w:t>
            </w:r>
            <w:r w:rsidRPr="00C32362">
              <w:rPr>
                <w:rStyle w:val="apple-converted-space"/>
                <w:rFonts w:eastAsia="MS Mincho"/>
                <w:color w:val="000000"/>
                <w:shd w:val="clear" w:color="auto" w:fill="FFFFFF"/>
              </w:rPr>
              <w:t> </w:t>
            </w:r>
            <w:r w:rsidRPr="00C32362">
              <w:rPr>
                <w:color w:val="000000"/>
                <w:shd w:val="clear" w:color="auto" w:fill="FFFFFF"/>
              </w:rPr>
              <w:t>(</w:t>
            </w:r>
            <w:hyperlink r:id="rId237" w:history="1">
              <w:r w:rsidRPr="00C32362">
                <w:rPr>
                  <w:rStyle w:val="Hyperlink"/>
                  <w:rFonts w:eastAsia="MS Mincho"/>
                  <w:color w:val="0B0080"/>
                  <w:shd w:val="clear" w:color="auto" w:fill="FFFFFF"/>
                </w:rPr>
                <w:t>FIPS</w:t>
              </w:r>
            </w:hyperlink>
            <w:r w:rsidRPr="00C32362">
              <w:rPr>
                <w:color w:val="000000"/>
                <w:shd w:val="clear" w:color="auto" w:fill="FFFFFF"/>
              </w:rPr>
              <w:t xml:space="preserve">) are U.S. </w:t>
            </w:r>
            <w:hyperlink r:id="rId238" w:history="1">
              <w:r w:rsidRPr="00C32362">
                <w:rPr>
                  <w:rStyle w:val="Hyperlink"/>
                  <w:rFonts w:eastAsia="MS Mincho"/>
                  <w:color w:val="0B0080"/>
                  <w:shd w:val="clear" w:color="auto" w:fill="FFFFFF"/>
                </w:rPr>
                <w:t>government</w:t>
              </w:r>
            </w:hyperlink>
            <w:r w:rsidRPr="00C32362">
              <w:rPr>
                <w:rStyle w:val="apple-converted-space"/>
                <w:rFonts w:eastAsia="MS Mincho"/>
                <w:color w:val="000000"/>
                <w:shd w:val="clear" w:color="auto" w:fill="FFFFFF"/>
              </w:rPr>
              <w:t> </w:t>
            </w:r>
            <w:hyperlink r:id="rId239" w:history="1">
              <w:r w:rsidRPr="00C32362">
                <w:rPr>
                  <w:rStyle w:val="Hyperlink"/>
                  <w:rFonts w:eastAsia="MS Mincho"/>
                  <w:color w:val="0B0080"/>
                  <w:shd w:val="clear" w:color="auto" w:fill="FFFFFF"/>
                </w:rPr>
                <w:t>computer security</w:t>
              </w:r>
            </w:hyperlink>
            <w:r w:rsidRPr="00C32362">
              <w:rPr>
                <w:rStyle w:val="apple-converted-space"/>
                <w:rFonts w:eastAsia="MS Mincho"/>
                <w:color w:val="000000"/>
                <w:shd w:val="clear" w:color="auto" w:fill="FFFFFF"/>
              </w:rPr>
              <w:t> </w:t>
            </w:r>
            <w:hyperlink r:id="rId240" w:history="1">
              <w:r w:rsidRPr="00C32362">
                <w:rPr>
                  <w:rStyle w:val="Hyperlink"/>
                  <w:rFonts w:eastAsia="MS Mincho"/>
                  <w:color w:val="0B0080"/>
                  <w:shd w:val="clear" w:color="auto" w:fill="FFFFFF"/>
                </w:rPr>
                <w:t>standards</w:t>
              </w:r>
            </w:hyperlink>
            <w:r w:rsidRPr="00C32362">
              <w:rPr>
                <w:rStyle w:val="apple-converted-space"/>
                <w:rFonts w:eastAsia="MS Mincho"/>
                <w:color w:val="000000"/>
                <w:shd w:val="clear" w:color="auto" w:fill="FFFFFF"/>
              </w:rPr>
              <w:t> </w:t>
            </w:r>
            <w:r w:rsidRPr="00C32362">
              <w:rPr>
                <w:color w:val="000000"/>
                <w:shd w:val="clear" w:color="auto" w:fill="FFFFFF"/>
              </w:rPr>
              <w:t>that specify requirements for</w:t>
            </w:r>
            <w:r w:rsidRPr="00C32362">
              <w:rPr>
                <w:rStyle w:val="apple-converted-space"/>
                <w:rFonts w:eastAsia="MS Mincho"/>
                <w:color w:val="000000"/>
                <w:shd w:val="clear" w:color="auto" w:fill="FFFFFF"/>
              </w:rPr>
              <w:t> </w:t>
            </w:r>
            <w:hyperlink r:id="rId241" w:history="1">
              <w:r w:rsidRPr="00C32362">
                <w:rPr>
                  <w:rStyle w:val="Hyperlink"/>
                  <w:rFonts w:eastAsia="MS Mincho"/>
                  <w:color w:val="0B0080"/>
                  <w:shd w:val="clear" w:color="auto" w:fill="FFFFFF"/>
                </w:rPr>
                <w:t>cryptography</w:t>
              </w:r>
            </w:hyperlink>
            <w:r w:rsidRPr="00C32362">
              <w:rPr>
                <w:rStyle w:val="apple-converted-space"/>
                <w:rFonts w:eastAsia="MS Mincho"/>
                <w:color w:val="000000"/>
                <w:shd w:val="clear" w:color="auto" w:fill="FFFFFF"/>
              </w:rPr>
              <w:t> </w:t>
            </w:r>
            <w:r w:rsidRPr="00C32362">
              <w:rPr>
                <w:color w:val="000000"/>
                <w:shd w:val="clear" w:color="auto" w:fill="FFFFFF"/>
              </w:rPr>
              <w:t>modules.</w:t>
            </w:r>
            <w:r w:rsidRPr="00C32362">
              <w:t xml:space="preserve">  </w:t>
            </w:r>
            <w:hyperlink r:id="rId242" w:history="1">
              <w:r w:rsidRPr="00C32362">
                <w:rPr>
                  <w:rStyle w:val="Hyperlink"/>
                </w:rPr>
                <w:t>http://en.wikipedia.org/wiki/FIPS_140</w:t>
              </w:r>
            </w:hyperlink>
            <w:r w:rsidRPr="00C32362">
              <w:t xml:space="preserve"> </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 xml:space="preserve">Group:  </w:t>
            </w:r>
          </w:p>
        </w:tc>
        <w:tc>
          <w:tcPr>
            <w:tcW w:w="6300" w:type="dxa"/>
          </w:tcPr>
          <w:p w:rsidR="00351A01" w:rsidRPr="00C32362" w:rsidRDefault="00351A01" w:rsidP="00351A01">
            <w:r w:rsidRPr="00C32362">
              <w:t xml:space="preserve">A grouping of technological requirements based on common functionality </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Group Specific Specifications</w:t>
            </w:r>
          </w:p>
        </w:tc>
        <w:tc>
          <w:tcPr>
            <w:tcW w:w="6300" w:type="dxa"/>
          </w:tcPr>
          <w:p w:rsidR="00351A01" w:rsidRPr="00C32362" w:rsidRDefault="00351A01" w:rsidP="00351A01">
            <w:r w:rsidRPr="00C32362">
              <w:t>Set of technical specifications that are specific to the given Group</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Infiniband</w:t>
            </w:r>
          </w:p>
        </w:tc>
        <w:tc>
          <w:tcPr>
            <w:tcW w:w="6300" w:type="dxa"/>
          </w:tcPr>
          <w:p w:rsidR="00351A01" w:rsidRPr="00C32362" w:rsidRDefault="00351A01" w:rsidP="00351A01">
            <w:pPr>
              <w:spacing w:after="200" w:line="276" w:lineRule="auto"/>
            </w:pPr>
            <w:r w:rsidRPr="00C32362">
              <w:rPr>
                <w:b/>
                <w:color w:val="000000"/>
                <w:shd w:val="clear" w:color="auto" w:fill="FFFFFF"/>
              </w:rPr>
              <w:t>InfiniBand</w:t>
            </w:r>
            <w:r w:rsidRPr="00C32362">
              <w:rPr>
                <w:color w:val="000000"/>
              </w:rPr>
              <w:t> </w:t>
            </w:r>
            <w:r w:rsidRPr="00C32362">
              <w:rPr>
                <w:color w:val="000000"/>
                <w:shd w:val="clear" w:color="auto" w:fill="FFFFFF"/>
              </w:rPr>
              <w:t>is a</w:t>
            </w:r>
            <w:r w:rsidRPr="00C32362">
              <w:rPr>
                <w:color w:val="000000"/>
              </w:rPr>
              <w:t> </w:t>
            </w:r>
            <w:hyperlink r:id="rId243" w:history="1">
              <w:r w:rsidRPr="00C32362">
                <w:rPr>
                  <w:color w:val="0B0080"/>
                  <w:u w:val="single"/>
                </w:rPr>
                <w:t>switched fabric</w:t>
              </w:r>
            </w:hyperlink>
            <w:r w:rsidRPr="00C32362">
              <w:rPr>
                <w:color w:val="000000"/>
              </w:rPr>
              <w:t> </w:t>
            </w:r>
            <w:r w:rsidRPr="00C32362">
              <w:rPr>
                <w:color w:val="000000"/>
                <w:shd w:val="clear" w:color="auto" w:fill="FFFFFF"/>
              </w:rPr>
              <w:t>communications link used in</w:t>
            </w:r>
            <w:r w:rsidRPr="00C32362">
              <w:rPr>
                <w:color w:val="000000"/>
              </w:rPr>
              <w:t> </w:t>
            </w:r>
            <w:hyperlink r:id="rId244" w:history="1">
              <w:r w:rsidRPr="00C32362">
                <w:rPr>
                  <w:color w:val="0B0080"/>
                  <w:u w:val="single"/>
                </w:rPr>
                <w:t>high-performance computing</w:t>
              </w:r>
            </w:hyperlink>
            <w:r w:rsidRPr="00C32362">
              <w:rPr>
                <w:color w:val="000000"/>
              </w:rPr>
              <w:t> </w:t>
            </w:r>
            <w:r w:rsidRPr="00C32362">
              <w:rPr>
                <w:color w:val="000000"/>
                <w:shd w:val="clear" w:color="auto" w:fill="FFFFFF"/>
              </w:rPr>
              <w:t>and enterprise data centers.</w:t>
            </w:r>
            <w:r w:rsidRPr="00C32362">
              <w:t xml:space="preserve"> </w:t>
            </w:r>
            <w:hyperlink r:id="rId245" w:history="1">
              <w:r w:rsidRPr="00C32362">
                <w:rPr>
                  <w:rStyle w:val="Hyperlink"/>
                </w:rPr>
                <w:t>http://en.wikipedia.org/wiki/Infiniband</w:t>
              </w:r>
            </w:hyperlink>
            <w:r w:rsidRPr="00C32362">
              <w:t xml:space="preserve"> </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Mandatory Deliverables</w:t>
            </w:r>
          </w:p>
        </w:tc>
        <w:tc>
          <w:tcPr>
            <w:tcW w:w="6300" w:type="dxa"/>
          </w:tcPr>
          <w:p w:rsidR="00351A01" w:rsidRPr="00C32362" w:rsidRDefault="00351A01" w:rsidP="00351A01">
            <w:r w:rsidRPr="00C32362">
              <w:t>Products that must be included in the Contract in order to meet the mandatory requirements of the group</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Mandatory Specifications</w:t>
            </w:r>
          </w:p>
        </w:tc>
        <w:tc>
          <w:tcPr>
            <w:tcW w:w="6300" w:type="dxa"/>
          </w:tcPr>
          <w:p w:rsidR="00351A01" w:rsidRPr="00C32362" w:rsidRDefault="00351A01" w:rsidP="00351A01">
            <w:r w:rsidRPr="00C32362">
              <w:t>Set of technical specifications that must be meet by the mandatory offerings</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Non-Mandatory Deliverables</w:t>
            </w:r>
          </w:p>
        </w:tc>
        <w:tc>
          <w:tcPr>
            <w:tcW w:w="6300" w:type="dxa"/>
          </w:tcPr>
          <w:p w:rsidR="00351A01" w:rsidRPr="00C32362" w:rsidRDefault="00351A01" w:rsidP="00351A01">
            <w:r w:rsidRPr="00C32362">
              <w:t xml:space="preserve">Products that go beyond the mandatory deliverables are identified through the available components list and include desirable features, additional technology and other software and hardware that provide depth and breadth to the offering. </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Non-Mandatory Desirable Feature:</w:t>
            </w:r>
          </w:p>
        </w:tc>
        <w:tc>
          <w:tcPr>
            <w:tcW w:w="6300" w:type="dxa"/>
          </w:tcPr>
          <w:p w:rsidR="00351A01" w:rsidRPr="00C32362" w:rsidRDefault="00351A01" w:rsidP="00351A01">
            <w:r w:rsidRPr="00C32362">
              <w:t>A capability that is desired by the Government but not required.</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Office Environment:</w:t>
            </w:r>
          </w:p>
        </w:tc>
        <w:tc>
          <w:tcPr>
            <w:tcW w:w="6300" w:type="dxa"/>
          </w:tcPr>
          <w:p w:rsidR="00351A01" w:rsidRPr="00C32362" w:rsidRDefault="00351A01" w:rsidP="00351A01">
            <w:r w:rsidRPr="00C32362">
              <w:t>A human work area providing moderate environmental conditioning but with limited capacity to support or provide unusual power or temperature/humidity requirements, and one that may be easily upset by equipment emitting excessive heat and/or noise.</w:t>
            </w:r>
          </w:p>
        </w:tc>
      </w:tr>
      <w:tr w:rsidR="00351A01" w:rsidRPr="00C32362" w:rsidTr="00351A01">
        <w:tc>
          <w:tcPr>
            <w:tcW w:w="3078" w:type="dxa"/>
          </w:tcPr>
          <w:p w:rsidR="00351A01" w:rsidRPr="00C32362" w:rsidRDefault="00351A01" w:rsidP="00351A01">
            <w:r w:rsidRPr="00C32362">
              <w:t xml:space="preserve">       </w:t>
            </w:r>
          </w:p>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Open Bus Architecture:</w:t>
            </w:r>
          </w:p>
        </w:tc>
        <w:tc>
          <w:tcPr>
            <w:tcW w:w="6300" w:type="dxa"/>
          </w:tcPr>
          <w:p w:rsidR="00351A01" w:rsidRPr="00C32362" w:rsidRDefault="00351A01" w:rsidP="00351A01">
            <w:r w:rsidRPr="00C32362">
              <w:t>A bus with multivendor support.  This means that there is an industry published specification to enable third party connectivity.</w:t>
            </w:r>
          </w:p>
        </w:tc>
      </w:tr>
      <w:tr w:rsidR="00351A01" w:rsidRPr="00C32362" w:rsidTr="00351A01">
        <w:tc>
          <w:tcPr>
            <w:tcW w:w="3078" w:type="dxa"/>
          </w:tcPr>
          <w:p w:rsidR="00351A01" w:rsidRPr="00C32362" w:rsidRDefault="00351A01" w:rsidP="00351A01">
            <w:r w:rsidRPr="00C32362">
              <w:t xml:space="preserve">       </w:t>
            </w:r>
          </w:p>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Open Systems Environment:</w:t>
            </w:r>
          </w:p>
        </w:tc>
        <w:tc>
          <w:tcPr>
            <w:tcW w:w="6300" w:type="dxa"/>
          </w:tcPr>
          <w:p w:rsidR="00351A01" w:rsidRPr="00C32362" w:rsidRDefault="00351A01" w:rsidP="00351A01">
            <w:r w:rsidRPr="00C32362">
              <w:t>The comprehensive set of interfaces, services, and supporting formats, plus user aspects, for interoperability or for portability of applications, data, or people, as specified by information technology standards and profiles. Source:  IEEE P1003.0 POSIX Committee.</w:t>
            </w:r>
          </w:p>
        </w:tc>
      </w:tr>
      <w:tr w:rsidR="00351A01" w:rsidRPr="00C32362" w:rsidTr="00351A01">
        <w:tc>
          <w:tcPr>
            <w:tcW w:w="3078" w:type="dxa"/>
          </w:tcPr>
          <w:p w:rsidR="00351A01" w:rsidRPr="00C32362" w:rsidRDefault="00351A01" w:rsidP="00351A01">
            <w:r w:rsidRPr="00C32362">
              <w:t xml:space="preserve">       </w:t>
            </w:r>
          </w:p>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Provide:</w:t>
            </w:r>
          </w:p>
        </w:tc>
        <w:tc>
          <w:tcPr>
            <w:tcW w:w="6300" w:type="dxa"/>
          </w:tcPr>
          <w:p w:rsidR="00351A01" w:rsidRPr="00C32362" w:rsidRDefault="00351A01" w:rsidP="00351A01">
            <w:r w:rsidRPr="00C32362">
              <w:t>Indicates a product, service, or capability that is either a mandatory or, if modified by the term “desired”, a desirable deliverable item.</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such as:</w:t>
            </w:r>
          </w:p>
        </w:tc>
        <w:tc>
          <w:tcPr>
            <w:tcW w:w="6300" w:type="dxa"/>
          </w:tcPr>
          <w:p w:rsidR="00351A01" w:rsidRPr="00C32362" w:rsidRDefault="00351A01" w:rsidP="00351A01">
            <w:r w:rsidRPr="00C32362">
              <w:t>The term “such as” is used to list example products that are known to meet the stated capability, and for which products that also meet the stated capability may be substituted.</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Support</w:t>
            </w:r>
          </w:p>
        </w:tc>
        <w:tc>
          <w:tcPr>
            <w:tcW w:w="6300" w:type="dxa"/>
          </w:tcPr>
          <w:p w:rsidR="00351A01" w:rsidRPr="00C32362" w:rsidRDefault="00351A01" w:rsidP="00351A01">
            <w:r w:rsidRPr="00C32362">
              <w:t>Indicates a product, service, or capability that the systems must be capable of fully utilizing, but which are not part of either the mandatory or desirable deliverable list.</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TAA (compliant)</w:t>
            </w:r>
          </w:p>
        </w:tc>
        <w:tc>
          <w:tcPr>
            <w:tcW w:w="6300" w:type="dxa"/>
          </w:tcPr>
          <w:p w:rsidR="00351A01" w:rsidRPr="00C32362" w:rsidRDefault="00351A01" w:rsidP="00351A01">
            <w:pPr>
              <w:spacing w:after="200" w:line="276" w:lineRule="auto"/>
            </w:pPr>
            <w:r w:rsidRPr="00C32362">
              <w:rPr>
                <w:color w:val="000000"/>
                <w:shd w:val="clear" w:color="auto" w:fill="FFFFFF"/>
              </w:rPr>
              <w:t>TAA refers to the Trade Agreements Act (19 U.S.C. &amp; 2501-2581), which is intended to foster fair and open international trade. TAA requires that the U.S. Government may acquire only “U.S. – made or designated country end products. This act requires that contractors must certify that each end product meets the applicable requirements. End products are ‘those articles, materials and supplies to be acquired for public use’.” This includes items which have been “substantially transformed” in the United States.</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TWAIN</w:t>
            </w:r>
          </w:p>
        </w:tc>
        <w:tc>
          <w:tcPr>
            <w:tcW w:w="6300" w:type="dxa"/>
          </w:tcPr>
          <w:p w:rsidR="00351A01" w:rsidRPr="00C32362" w:rsidRDefault="00351A01" w:rsidP="00351A01">
            <w:pPr>
              <w:spacing w:after="200" w:line="276" w:lineRule="auto"/>
              <w:rPr>
                <w:color w:val="000000"/>
                <w:shd w:val="clear" w:color="auto" w:fill="FFFFFF"/>
              </w:rPr>
            </w:pPr>
            <w:r w:rsidRPr="00C32362">
              <w:rPr>
                <w:color w:val="000000"/>
                <w:shd w:val="clear" w:color="auto" w:fill="FFFFFF"/>
              </w:rPr>
              <w:t>A standard software protocol and</w:t>
            </w:r>
            <w:r w:rsidRPr="00C32362">
              <w:rPr>
                <w:rStyle w:val="apple-converted-space"/>
                <w:rFonts w:eastAsia="MS Mincho"/>
                <w:color w:val="000000"/>
                <w:shd w:val="clear" w:color="auto" w:fill="FFFFFF"/>
              </w:rPr>
              <w:t> </w:t>
            </w:r>
            <w:hyperlink r:id="rId246" w:history="1">
              <w:r w:rsidRPr="00C32362">
                <w:rPr>
                  <w:rStyle w:val="Hyperlink"/>
                  <w:rFonts w:eastAsia="MS Mincho"/>
                  <w:color w:val="0B0080"/>
                  <w:shd w:val="clear" w:color="auto" w:fill="FFFFFF"/>
                </w:rPr>
                <w:t>applications programming interface</w:t>
              </w:r>
            </w:hyperlink>
            <w:r w:rsidRPr="00C32362">
              <w:rPr>
                <w:rStyle w:val="apple-converted-space"/>
                <w:rFonts w:eastAsia="MS Mincho"/>
                <w:color w:val="000000"/>
                <w:shd w:val="clear" w:color="auto" w:fill="FFFFFF"/>
              </w:rPr>
              <w:t> </w:t>
            </w:r>
            <w:r w:rsidRPr="00C32362">
              <w:rPr>
                <w:color w:val="000000"/>
                <w:shd w:val="clear" w:color="auto" w:fill="FFFFFF"/>
              </w:rPr>
              <w:t>(API) that regulates communication between software applications and imaging devices such as</w:t>
            </w:r>
            <w:r w:rsidRPr="00C32362">
              <w:rPr>
                <w:rStyle w:val="apple-converted-space"/>
                <w:rFonts w:eastAsia="MS Mincho"/>
                <w:color w:val="000000"/>
                <w:shd w:val="clear" w:color="auto" w:fill="FFFFFF"/>
              </w:rPr>
              <w:t> </w:t>
            </w:r>
            <w:hyperlink r:id="rId247" w:history="1">
              <w:r w:rsidRPr="00C32362">
                <w:rPr>
                  <w:rStyle w:val="Hyperlink"/>
                  <w:rFonts w:eastAsia="MS Mincho"/>
                  <w:color w:val="0B0080"/>
                  <w:shd w:val="clear" w:color="auto" w:fill="FFFFFF"/>
                </w:rPr>
                <w:t>scanners</w:t>
              </w:r>
            </w:hyperlink>
            <w:r w:rsidRPr="00C32362">
              <w:rPr>
                <w:rStyle w:val="apple-converted-space"/>
                <w:rFonts w:eastAsia="MS Mincho"/>
                <w:color w:val="000000"/>
                <w:shd w:val="clear" w:color="auto" w:fill="FFFFFF"/>
              </w:rPr>
              <w:t> </w:t>
            </w:r>
            <w:r w:rsidRPr="00C32362">
              <w:rPr>
                <w:color w:val="000000"/>
                <w:shd w:val="clear" w:color="auto" w:fill="FFFFFF"/>
              </w:rPr>
              <w:t>and</w:t>
            </w:r>
            <w:r w:rsidRPr="00C32362">
              <w:rPr>
                <w:rStyle w:val="apple-converted-space"/>
                <w:rFonts w:eastAsia="MS Mincho"/>
                <w:color w:val="000000"/>
                <w:shd w:val="clear" w:color="auto" w:fill="FFFFFF"/>
              </w:rPr>
              <w:t> </w:t>
            </w:r>
            <w:hyperlink r:id="rId248" w:history="1">
              <w:r w:rsidRPr="00C32362">
                <w:rPr>
                  <w:rStyle w:val="Hyperlink"/>
                  <w:rFonts w:eastAsia="MS Mincho"/>
                  <w:color w:val="0B0080"/>
                  <w:shd w:val="clear" w:color="auto" w:fill="FFFFFF"/>
                </w:rPr>
                <w:t>digital cameras</w:t>
              </w:r>
            </w:hyperlink>
            <w:r w:rsidRPr="00C32362">
              <w:rPr>
                <w:color w:val="000000"/>
                <w:shd w:val="clear" w:color="auto" w:fill="FFFFFF"/>
              </w:rPr>
              <w:t xml:space="preserve">. </w:t>
            </w:r>
            <w:hyperlink r:id="rId249" w:history="1">
              <w:r w:rsidRPr="00C32362">
                <w:rPr>
                  <w:rStyle w:val="Hyperlink"/>
                  <w:shd w:val="clear" w:color="auto" w:fill="FFFFFF"/>
                </w:rPr>
                <w:t>http://en.wikipedia.org/wiki/TWAIN</w:t>
              </w:r>
            </w:hyperlink>
            <w:r w:rsidRPr="00C32362">
              <w:rPr>
                <w:color w:val="000000"/>
                <w:shd w:val="clear" w:color="auto" w:fill="FFFFFF"/>
              </w:rPr>
              <w:t xml:space="preserve"> </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Upgrades:</w:t>
            </w:r>
          </w:p>
        </w:tc>
        <w:tc>
          <w:tcPr>
            <w:tcW w:w="6300" w:type="dxa"/>
          </w:tcPr>
          <w:p w:rsidR="00351A01" w:rsidRPr="00C32362" w:rsidRDefault="00351A01" w:rsidP="00351A01">
            <w:r w:rsidRPr="00C32362">
              <w:t xml:space="preserve">Upgrades are mandatory line items that upgrade the Base deliverables at the </w:t>
            </w:r>
            <w:r w:rsidRPr="00C32362">
              <w:lastRenderedPageBreak/>
              <w:t xml:space="preserve">discretion of the end-user; e.g. additional disk and/or memory. </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Virtual File System</w:t>
            </w:r>
          </w:p>
        </w:tc>
        <w:tc>
          <w:tcPr>
            <w:tcW w:w="6300" w:type="dxa"/>
          </w:tcPr>
          <w:p w:rsidR="00351A01" w:rsidRPr="00C32362" w:rsidRDefault="00351A01" w:rsidP="00351A01">
            <w:r w:rsidRPr="00C32362">
              <w:t>A virtual file system is an abstraction of a physical file system implementation. It provides a consistent interface to multiple file systems, both local and remote. This consistent interface allows the user to view the directory tree on the running system as a single entity even when the tree is made up of a number of diverse file system types. The interface also allows the logical file system code in the kernel to operate without regard to the type of file system being accessed</w:t>
            </w:r>
          </w:p>
        </w:tc>
      </w:tr>
      <w:tr w:rsidR="00351A01" w:rsidRPr="00C32362" w:rsidTr="00351A01">
        <w:tc>
          <w:tcPr>
            <w:tcW w:w="3078" w:type="dxa"/>
          </w:tcPr>
          <w:p w:rsidR="00351A01" w:rsidRPr="00C32362" w:rsidRDefault="00351A01" w:rsidP="00351A01"/>
        </w:tc>
        <w:tc>
          <w:tcPr>
            <w:tcW w:w="6300" w:type="dxa"/>
          </w:tcPr>
          <w:p w:rsidR="00351A01" w:rsidRPr="00C32362" w:rsidRDefault="00351A01" w:rsidP="00351A01"/>
        </w:tc>
      </w:tr>
      <w:tr w:rsidR="00351A01" w:rsidRPr="00C32362" w:rsidTr="00351A01">
        <w:tc>
          <w:tcPr>
            <w:tcW w:w="3078" w:type="dxa"/>
          </w:tcPr>
          <w:p w:rsidR="00351A01" w:rsidRPr="00C32362" w:rsidRDefault="00351A01" w:rsidP="00351A01">
            <w:r w:rsidRPr="00C32362">
              <w:t>Waterless Fire Suppression</w:t>
            </w:r>
          </w:p>
        </w:tc>
        <w:tc>
          <w:tcPr>
            <w:tcW w:w="6300" w:type="dxa"/>
          </w:tcPr>
          <w:p w:rsidR="00351A01" w:rsidRPr="00C32362" w:rsidRDefault="00351A01" w:rsidP="00351A01">
            <w:r w:rsidRPr="00C32362">
              <w:t xml:space="preserve">E.g. Dupont FM-200 used as a gaseous fire suppression agent. </w:t>
            </w:r>
            <w:hyperlink r:id="rId250" w:history="1">
              <w:r w:rsidRPr="00C32362">
                <w:rPr>
                  <w:rStyle w:val="Hyperlink"/>
                </w:rPr>
                <w:t>http://en.wikipedia.org/wiki/Heptafluoropropane</w:t>
              </w:r>
            </w:hyperlink>
            <w:r w:rsidRPr="00C32362">
              <w:t xml:space="preserve"> </w:t>
            </w:r>
          </w:p>
        </w:tc>
      </w:tr>
    </w:tbl>
    <w:p w:rsidR="00351A01" w:rsidRPr="00C32362" w:rsidRDefault="00351A01" w:rsidP="00351A01"/>
    <w:p w:rsidR="00351A01" w:rsidRPr="00C32362" w:rsidRDefault="00351A01" w:rsidP="00351A01">
      <w:pPr>
        <w:spacing w:after="200" w:line="276" w:lineRule="auto"/>
      </w:pPr>
      <w:r w:rsidRPr="00C32362">
        <w:br w:type="page"/>
      </w:r>
    </w:p>
    <w:p w:rsidR="00351A01" w:rsidRPr="00D9231D" w:rsidRDefault="00351A01" w:rsidP="00351A01">
      <w:pPr>
        <w:pStyle w:val="Heading1"/>
      </w:pPr>
      <w:r w:rsidRPr="00D9231D">
        <w:lastRenderedPageBreak/>
        <w:t xml:space="preserve"> </w:t>
      </w:r>
      <w:bookmarkStart w:id="680" w:name="_Toc350086501"/>
      <w:bookmarkStart w:id="681" w:name="_Toc364329321"/>
      <w:bookmarkStart w:id="682" w:name="_Toc370288285"/>
      <w:r w:rsidRPr="00D9231D">
        <w:t>2. Contract Definitions</w:t>
      </w:r>
      <w:bookmarkEnd w:id="680"/>
      <w:bookmarkEnd w:id="681"/>
      <w:bookmarkEnd w:id="682"/>
    </w:p>
    <w:p w:rsidR="00351A01" w:rsidRPr="00C32362" w:rsidRDefault="00351A01" w:rsidP="00351A01">
      <w:pPr>
        <w:ind w:left="360"/>
        <w:rPr>
          <w:b/>
        </w:rPr>
      </w:pPr>
    </w:p>
    <w:p w:rsidR="00351A01" w:rsidRPr="00C32362" w:rsidRDefault="00351A01" w:rsidP="00351A01">
      <w:r w:rsidRPr="00C32362">
        <w:t>Section 2 provides general paragraph descriptions of the various SEWP Groups.</w:t>
      </w:r>
    </w:p>
    <w:p w:rsidR="00351A01" w:rsidRPr="00C32362" w:rsidRDefault="00351A01" w:rsidP="00351A01"/>
    <w:p w:rsidR="00351A01" w:rsidRPr="006F6AAC" w:rsidRDefault="00351A01" w:rsidP="00351A01">
      <w:pPr>
        <w:pStyle w:val="Heading2"/>
      </w:pPr>
      <w:bookmarkStart w:id="683" w:name="_Toc350086502"/>
      <w:bookmarkStart w:id="684" w:name="_Toc364329322"/>
      <w:bookmarkStart w:id="685" w:name="_Toc370288286"/>
      <w:r w:rsidRPr="006F6AAC">
        <w:t>2.A. Category A: Scalable Computer System Group</w:t>
      </w:r>
      <w:bookmarkEnd w:id="683"/>
      <w:bookmarkEnd w:id="684"/>
      <w:bookmarkEnd w:id="685"/>
    </w:p>
    <w:p w:rsidR="00351A01" w:rsidRPr="00C32362" w:rsidRDefault="00351A01" w:rsidP="00351A01">
      <w:pPr>
        <w:rPr>
          <w:b/>
          <w:i/>
        </w:rPr>
      </w:pPr>
    </w:p>
    <w:p w:rsidR="00351A01" w:rsidRPr="00C32362" w:rsidRDefault="00351A01" w:rsidP="00351A01">
      <w:r w:rsidRPr="00C32362">
        <w:t>This Section provides general paragraph descriptions of the SEWP Group in Category A.</w:t>
      </w:r>
    </w:p>
    <w:p w:rsidR="00351A01" w:rsidRPr="00C32362" w:rsidRDefault="00351A01" w:rsidP="00351A01">
      <w:r w:rsidRPr="00C32362">
        <w:t>The Computer Systems/Server group of systems and services will be used to provide systems that shall be scalable and applied to meet a wide range of computer and data-intensive requirements.  The requirements include compute-intensive traditional optimized applications such as modeling, and mathematical analysis. Applications include, but are not limited to, atmospheric and oceanographic modeling, ocean color or crustal dynamics studies, ozone and sea-ice mapping, radio astronomy, high-energy astrophysics applications, flight dynamics computations, and fluid flow dynamic process modeling.  These systems may need Infiniband network interconnects to achieve the very highest performance.  These systems may be used in the configuration of highly virtualized arrays of servers, connected together in a super-computer configuration or managed selectively.</w:t>
      </w:r>
    </w:p>
    <w:p w:rsidR="00351A01" w:rsidRPr="00C32362" w:rsidRDefault="00351A01" w:rsidP="00351A01">
      <w:r w:rsidRPr="00C32362">
        <w:t>These computer systems may also be configured for high performance visual rendering, image analysis and the acceleration of general-purpose scientific and engineering applications.  This work is often combined with the highest quality in the visual representation of data to the user.</w:t>
      </w:r>
    </w:p>
    <w:p w:rsidR="00351A01" w:rsidRPr="00C32362" w:rsidRDefault="00351A01" w:rsidP="00351A01">
      <w:r w:rsidRPr="00C32362">
        <w:t>Typical applications from the Earth and Space science communities are modeling, data assimilation and analysis. Earth and space scientists require the ability to transform volumetric data at high rates to view different perspectives quickly.  Additionally, photo realistic representations of data such as the planet Earth with full texture maps are needed to accommodate the overlay of geophysical parameters obtained from spacecraft observations.  Three dimensional simulations of the Earth system that generate terabytes of data are performed on high performance systems. Applications from the engineering community include modeling the spacecraft and sensor design.  NASA has a critical need to support the real-time modeling of these spacecraft using high speed animation of these vehicles and their antennas (or arms), where the antennas (or arms) move independently of each other.  Computer systems must be able to display large numbers of polygons per second to meet the animation needs of the robotics community as well as provide a high degree of graphical representation of the objects displayed.</w:t>
      </w:r>
    </w:p>
    <w:p w:rsidR="00351A01" w:rsidRPr="00C32362" w:rsidRDefault="00351A01" w:rsidP="00351A01">
      <w:r w:rsidRPr="00C32362">
        <w:t>This Group of computer systems may also be configured to be used to manage large repositories of data ranging up to high-end hierarchical mass storage systems, storing and retrieving hundreds of gigabytes to tens of terabytes of data each day with total archive capacity of Petabytes.  Fast networking such as 10-Gigabit Ethernet will be required to access the data from other hosts.  Data will be stored initially on high-performing RAIDed disk subsystems and then copied to lower levels in the storage hierarchy.  These lower levels must also be high performing and could include solid state disks (SSD) lower-cost disk arrays, massive arrays of idle disks (MAID), tapes or other removable media within robotic libraries.  Data is staged back to primary RAIDed disk automatically upon retrieval.  Users expect stores and retrieves to be accomplished within seconds.  These systems are anticipated to be used in conjunction with mass storage devices as defined in Group B.</w:t>
      </w:r>
    </w:p>
    <w:p w:rsidR="00351A01" w:rsidRPr="00C32362" w:rsidRDefault="00351A01" w:rsidP="00351A01">
      <w:r w:rsidRPr="00C32362">
        <w:t>Alternatively, these computer systems will be used to house large data volumes and large databases. Applications are typically based on commercial DBMS packages.  In addition, these systems would typically provide capability for archival and digital libraries. The critical features of such systems include: high rate of transactions per second, high performance, low latency networks, high volume of network traffic, fast disk access, large amounts of memory (RAM), high volume of memory to disk transfers, and large amounts of secondary storage.</w:t>
      </w:r>
    </w:p>
    <w:p w:rsidR="00351A01" w:rsidRPr="00C32362" w:rsidRDefault="00351A01" w:rsidP="00351A01">
      <w:r w:rsidRPr="00C32362">
        <w:t>The critical features of this Group are high compute capability, scalability (potentially from a single rack to multiple racks to a series of containers) fast primary storage and network communications, and large data storage capability. 128-bit arithmetic may be needed to support these requirements. This group of system will most likely reside away from the user’s work area and be accessed primarily over the network.</w:t>
      </w:r>
    </w:p>
    <w:p w:rsidR="00351A01" w:rsidRPr="00C32362" w:rsidRDefault="00351A01" w:rsidP="00351A01">
      <w:r w:rsidRPr="00C32362">
        <w:t>This Group will include hardware systems and peripherals, software and software licenses, and hardware and software maintenance services including analyst support.</w:t>
      </w:r>
    </w:p>
    <w:p w:rsidR="00351A01" w:rsidRPr="00C32362" w:rsidRDefault="00351A01" w:rsidP="00351A01"/>
    <w:p w:rsidR="00351A01" w:rsidRPr="006F6AAC" w:rsidRDefault="00351A01" w:rsidP="00351A01">
      <w:pPr>
        <w:pStyle w:val="Heading2"/>
      </w:pPr>
      <w:bookmarkStart w:id="686" w:name="_Toc350086503"/>
      <w:bookmarkStart w:id="687" w:name="_Toc364329323"/>
      <w:bookmarkStart w:id="688" w:name="_Toc370288287"/>
      <w:r w:rsidRPr="006F6AAC">
        <w:t>2.B. Category B: Complementary Products Categories</w:t>
      </w:r>
      <w:bookmarkEnd w:id="686"/>
      <w:bookmarkEnd w:id="687"/>
      <w:bookmarkEnd w:id="688"/>
    </w:p>
    <w:p w:rsidR="00351A01" w:rsidRPr="00C32362" w:rsidRDefault="00351A01" w:rsidP="00351A01">
      <w:r w:rsidRPr="00C32362">
        <w:t>This Section provides general paragraph descriptions of the SEWP Groups in Category B</w:t>
      </w:r>
    </w:p>
    <w:p w:rsidR="00351A01" w:rsidRPr="00C32362" w:rsidRDefault="00351A01" w:rsidP="00351A01">
      <w:r w:rsidRPr="00D9231D">
        <w:t>Category B</w:t>
      </w:r>
      <w:r w:rsidRPr="00C32362">
        <w:t xml:space="preserve"> (Complementary Products)                  </w:t>
      </w:r>
    </w:p>
    <w:p w:rsidR="00351A01" w:rsidRPr="00C32362" w:rsidRDefault="00351A01" w:rsidP="00351A01">
      <w:r w:rsidRPr="00C32362">
        <w:t>Group B – Mass Storage Devices</w:t>
      </w:r>
    </w:p>
    <w:p w:rsidR="00351A01" w:rsidRPr="00C32362" w:rsidRDefault="00351A01" w:rsidP="00351A01">
      <w:r w:rsidRPr="00C32362">
        <w:lastRenderedPageBreak/>
        <w:t>Group C – Server Support and Multi-Functional Device</w:t>
      </w:r>
    </w:p>
    <w:p w:rsidR="00351A01" w:rsidRPr="00C32362" w:rsidRDefault="00351A01" w:rsidP="00351A01">
      <w:r w:rsidRPr="00C32362">
        <w:t>Group D –Network Devices, Computer Security Tools and Advanced Video and Conference Tools</w:t>
      </w:r>
    </w:p>
    <w:p w:rsidR="00351A01" w:rsidRPr="00C32362" w:rsidRDefault="00351A01" w:rsidP="00351A01"/>
    <w:p w:rsidR="00351A01" w:rsidRPr="00C32362" w:rsidRDefault="00351A01" w:rsidP="00351A01">
      <w:pPr>
        <w:pStyle w:val="Heading3"/>
      </w:pPr>
      <w:bookmarkStart w:id="689" w:name="_Toc350086504"/>
      <w:bookmarkStart w:id="690" w:name="_Toc364329324"/>
      <w:bookmarkStart w:id="691" w:name="_Toc370288288"/>
      <w:r w:rsidRPr="00C32362">
        <w:t>2.B.1. Group B – Mass Storage Devices</w:t>
      </w:r>
      <w:bookmarkEnd w:id="689"/>
      <w:bookmarkEnd w:id="690"/>
      <w:bookmarkEnd w:id="691"/>
    </w:p>
    <w:p w:rsidR="00351A01" w:rsidRPr="00C32362" w:rsidRDefault="00351A01" w:rsidP="00351A01">
      <w:pPr>
        <w:rPr>
          <w:b/>
        </w:rPr>
      </w:pPr>
    </w:p>
    <w:p w:rsidR="00351A01" w:rsidRPr="00C32362" w:rsidRDefault="00351A01" w:rsidP="00351A01">
      <w:r w:rsidRPr="00C32362">
        <w:t xml:space="preserve">This group consists of storage devices; e.g. Hard disks and removable media systems which can be used by any of the computer systems in Category A along with virtual storage systems (i.e. cloud computing).  While it is anticipated that products in this group will be purchased for use with any of the Category A systems, this group is particularly concerned with providing mass storage I/O devices for use with the systems managing large RAID storage, large archives, and other “big data” systems. </w:t>
      </w:r>
    </w:p>
    <w:p w:rsidR="00351A01" w:rsidRPr="00C32362" w:rsidRDefault="00351A01" w:rsidP="00351A01"/>
    <w:p w:rsidR="00351A01" w:rsidRPr="00C32362" w:rsidRDefault="00351A01" w:rsidP="00351A01">
      <w:pPr>
        <w:pStyle w:val="Heading3"/>
      </w:pPr>
      <w:bookmarkStart w:id="692" w:name="_Toc350086505"/>
      <w:bookmarkStart w:id="693" w:name="_Toc364329325"/>
      <w:bookmarkStart w:id="694" w:name="_Toc370288289"/>
      <w:r w:rsidRPr="00C32362">
        <w:t>2.B.2. Group C – Server Support and Multi-Functional Device</w:t>
      </w:r>
      <w:bookmarkEnd w:id="692"/>
      <w:bookmarkEnd w:id="693"/>
      <w:bookmarkEnd w:id="694"/>
    </w:p>
    <w:p w:rsidR="00351A01" w:rsidRPr="00C32362" w:rsidRDefault="00351A01" w:rsidP="00351A01">
      <w:pPr>
        <w:rPr>
          <w:b/>
        </w:rPr>
      </w:pPr>
    </w:p>
    <w:p w:rsidR="00351A01" w:rsidRPr="00C32362" w:rsidRDefault="00351A01" w:rsidP="00351A01">
      <w:r w:rsidRPr="00C32362">
        <w:t xml:space="preserve">This group includes Input and Output peripherals and other equipment that support and complement the full implementation of computer systems.  These items may be purchased by the Government separately from the computer systems but rely on standards and standard interfaces to ensure interoperability with existing computer systems.  Included in this group are display terminals and systems and other low-end client systems to allow user connectivity to a full range of computer systems; scanners to allow inputting of information from hard-copy forms; input devices such as sensors directly connected to computer monitoring systems; mobile systems and smart phones to allow mobile access to individual’s computing needs. </w:t>
      </w:r>
    </w:p>
    <w:p w:rsidR="00351A01" w:rsidRPr="00C32362" w:rsidRDefault="00351A01" w:rsidP="00351A01">
      <w:r w:rsidRPr="00C32362">
        <w:t xml:space="preserve">This group also includes Multi-functional devices (MFD) which are single devices that serve several functions, including printing, scanning, faxing and photocopying. </w:t>
      </w:r>
    </w:p>
    <w:p w:rsidR="00351A01" w:rsidRPr="00C32362" w:rsidRDefault="00351A01" w:rsidP="00351A01"/>
    <w:p w:rsidR="00351A01" w:rsidRPr="00C32362" w:rsidRDefault="00351A01" w:rsidP="00351A01">
      <w:pPr>
        <w:pStyle w:val="Heading3"/>
      </w:pPr>
      <w:bookmarkStart w:id="695" w:name="_Toc350086506"/>
      <w:bookmarkStart w:id="696" w:name="_Toc364329326"/>
      <w:bookmarkStart w:id="697" w:name="_Toc370288290"/>
      <w:r w:rsidRPr="00C32362">
        <w:t>2.B.3. Group D –Network Devices, Computer Security Tools and Advanced Video and Conference Tool</w:t>
      </w:r>
      <w:bookmarkEnd w:id="695"/>
      <w:bookmarkEnd w:id="696"/>
      <w:bookmarkEnd w:id="697"/>
    </w:p>
    <w:p w:rsidR="00351A01" w:rsidRPr="00C32362" w:rsidRDefault="00351A01" w:rsidP="00351A01">
      <w:pPr>
        <w:rPr>
          <w:b/>
        </w:rPr>
      </w:pPr>
    </w:p>
    <w:p w:rsidR="00351A01" w:rsidRPr="00C32362" w:rsidRDefault="00351A01" w:rsidP="00351A01">
      <w:r w:rsidRPr="00C32362">
        <w:t>This group consists of a range of network equipment in support of the full implementation of computer systems in the NASA network environment.  These items may be purchased by the Government separately from the computer systems but rely on standards and standard interfaces to ensure interoperability with those systems. Hardware, including hubs, switches, routers, NFS routers, concentrators and diagnostic tools, and software including network management are included in this group.  Networking systems also include network communication devices relying on WIFI, radio and related technology.</w:t>
      </w:r>
    </w:p>
    <w:p w:rsidR="00351A01" w:rsidRPr="00C32362" w:rsidRDefault="00351A01" w:rsidP="00351A01">
      <w:r w:rsidRPr="00C32362">
        <w:t xml:space="preserve">This group consists of security oriented hardware and software needed to securely support a full implementation of computer systems and infrastructure in the NASA information technology environment. These items may be purchased by the Government separately from the computer, but rely on standards and standard interfaces to ensure interoperability with the computer systems and the supporting networks. Items in this group will include virus and spyware detection tools, two and three factor authentication tools, firewalls, auditing tools, intrusion detection systems, encryption capabilities, monitoring tools, and secure remote access tools.  Security hardware products include biometric devices and security related sensors and data input devices. </w:t>
      </w:r>
    </w:p>
    <w:p w:rsidR="00351A01" w:rsidRPr="00C32362" w:rsidRDefault="00351A01" w:rsidP="00351A01">
      <w:r w:rsidRPr="00C32362">
        <w:t>This group consists of a range of equipment in support of digital television image production and related imaging and display tools.  The Government may purchase these items separately from computer systems, but rely on standards and standard interfaces to ensure interoperability with those systems.  The hardware in this group includes High Definition (HD) and Standard Definition (SD) Digital TV (DTV) equipment for video acquisition, production, post-production, distribution, and display. Additionally, the increasing complexity and volume of scientific data benefit from paradigms for interaction and visualization that are much closer to normal human interaction in the physical world.  These paradigms require immersion and stereoscopic viewing for three-dimensional data, tracked and/or haptic devices with high degrees of freedom, and audio processing systems for data sonification.  Where appropriate, these devices may act as input/output peripherals to developmental computer systems.</w:t>
      </w:r>
    </w:p>
    <w:p w:rsidR="00351A01" w:rsidRPr="00C32362" w:rsidRDefault="00351A01" w:rsidP="00351A01">
      <w:r w:rsidRPr="00C32362">
        <w:t>Elements of the main categories of AV, security and networking can be combined to provide all-in-one solutions. The combination of security and AV technology, for example, allows for security and command and control systems such as video security systems.  Networking, communication and AV combine for Videoconferencing solutions.</w:t>
      </w:r>
    </w:p>
    <w:p w:rsidR="00351A01" w:rsidRPr="00C32362" w:rsidRDefault="00351A01" w:rsidP="00351A01">
      <w:pPr>
        <w:rPr>
          <w:b/>
        </w:rPr>
      </w:pPr>
    </w:p>
    <w:p w:rsidR="00351A01" w:rsidRPr="00D9231D" w:rsidRDefault="00351A01" w:rsidP="00351A01">
      <w:pPr>
        <w:pStyle w:val="Heading1"/>
      </w:pPr>
      <w:bookmarkStart w:id="698" w:name="_Toc350086507"/>
      <w:bookmarkStart w:id="699" w:name="_Toc364329327"/>
      <w:bookmarkStart w:id="700" w:name="_Toc370288291"/>
      <w:r w:rsidRPr="00D9231D">
        <w:rPr>
          <w:rFonts w:eastAsia="MS Mincho"/>
        </w:rPr>
        <w:lastRenderedPageBreak/>
        <w:t>3. Category A</w:t>
      </w:r>
      <w:r>
        <w:rPr>
          <w:rFonts w:eastAsia="MS Mincho"/>
        </w:rPr>
        <w:t>:</w:t>
      </w:r>
      <w:r w:rsidRPr="00D9231D">
        <w:rPr>
          <w:rFonts w:eastAsia="MS Mincho"/>
        </w:rPr>
        <w:t xml:space="preserve"> Group A: Computer System Specifications</w:t>
      </w:r>
      <w:bookmarkEnd w:id="698"/>
      <w:bookmarkEnd w:id="699"/>
      <w:bookmarkEnd w:id="700"/>
    </w:p>
    <w:p w:rsidR="00351A01" w:rsidRPr="00C32362" w:rsidRDefault="00351A01" w:rsidP="00351A01">
      <w:pPr>
        <w:pStyle w:val="BodyTextIndent"/>
        <w:rPr>
          <w:rFonts w:ascii="Times New Roman" w:hAnsi="Times New Roman"/>
        </w:rPr>
      </w:pPr>
      <w:r w:rsidRPr="00C32362">
        <w:rPr>
          <w:rFonts w:ascii="Times New Roman" w:hAnsi="Times New Roman"/>
        </w:rPr>
        <w:t>Section 3 provides the mandatory technical specifications for Group A: Computer System Class Equipment.</w:t>
      </w:r>
    </w:p>
    <w:p w:rsidR="00351A01" w:rsidRPr="006F6AAC" w:rsidRDefault="00351A01" w:rsidP="00351A01">
      <w:pPr>
        <w:pStyle w:val="Heading2"/>
      </w:pPr>
      <w:bookmarkStart w:id="701" w:name="_Toc350086508"/>
      <w:bookmarkStart w:id="702" w:name="_Toc364329328"/>
      <w:bookmarkStart w:id="703" w:name="_Toc370288292"/>
      <w:r w:rsidRPr="006F6AAC">
        <w:t>3.1. Core Specifications Introduction</w:t>
      </w:r>
      <w:bookmarkEnd w:id="701"/>
      <w:bookmarkEnd w:id="702"/>
      <w:bookmarkEnd w:id="703"/>
    </w:p>
    <w:p w:rsidR="00351A01" w:rsidRPr="00C32362" w:rsidRDefault="00351A01" w:rsidP="00351A01">
      <w:pPr>
        <w:pStyle w:val="BodyTextIndent"/>
        <w:rPr>
          <w:rFonts w:ascii="Times New Roman" w:hAnsi="Times New Roman"/>
        </w:rPr>
      </w:pPr>
      <w:r w:rsidRPr="00C32362">
        <w:rPr>
          <w:rFonts w:ascii="Times New Roman" w:hAnsi="Times New Roman"/>
        </w:rPr>
        <w:t>This section provides a general overview of the core specifications.</w:t>
      </w:r>
    </w:p>
    <w:p w:rsidR="00351A01" w:rsidRPr="00C32362" w:rsidRDefault="00351A01" w:rsidP="00351A01">
      <w:pPr>
        <w:pStyle w:val="BodyTextIndent"/>
        <w:rPr>
          <w:rFonts w:ascii="Times New Roman" w:hAnsi="Times New Roman"/>
        </w:rPr>
      </w:pPr>
      <w:r w:rsidRPr="00C32362">
        <w:rPr>
          <w:rFonts w:ascii="Times New Roman" w:hAnsi="Times New Roman"/>
        </w:rPr>
        <w:t>All proposed mandatory products must meet the following (where applicable):</w:t>
      </w:r>
    </w:p>
    <w:p w:rsidR="00351A01" w:rsidRPr="00C32362" w:rsidRDefault="00351A01" w:rsidP="00351A01">
      <w:pPr>
        <w:pStyle w:val="BodyTextIndent"/>
        <w:numPr>
          <w:ilvl w:val="0"/>
          <w:numId w:val="173"/>
        </w:numPr>
        <w:spacing w:after="0"/>
        <w:rPr>
          <w:rFonts w:ascii="Times New Roman" w:hAnsi="Times New Roman"/>
        </w:rPr>
      </w:pPr>
      <w:r w:rsidRPr="00C32362">
        <w:rPr>
          <w:rFonts w:ascii="Times New Roman" w:hAnsi="Times New Roman"/>
        </w:rPr>
        <w:t>EPEAT certified</w:t>
      </w:r>
    </w:p>
    <w:p w:rsidR="00351A01" w:rsidRPr="00C32362" w:rsidRDefault="00351A01" w:rsidP="00351A01">
      <w:pPr>
        <w:pStyle w:val="BodyTextIndent"/>
        <w:numPr>
          <w:ilvl w:val="0"/>
          <w:numId w:val="173"/>
        </w:numPr>
        <w:spacing w:after="0"/>
        <w:rPr>
          <w:rFonts w:ascii="Times New Roman" w:hAnsi="Times New Roman"/>
        </w:rPr>
      </w:pPr>
      <w:r w:rsidRPr="00C32362">
        <w:rPr>
          <w:rFonts w:ascii="Times New Roman" w:hAnsi="Times New Roman"/>
        </w:rPr>
        <w:t>Energy Star compliance</w:t>
      </w:r>
    </w:p>
    <w:p w:rsidR="00351A01" w:rsidRPr="00C32362" w:rsidRDefault="00351A01" w:rsidP="00351A01">
      <w:pPr>
        <w:pStyle w:val="BodyTextIndent"/>
        <w:numPr>
          <w:ilvl w:val="0"/>
          <w:numId w:val="173"/>
        </w:numPr>
        <w:spacing w:after="0"/>
        <w:rPr>
          <w:rFonts w:ascii="Times New Roman" w:hAnsi="Times New Roman"/>
        </w:rPr>
      </w:pPr>
      <w:r w:rsidRPr="00C32362">
        <w:rPr>
          <w:rFonts w:ascii="Times New Roman" w:hAnsi="Times New Roman"/>
        </w:rPr>
        <w:t>508 compliance</w:t>
      </w:r>
    </w:p>
    <w:p w:rsidR="00351A01" w:rsidRDefault="00351A01" w:rsidP="00351A01">
      <w:pPr>
        <w:pStyle w:val="BodyTextIndent"/>
        <w:numPr>
          <w:ilvl w:val="0"/>
          <w:numId w:val="173"/>
        </w:numPr>
        <w:spacing w:after="0"/>
        <w:rPr>
          <w:rFonts w:ascii="Times New Roman" w:hAnsi="Times New Roman"/>
        </w:rPr>
      </w:pPr>
      <w:r w:rsidRPr="00C32362">
        <w:rPr>
          <w:rFonts w:ascii="Times New Roman" w:hAnsi="Times New Roman"/>
        </w:rPr>
        <w:t>Trade Act (TAA) compliance</w:t>
      </w:r>
    </w:p>
    <w:p w:rsidR="00351A01" w:rsidRPr="00C32362" w:rsidRDefault="00351A01" w:rsidP="00351A01">
      <w:pPr>
        <w:pStyle w:val="BodyTextIndent"/>
        <w:numPr>
          <w:ilvl w:val="0"/>
          <w:numId w:val="173"/>
        </w:numPr>
        <w:spacing w:after="0"/>
        <w:rPr>
          <w:rFonts w:ascii="Times New Roman" w:hAnsi="Times New Roman"/>
        </w:rPr>
      </w:pPr>
      <w:r>
        <w:rPr>
          <w:rFonts w:ascii="Times New Roman" w:hAnsi="Times New Roman"/>
        </w:rPr>
        <w:t>New Equipment</w:t>
      </w:r>
    </w:p>
    <w:p w:rsidR="00351A01" w:rsidRPr="00C32362" w:rsidRDefault="00351A01" w:rsidP="00351A01">
      <w:pPr>
        <w:pStyle w:val="BodyTextIndent"/>
        <w:numPr>
          <w:ilvl w:val="0"/>
          <w:numId w:val="173"/>
        </w:numPr>
        <w:spacing w:after="0"/>
        <w:rPr>
          <w:rFonts w:ascii="Times New Roman" w:hAnsi="Times New Roman"/>
        </w:rPr>
      </w:pPr>
      <w:r w:rsidRPr="00C32362">
        <w:rPr>
          <w:rFonts w:ascii="Times New Roman" w:hAnsi="Times New Roman"/>
        </w:rPr>
        <w:t>Authorized reseller for the following mandatory products:</w:t>
      </w:r>
    </w:p>
    <w:p w:rsidR="00351A01" w:rsidRPr="00C32362" w:rsidRDefault="00351A01" w:rsidP="00351A01">
      <w:pPr>
        <w:pStyle w:val="ListParagraph"/>
        <w:numPr>
          <w:ilvl w:val="0"/>
          <w:numId w:val="203"/>
        </w:numPr>
      </w:pPr>
      <w:r w:rsidRPr="00C32362">
        <w:t>Mid-range cluster</w:t>
      </w:r>
    </w:p>
    <w:p w:rsidR="00351A01" w:rsidRPr="00C32362" w:rsidRDefault="00351A01" w:rsidP="00351A01">
      <w:pPr>
        <w:pStyle w:val="ListParagraph"/>
        <w:numPr>
          <w:ilvl w:val="0"/>
          <w:numId w:val="203"/>
        </w:numPr>
      </w:pPr>
      <w:r w:rsidRPr="00C32362">
        <w:t>High-end cluster</w:t>
      </w:r>
    </w:p>
    <w:p w:rsidR="00351A01" w:rsidRPr="00C32362" w:rsidRDefault="00351A01" w:rsidP="00351A01">
      <w:pPr>
        <w:pStyle w:val="ListParagraph"/>
        <w:numPr>
          <w:ilvl w:val="0"/>
          <w:numId w:val="203"/>
        </w:numPr>
      </w:pPr>
      <w:r w:rsidRPr="00C32362">
        <w:t>Container based systems</w:t>
      </w:r>
    </w:p>
    <w:p w:rsidR="00351A01" w:rsidRPr="00C32362" w:rsidRDefault="00351A01" w:rsidP="00351A01">
      <w:pPr>
        <w:pStyle w:val="BodyTextIndent"/>
        <w:spacing w:after="0"/>
        <w:ind w:left="1440"/>
        <w:rPr>
          <w:rFonts w:ascii="Times New Roman" w:hAnsi="Times New Roman"/>
        </w:rPr>
      </w:pPr>
    </w:p>
    <w:p w:rsidR="00351A01" w:rsidRPr="00C32362" w:rsidRDefault="00351A01" w:rsidP="00351A01">
      <w:pPr>
        <w:pStyle w:val="Heading3"/>
        <w:spacing w:after="0"/>
      </w:pPr>
      <w:bookmarkStart w:id="704" w:name="_Toc350086509"/>
      <w:bookmarkStart w:id="705" w:name="_Toc364329329"/>
      <w:bookmarkStart w:id="706" w:name="_Toc370288293"/>
      <w:r w:rsidRPr="00C32362">
        <w:rPr>
          <w:rFonts w:eastAsia="MS Mincho"/>
        </w:rPr>
        <w:t>3.1.1. Purpose</w:t>
      </w:r>
      <w:bookmarkEnd w:id="704"/>
      <w:bookmarkEnd w:id="705"/>
      <w:bookmarkEnd w:id="706"/>
    </w:p>
    <w:p w:rsidR="00351A01" w:rsidRPr="00C32362" w:rsidRDefault="00351A01" w:rsidP="00351A01">
      <w:pPr>
        <w:pStyle w:val="BodyTextIndent"/>
        <w:rPr>
          <w:rFonts w:ascii="Times New Roman" w:hAnsi="Times New Roman"/>
        </w:rPr>
      </w:pPr>
      <w:r w:rsidRPr="00C32362">
        <w:rPr>
          <w:rFonts w:ascii="Times New Roman" w:hAnsi="Times New Roman"/>
        </w:rPr>
        <w:t>The purpose of this section is to define the Core Specification requirements for the mandatory computer systems in Group A</w:t>
      </w:r>
    </w:p>
    <w:p w:rsidR="00351A01" w:rsidRPr="00C32362" w:rsidRDefault="00351A01" w:rsidP="00351A01">
      <w:pPr>
        <w:pStyle w:val="Heading3"/>
      </w:pPr>
      <w:bookmarkStart w:id="707" w:name="_Toc350086510"/>
      <w:bookmarkStart w:id="708" w:name="_Toc364329330"/>
      <w:bookmarkStart w:id="709" w:name="_Toc370288294"/>
      <w:r w:rsidRPr="00C32362">
        <w:rPr>
          <w:rFonts w:eastAsia="MS Mincho"/>
        </w:rPr>
        <w:t>3.1.2. Background</w:t>
      </w:r>
      <w:bookmarkEnd w:id="707"/>
      <w:bookmarkEnd w:id="708"/>
      <w:bookmarkEnd w:id="709"/>
    </w:p>
    <w:p w:rsidR="00351A01" w:rsidRPr="00C32362" w:rsidRDefault="00351A01" w:rsidP="00351A01">
      <w:pPr>
        <w:pStyle w:val="BodyTextIndent"/>
        <w:rPr>
          <w:rFonts w:ascii="Times New Roman" w:hAnsi="Times New Roman"/>
        </w:rPr>
      </w:pPr>
      <w:r w:rsidRPr="00C32362">
        <w:rPr>
          <w:rFonts w:ascii="Times New Roman" w:hAnsi="Times New Roman"/>
        </w:rPr>
        <w:t xml:space="preserve">The Core Specifications apply to the base and mandatory products for the mandatory computer systems, unless a deviation to the Core Specifications is noted in the Specific Sections. </w:t>
      </w:r>
    </w:p>
    <w:p w:rsidR="00351A01" w:rsidRPr="00C32362" w:rsidRDefault="00351A01" w:rsidP="00351A01">
      <w:pPr>
        <w:pStyle w:val="Heading3"/>
      </w:pPr>
      <w:bookmarkStart w:id="710" w:name="_Toc350086511"/>
      <w:bookmarkStart w:id="711" w:name="_Toc364329331"/>
      <w:bookmarkStart w:id="712" w:name="_Toc370288295"/>
      <w:r w:rsidRPr="00C32362">
        <w:t>3.1.3. Hardware</w:t>
      </w:r>
      <w:bookmarkEnd w:id="710"/>
      <w:bookmarkEnd w:id="711"/>
      <w:bookmarkEnd w:id="712"/>
    </w:p>
    <w:p w:rsidR="00351A01" w:rsidRPr="00C32362" w:rsidRDefault="00351A01" w:rsidP="00351A01">
      <w:pPr>
        <w:pStyle w:val="BodyTextIndent"/>
        <w:rPr>
          <w:rFonts w:ascii="Times New Roman" w:hAnsi="Times New Roman"/>
        </w:rPr>
      </w:pPr>
      <w:r w:rsidRPr="00C32362">
        <w:rPr>
          <w:rFonts w:ascii="Times New Roman" w:hAnsi="Times New Roman"/>
        </w:rPr>
        <w:t>This section describes the core hardware specifications. The goal of the core system specifications is to ensure system compatibility from low to high end systems where applicable.</w:t>
      </w:r>
    </w:p>
    <w:p w:rsidR="00351A01" w:rsidRPr="00C32362" w:rsidRDefault="00351A01" w:rsidP="00351A01">
      <w:pPr>
        <w:pStyle w:val="Heading4"/>
        <w:rPr>
          <w:rFonts w:eastAsia="MS Mincho"/>
        </w:rPr>
      </w:pPr>
      <w:r w:rsidRPr="00C32362">
        <w:rPr>
          <w:rFonts w:eastAsia="MS Mincho"/>
        </w:rPr>
        <w:t>3.1.3.1. Data Storage Components</w:t>
      </w:r>
    </w:p>
    <w:p w:rsidR="00351A01" w:rsidRPr="00C32362" w:rsidRDefault="00351A01" w:rsidP="00351A01">
      <w:pPr>
        <w:pStyle w:val="List2"/>
        <w:numPr>
          <w:ilvl w:val="0"/>
          <w:numId w:val="2"/>
        </w:numPr>
        <w:rPr>
          <w:rFonts w:eastAsia="MS Mincho"/>
        </w:rPr>
      </w:pPr>
      <w:r w:rsidRPr="00C32362">
        <w:rPr>
          <w:rFonts w:eastAsia="MS Mincho"/>
        </w:rPr>
        <w:t>Hard disk storage shall be provided with each system.  The storage requirements are class specific.</w:t>
      </w:r>
    </w:p>
    <w:p w:rsidR="00351A01" w:rsidRPr="00C32362" w:rsidRDefault="00351A01" w:rsidP="00351A01">
      <w:pPr>
        <w:pStyle w:val="List2"/>
        <w:numPr>
          <w:ilvl w:val="0"/>
          <w:numId w:val="2"/>
        </w:numPr>
        <w:rPr>
          <w:rFonts w:eastAsia="MS Mincho"/>
        </w:rPr>
      </w:pPr>
      <w:r w:rsidRPr="00C32362">
        <w:rPr>
          <w:rFonts w:eastAsia="MS Mincho"/>
        </w:rPr>
        <w:t>All storage devices shall be field installable.</w:t>
      </w:r>
    </w:p>
    <w:p w:rsidR="00351A01" w:rsidRPr="00C32362" w:rsidRDefault="00351A01" w:rsidP="00351A01">
      <w:pPr>
        <w:pStyle w:val="List2"/>
        <w:numPr>
          <w:ilvl w:val="0"/>
          <w:numId w:val="2"/>
        </w:numPr>
        <w:rPr>
          <w:rFonts w:eastAsia="MS Mincho"/>
        </w:rPr>
      </w:pPr>
      <w:r w:rsidRPr="00C32362">
        <w:rPr>
          <w:rFonts w:eastAsia="MS Mincho"/>
        </w:rPr>
        <w:t>All storage devices shall provide hard error detection (resulting in a non-recoverable failure) and all such errors shall be reported to the system logs.</w:t>
      </w:r>
    </w:p>
    <w:p w:rsidR="00351A01" w:rsidRPr="00C32362" w:rsidRDefault="00351A01" w:rsidP="00351A01">
      <w:pPr>
        <w:pStyle w:val="List3"/>
        <w:numPr>
          <w:ilvl w:val="0"/>
          <w:numId w:val="3"/>
        </w:numPr>
        <w:rPr>
          <w:rFonts w:eastAsia="MS Mincho"/>
        </w:rPr>
      </w:pPr>
      <w:r w:rsidRPr="00C32362">
        <w:rPr>
          <w:rFonts w:eastAsia="MS Mincho"/>
        </w:rPr>
        <w:t xml:space="preserve">All storage devices shall provide detection of all errors (recoverable and non-recoverable) </w:t>
      </w:r>
    </w:p>
    <w:p w:rsidR="00351A01" w:rsidRPr="00C32362" w:rsidRDefault="00351A01" w:rsidP="00351A01">
      <w:pPr>
        <w:pStyle w:val="Heading4"/>
        <w:rPr>
          <w:rFonts w:eastAsia="MS Mincho"/>
        </w:rPr>
      </w:pPr>
    </w:p>
    <w:p w:rsidR="00351A01" w:rsidRPr="00C32362" w:rsidRDefault="00351A01" w:rsidP="00351A01">
      <w:pPr>
        <w:pStyle w:val="Heading4"/>
        <w:rPr>
          <w:rFonts w:eastAsia="MS Mincho"/>
        </w:rPr>
      </w:pPr>
      <w:r w:rsidRPr="00C32362">
        <w:rPr>
          <w:rFonts w:eastAsia="MS Mincho"/>
        </w:rPr>
        <w:t>3.1.3.2. Communication / Network Interfaces</w:t>
      </w:r>
    </w:p>
    <w:p w:rsidR="00351A01" w:rsidRPr="00C32362" w:rsidRDefault="00351A01" w:rsidP="00351A01">
      <w:pPr>
        <w:pStyle w:val="List2"/>
        <w:numPr>
          <w:ilvl w:val="1"/>
          <w:numId w:val="2"/>
        </w:numPr>
        <w:tabs>
          <w:tab w:val="num" w:pos="2520"/>
        </w:tabs>
        <w:ind w:left="1080"/>
        <w:rPr>
          <w:rFonts w:eastAsia="MS Mincho"/>
        </w:rPr>
      </w:pPr>
      <w:r w:rsidRPr="00C32362">
        <w:t>Native support of Internet Protocols (IP) is required for compatibility with existing network and computing platforms.</w:t>
      </w:r>
    </w:p>
    <w:p w:rsidR="00351A01" w:rsidRPr="00C32362" w:rsidRDefault="00351A01" w:rsidP="00351A01">
      <w:pPr>
        <w:pStyle w:val="List2"/>
        <w:numPr>
          <w:ilvl w:val="1"/>
          <w:numId w:val="2"/>
        </w:numPr>
        <w:tabs>
          <w:tab w:val="num" w:pos="2520"/>
        </w:tabs>
        <w:ind w:left="1080"/>
        <w:rPr>
          <w:rFonts w:eastAsia="MS Mincho"/>
        </w:rPr>
      </w:pPr>
      <w:r w:rsidRPr="00C32362">
        <w:rPr>
          <w:rFonts w:eastAsia="MS Mincho"/>
        </w:rPr>
        <w:t xml:space="preserve">Each computer system shall provide an IEEE 802.3, ISO 8802/3 1000Base-T Ethernet interface in the base systems.  </w:t>
      </w:r>
    </w:p>
    <w:p w:rsidR="00351A01" w:rsidRPr="00C32362" w:rsidRDefault="00351A01" w:rsidP="00351A01">
      <w:pPr>
        <w:pStyle w:val="List3"/>
        <w:numPr>
          <w:ilvl w:val="3"/>
          <w:numId w:val="7"/>
        </w:numPr>
        <w:rPr>
          <w:rFonts w:eastAsia="MS Mincho"/>
        </w:rPr>
      </w:pPr>
      <w:r w:rsidRPr="00C32362">
        <w:rPr>
          <w:rFonts w:eastAsia="MS Mincho"/>
        </w:rPr>
        <w:t>Options for additional physical Ethernet interfaces  (desirable)</w:t>
      </w:r>
    </w:p>
    <w:p w:rsidR="00351A01" w:rsidRPr="00C32362" w:rsidRDefault="00351A01" w:rsidP="00351A01">
      <w:pPr>
        <w:pStyle w:val="Heading3"/>
      </w:pPr>
      <w:bookmarkStart w:id="713" w:name="_Toc350086512"/>
      <w:bookmarkStart w:id="714" w:name="_Toc364329332"/>
      <w:bookmarkStart w:id="715" w:name="_Toc370288296"/>
      <w:r w:rsidRPr="00C32362">
        <w:t>3.1.4. System Software</w:t>
      </w:r>
      <w:bookmarkEnd w:id="713"/>
      <w:bookmarkEnd w:id="714"/>
      <w:bookmarkEnd w:id="715"/>
    </w:p>
    <w:p w:rsidR="00351A01" w:rsidRPr="00C32362" w:rsidRDefault="00351A01" w:rsidP="00351A01">
      <w:pPr>
        <w:pStyle w:val="BodyTextIndent"/>
        <w:rPr>
          <w:rFonts w:ascii="Times New Roman" w:hAnsi="Times New Roman"/>
        </w:rPr>
      </w:pPr>
      <w:r w:rsidRPr="00C32362">
        <w:rPr>
          <w:rFonts w:ascii="Times New Roman" w:hAnsi="Times New Roman"/>
        </w:rPr>
        <w:t>This section describes required functions and features that normally are performed by the system software.  The operating system software shall support the hardware.  The system software shall support a set of development tools and utilities to augment the capabilities of the operating system and the required language processors.  These software tools shall provide fast, efficient mechanisms to develop application programs, backup and restore files, debug programs, and supply other useful system functions.</w:t>
      </w:r>
    </w:p>
    <w:p w:rsidR="00351A01" w:rsidRPr="00C32362" w:rsidRDefault="00351A01" w:rsidP="00351A01">
      <w:pPr>
        <w:pStyle w:val="Heading4"/>
      </w:pPr>
      <w:r w:rsidRPr="00C32362">
        <w:rPr>
          <w:rFonts w:eastAsia="MS Mincho"/>
        </w:rPr>
        <w:t>3.1.4.1. Operating System</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The operating system (OS) shall be identified in terms of type (e.g. UNIX, Linux, etc), version and any branding certification or other standards covered by the OS </w:t>
      </w:r>
    </w:p>
    <w:p w:rsidR="00351A01" w:rsidRPr="00C32362" w:rsidRDefault="00351A01" w:rsidP="00351A01">
      <w:pPr>
        <w:rPr>
          <w:rFonts w:eastAsia="MS Mincho"/>
        </w:rPr>
      </w:pPr>
    </w:p>
    <w:p w:rsidR="00351A01" w:rsidRPr="00C32362" w:rsidRDefault="00351A01" w:rsidP="00351A01">
      <w:pPr>
        <w:pStyle w:val="Heading4"/>
        <w:rPr>
          <w:color w:val="auto"/>
        </w:rPr>
      </w:pPr>
      <w:r w:rsidRPr="00C32362">
        <w:rPr>
          <w:color w:val="auto"/>
        </w:rPr>
        <w:t>3.1.4.2. Programming Environment</w:t>
      </w:r>
    </w:p>
    <w:p w:rsidR="00351A01" w:rsidRPr="00C32362" w:rsidRDefault="00351A01" w:rsidP="00351A01">
      <w:pPr>
        <w:pStyle w:val="BodyTextIndent"/>
        <w:rPr>
          <w:rFonts w:ascii="Times New Roman" w:hAnsi="Times New Roman"/>
        </w:rPr>
      </w:pPr>
      <w:r>
        <w:rPr>
          <w:rFonts w:ascii="Times New Roman" w:hAnsi="Times New Roman"/>
        </w:rPr>
        <w:t>The class 1 and 2</w:t>
      </w:r>
      <w:r w:rsidRPr="00C32362">
        <w:rPr>
          <w:rFonts w:ascii="Times New Roman" w:hAnsi="Times New Roman"/>
        </w:rPr>
        <w:t xml:space="preserve"> system</w:t>
      </w:r>
      <w:r>
        <w:rPr>
          <w:rFonts w:ascii="Times New Roman" w:hAnsi="Times New Roman"/>
        </w:rPr>
        <w:t>s</w:t>
      </w:r>
      <w:r w:rsidRPr="00C32362">
        <w:rPr>
          <w:rFonts w:ascii="Times New Roman" w:hAnsi="Times New Roman"/>
        </w:rPr>
        <w:t xml:space="preserve"> shall provide:</w:t>
      </w:r>
    </w:p>
    <w:p w:rsidR="00351A01" w:rsidRPr="00200F31" w:rsidRDefault="00EB3DB6" w:rsidP="00351A01">
      <w:pPr>
        <w:pStyle w:val="List2"/>
        <w:numPr>
          <w:ilvl w:val="0"/>
          <w:numId w:val="4"/>
        </w:numPr>
        <w:rPr>
          <w:rFonts w:eastAsia="MS Mincho"/>
          <w:highlight w:val="yellow"/>
        </w:rPr>
      </w:pPr>
      <w:r w:rsidRPr="00200F31">
        <w:rPr>
          <w:rFonts w:eastAsia="MS Mincho"/>
          <w:highlight w:val="yellow"/>
        </w:rPr>
        <w:t>A</w:t>
      </w:r>
      <w:r w:rsidR="00351A01" w:rsidRPr="00200F31">
        <w:rPr>
          <w:rFonts w:eastAsia="MS Mincho"/>
          <w:highlight w:val="yellow"/>
        </w:rPr>
        <w:t xml:space="preserve"> C++ compiler which shall include:</w:t>
      </w:r>
    </w:p>
    <w:p w:rsidR="00351A01" w:rsidRPr="00C32362" w:rsidRDefault="00351A01" w:rsidP="00351A01">
      <w:pPr>
        <w:pStyle w:val="List3"/>
        <w:numPr>
          <w:ilvl w:val="0"/>
          <w:numId w:val="5"/>
        </w:numPr>
        <w:rPr>
          <w:rFonts w:eastAsia="MS Mincho"/>
        </w:rPr>
      </w:pPr>
      <w:r w:rsidRPr="00C32362">
        <w:rPr>
          <w:rFonts w:eastAsia="MS Mincho"/>
        </w:rPr>
        <w:t>run-time libraries.</w:t>
      </w:r>
    </w:p>
    <w:p w:rsidR="00351A01" w:rsidRPr="00C32362" w:rsidRDefault="00351A01" w:rsidP="00351A01">
      <w:pPr>
        <w:pStyle w:val="List3"/>
        <w:numPr>
          <w:ilvl w:val="0"/>
          <w:numId w:val="5"/>
        </w:numPr>
        <w:rPr>
          <w:rFonts w:eastAsia="MS Mincho"/>
        </w:rPr>
      </w:pPr>
      <w:r w:rsidRPr="00C32362">
        <w:rPr>
          <w:rFonts w:eastAsia="MS Mincho"/>
        </w:rPr>
        <w:t>a C++ source language compatible symbolic debugger with capability to read core dumps.  Shall display source code, program variables (including register contents), debugger commands, and debugger output.  Display of original names of source code variables.</w:t>
      </w:r>
    </w:p>
    <w:p w:rsidR="00351A01" w:rsidRPr="00C32362" w:rsidRDefault="00351A01" w:rsidP="00351A01">
      <w:pPr>
        <w:pStyle w:val="List3"/>
        <w:numPr>
          <w:ilvl w:val="0"/>
          <w:numId w:val="5"/>
        </w:numPr>
        <w:rPr>
          <w:rFonts w:eastAsia="MS Mincho"/>
        </w:rPr>
      </w:pPr>
      <w:r w:rsidRPr="00C32362">
        <w:rPr>
          <w:rFonts w:eastAsia="MS Mincho"/>
        </w:rPr>
        <w:t>a single (1) user license</w:t>
      </w:r>
    </w:p>
    <w:p w:rsidR="00351A01" w:rsidRDefault="00351A01" w:rsidP="00351A01">
      <w:pPr>
        <w:pStyle w:val="List3"/>
        <w:numPr>
          <w:ilvl w:val="1"/>
          <w:numId w:val="5"/>
        </w:numPr>
        <w:rPr>
          <w:rFonts w:eastAsia="MS Mincho"/>
        </w:rPr>
      </w:pPr>
      <w:r w:rsidRPr="00C32362">
        <w:rPr>
          <w:rFonts w:eastAsia="MS Mincho"/>
        </w:rPr>
        <w:t>an optional site license (desirable)</w:t>
      </w:r>
    </w:p>
    <w:p w:rsidR="00B66BE5" w:rsidRPr="00200F31" w:rsidRDefault="00EB3DB6">
      <w:pPr>
        <w:pStyle w:val="List3"/>
        <w:numPr>
          <w:ilvl w:val="0"/>
          <w:numId w:val="5"/>
        </w:numPr>
        <w:rPr>
          <w:rFonts w:eastAsia="MS Mincho"/>
          <w:highlight w:val="yellow"/>
        </w:rPr>
      </w:pPr>
      <w:r w:rsidRPr="00200F31">
        <w:rPr>
          <w:rFonts w:eastAsia="MS Mincho"/>
          <w:highlight w:val="yellow"/>
        </w:rPr>
        <w:t>compliant C++ compiler (</w:t>
      </w:r>
      <w:r w:rsidRPr="00200F31">
        <w:rPr>
          <w:highlight w:val="yellow"/>
        </w:rPr>
        <w:t>ISO/IEC 14882:2011) (desirable)</w:t>
      </w:r>
    </w:p>
    <w:p w:rsidR="00351A01" w:rsidRPr="00200F31" w:rsidRDefault="00351A01" w:rsidP="00351A01">
      <w:pPr>
        <w:pStyle w:val="List2"/>
        <w:numPr>
          <w:ilvl w:val="0"/>
          <w:numId w:val="4"/>
        </w:numPr>
        <w:rPr>
          <w:rFonts w:eastAsia="MS Mincho"/>
          <w:highlight w:val="yellow"/>
        </w:rPr>
      </w:pPr>
      <w:r w:rsidRPr="00200F31">
        <w:rPr>
          <w:rFonts w:eastAsia="MS Mincho"/>
          <w:highlight w:val="yellow"/>
        </w:rPr>
        <w:t xml:space="preserve">a </w:t>
      </w:r>
      <w:r w:rsidRPr="00200F31">
        <w:rPr>
          <w:highlight w:val="yellow"/>
        </w:rPr>
        <w:t>Fortran 2008 compiler which shall include:</w:t>
      </w:r>
    </w:p>
    <w:p w:rsidR="00351A01" w:rsidRPr="00C32362" w:rsidRDefault="00351A01" w:rsidP="00351A01">
      <w:pPr>
        <w:pStyle w:val="List3"/>
        <w:numPr>
          <w:ilvl w:val="3"/>
          <w:numId w:val="4"/>
        </w:numPr>
        <w:rPr>
          <w:rFonts w:eastAsia="MS Mincho"/>
        </w:rPr>
      </w:pPr>
      <w:r w:rsidRPr="00C32362">
        <w:rPr>
          <w:rFonts w:eastAsia="MS Mincho"/>
        </w:rPr>
        <w:t>run-time libraries.</w:t>
      </w:r>
    </w:p>
    <w:p w:rsidR="00351A01" w:rsidRPr="00C32362" w:rsidRDefault="00351A01" w:rsidP="00351A01">
      <w:pPr>
        <w:pStyle w:val="List3"/>
        <w:numPr>
          <w:ilvl w:val="3"/>
          <w:numId w:val="4"/>
        </w:numPr>
        <w:rPr>
          <w:rFonts w:eastAsia="MS Mincho"/>
        </w:rPr>
      </w:pPr>
      <w:r w:rsidRPr="00C32362">
        <w:rPr>
          <w:rFonts w:eastAsia="MS Mincho"/>
        </w:rPr>
        <w:t>a Fortran source language compatible symbolic debugger with capability to read core dumps.  Shall display source code, program variables (including register contents), debugger commands, and debugger output.  Display of original names of source code variables.</w:t>
      </w:r>
    </w:p>
    <w:p w:rsidR="00351A01" w:rsidRPr="00C32362" w:rsidRDefault="00351A01" w:rsidP="00351A01">
      <w:pPr>
        <w:pStyle w:val="List3"/>
        <w:numPr>
          <w:ilvl w:val="3"/>
          <w:numId w:val="4"/>
        </w:numPr>
        <w:rPr>
          <w:rFonts w:eastAsia="MS Mincho"/>
        </w:rPr>
      </w:pPr>
      <w:r w:rsidRPr="00C32362">
        <w:rPr>
          <w:rFonts w:eastAsia="MS Mincho"/>
        </w:rPr>
        <w:t>a single (1) user license</w:t>
      </w:r>
    </w:p>
    <w:p w:rsidR="00351A01" w:rsidRDefault="00351A01" w:rsidP="00351A01">
      <w:pPr>
        <w:pStyle w:val="List3"/>
        <w:numPr>
          <w:ilvl w:val="4"/>
          <w:numId w:val="4"/>
        </w:numPr>
        <w:rPr>
          <w:rFonts w:eastAsia="MS Mincho"/>
        </w:rPr>
      </w:pPr>
      <w:r w:rsidRPr="00C32362">
        <w:rPr>
          <w:rFonts w:eastAsia="MS Mincho"/>
        </w:rPr>
        <w:t>an optional site license (desirable)</w:t>
      </w:r>
    </w:p>
    <w:p w:rsidR="00B66BE5" w:rsidRPr="00200F31" w:rsidRDefault="00EB3DB6">
      <w:pPr>
        <w:pStyle w:val="List3"/>
        <w:numPr>
          <w:ilvl w:val="3"/>
          <w:numId w:val="4"/>
        </w:numPr>
        <w:rPr>
          <w:rFonts w:eastAsia="MS Mincho"/>
          <w:highlight w:val="yellow"/>
        </w:rPr>
      </w:pPr>
      <w:r w:rsidRPr="00200F31">
        <w:rPr>
          <w:rFonts w:eastAsia="MS Mincho"/>
          <w:highlight w:val="yellow"/>
        </w:rPr>
        <w:t xml:space="preserve">compliant </w:t>
      </w:r>
      <w:r w:rsidRPr="00200F31">
        <w:rPr>
          <w:highlight w:val="yellow"/>
        </w:rPr>
        <w:t>Fortran 2008 standard compiler (ISO/IEC 1539-1:2010) (desirable)</w:t>
      </w:r>
    </w:p>
    <w:p w:rsidR="00351A01" w:rsidRPr="00C32362" w:rsidRDefault="00351A01" w:rsidP="00351A01">
      <w:pPr>
        <w:rPr>
          <w:rFonts w:eastAsia="MS Mincho"/>
        </w:rPr>
      </w:pPr>
    </w:p>
    <w:p w:rsidR="00351A01" w:rsidRPr="00C32362" w:rsidRDefault="00351A01" w:rsidP="00351A01">
      <w:pPr>
        <w:pStyle w:val="Heading4"/>
      </w:pPr>
      <w:r w:rsidRPr="00C32362">
        <w:rPr>
          <w:rFonts w:eastAsia="MS Mincho"/>
        </w:rPr>
        <w:t>3.1.4.3. System Software License</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Each computer system in class 1 and 2 shall be a multiuser system.  The operating system license shall be available in </w:t>
      </w:r>
      <w:r>
        <w:rPr>
          <w:rFonts w:ascii="Times New Roman" w:hAnsi="Times New Roman"/>
        </w:rPr>
        <w:t>at least 1</w:t>
      </w:r>
      <w:r w:rsidRPr="00C32362">
        <w:rPr>
          <w:rFonts w:ascii="Times New Roman" w:hAnsi="Times New Roman"/>
        </w:rPr>
        <w:t xml:space="preserve"> licensing level for all systems:</w:t>
      </w:r>
    </w:p>
    <w:p w:rsidR="00351A01" w:rsidRPr="00C32362" w:rsidRDefault="00351A01" w:rsidP="00351A01">
      <w:pPr>
        <w:pStyle w:val="List2"/>
        <w:numPr>
          <w:ilvl w:val="1"/>
          <w:numId w:val="6"/>
        </w:numPr>
        <w:tabs>
          <w:tab w:val="clear" w:pos="2160"/>
          <w:tab w:val="num" w:pos="1080"/>
        </w:tabs>
        <w:ind w:left="1080"/>
        <w:rPr>
          <w:rFonts w:eastAsia="MS Mincho"/>
        </w:rPr>
      </w:pPr>
      <w:r w:rsidRPr="00C32362">
        <w:rPr>
          <w:rFonts w:eastAsia="MS Mincho"/>
        </w:rPr>
        <w:t xml:space="preserve">an unlimited license defined as allowing an unlimited number of users to be logged in simultaneously, where 1 or more may be logged in through the console and the rest are connected through a network connection </w:t>
      </w:r>
    </w:p>
    <w:p w:rsidR="00351A01" w:rsidRPr="00C32362" w:rsidRDefault="00351A01" w:rsidP="00351A01">
      <w:pPr>
        <w:pStyle w:val="Heading3"/>
      </w:pPr>
      <w:bookmarkStart w:id="716" w:name="_Toc350086513"/>
      <w:bookmarkStart w:id="717" w:name="_Toc364329333"/>
      <w:bookmarkStart w:id="718" w:name="_Toc370288297"/>
      <w:r w:rsidRPr="00C32362">
        <w:t>3.1.5. Documentation</w:t>
      </w:r>
      <w:bookmarkEnd w:id="716"/>
      <w:bookmarkEnd w:id="717"/>
      <w:bookmarkEnd w:id="718"/>
    </w:p>
    <w:p w:rsidR="00351A01" w:rsidRDefault="00351A01" w:rsidP="00351A01">
      <w:pPr>
        <w:pStyle w:val="List2"/>
        <w:ind w:left="0" w:firstLine="0"/>
        <w:rPr>
          <w:rFonts w:eastAsia="MS Mincho"/>
        </w:rPr>
      </w:pPr>
      <w:r w:rsidRPr="00C32362">
        <w:t xml:space="preserve">The contractor shall provide </w:t>
      </w:r>
      <w:r>
        <w:t xml:space="preserve">access to </w:t>
      </w:r>
      <w:r w:rsidRPr="00C32362">
        <w:t xml:space="preserve">complete sets of </w:t>
      </w:r>
      <w:r>
        <w:t>commercially available system and</w:t>
      </w:r>
      <w:r w:rsidRPr="00C32362">
        <w:t xml:space="preserve"> user manuals. All provided documentation shall be available on line.  </w:t>
      </w:r>
      <w:r w:rsidRPr="00C32362">
        <w:br w:type="page"/>
      </w:r>
    </w:p>
    <w:p w:rsidR="00351A01" w:rsidRPr="00C32362" w:rsidRDefault="00351A01" w:rsidP="00351A01">
      <w:pPr>
        <w:pStyle w:val="List2"/>
        <w:ind w:left="1080" w:firstLine="0"/>
      </w:pPr>
    </w:p>
    <w:p w:rsidR="00351A01" w:rsidRPr="006F6AAC" w:rsidRDefault="00351A01" w:rsidP="00351A01">
      <w:pPr>
        <w:pStyle w:val="Heading2"/>
      </w:pPr>
      <w:bookmarkStart w:id="719" w:name="_Toc350086514"/>
      <w:bookmarkStart w:id="720" w:name="_Toc364329334"/>
      <w:bookmarkStart w:id="721" w:name="_Toc370288298"/>
      <w:r w:rsidRPr="006F6AAC">
        <w:t>3.2. Group A: Computer System Class Specific Specifications</w:t>
      </w:r>
      <w:bookmarkEnd w:id="719"/>
      <w:bookmarkEnd w:id="720"/>
      <w:bookmarkEnd w:id="721"/>
    </w:p>
    <w:p w:rsidR="00351A01" w:rsidRPr="00C32362" w:rsidRDefault="00351A01" w:rsidP="00351A01">
      <w:pPr>
        <w:pStyle w:val="BodyTextIndent"/>
        <w:rPr>
          <w:rFonts w:ascii="Times New Roman" w:hAnsi="Times New Roman"/>
        </w:rPr>
      </w:pPr>
      <w:r w:rsidRPr="00C32362">
        <w:rPr>
          <w:rFonts w:ascii="Times New Roman" w:hAnsi="Times New Roman"/>
        </w:rPr>
        <w:t>For each of the three classes in Group A, contractors are required to meet both the core requirements defined in the “Computer System Core Specification” (Section 3.1) and the additional mandatory requirements defined for that class, provided in each of the subsections that follow</w:t>
      </w:r>
      <w:r>
        <w:rPr>
          <w:rFonts w:ascii="Times New Roman" w:hAnsi="Times New Roman"/>
        </w:rPr>
        <w:t>, unless otherwise noted</w:t>
      </w:r>
      <w:r w:rsidRPr="00C32362">
        <w:rPr>
          <w:rFonts w:ascii="Times New Roman" w:hAnsi="Times New Roman"/>
        </w:rPr>
        <w:t>.</w:t>
      </w:r>
    </w:p>
    <w:p w:rsidR="00351A01" w:rsidRPr="00C32362" w:rsidRDefault="00351A01" w:rsidP="00351A01">
      <w:pPr>
        <w:pStyle w:val="BodyTextIndent"/>
        <w:rPr>
          <w:rFonts w:ascii="Times New Roman" w:hAnsi="Times New Roman"/>
        </w:rPr>
      </w:pPr>
      <w:r w:rsidRPr="00C32362">
        <w:rPr>
          <w:rFonts w:ascii="Times New Roman" w:hAnsi="Times New Roman"/>
        </w:rPr>
        <w:t>If there is a conflict in requirements between the Class Specific Specification and the Core Specification, the Class Specific Specification shall always take precedence.</w:t>
      </w:r>
    </w:p>
    <w:p w:rsidR="00351A01" w:rsidRPr="00C32362" w:rsidRDefault="00351A01" w:rsidP="00351A01">
      <w:pPr>
        <w:pStyle w:val="BodyTextIndent"/>
        <w:rPr>
          <w:rFonts w:ascii="Times New Roman" w:hAnsi="Times New Roman"/>
        </w:rPr>
      </w:pPr>
      <w:r w:rsidRPr="00C32362">
        <w:rPr>
          <w:rFonts w:ascii="Times New Roman" w:hAnsi="Times New Roman"/>
        </w:rPr>
        <w:t>Each class is differentiated by performance and capacity and is intended for use by highly intensive computational and related (mass storage, database, rendering, etc.) operations.  Each class is intended to be highly scalable and configurable for redundant and fault-tolerant operation.</w:t>
      </w:r>
    </w:p>
    <w:p w:rsidR="00351A01" w:rsidRPr="00C32362" w:rsidRDefault="00351A01" w:rsidP="00351A01">
      <w:pPr>
        <w:pStyle w:val="Heading3"/>
        <w:jc w:val="both"/>
      </w:pPr>
      <w:bookmarkStart w:id="722" w:name="_Toc350086515"/>
      <w:bookmarkStart w:id="723" w:name="_Toc364329335"/>
      <w:bookmarkStart w:id="724" w:name="_Toc370288299"/>
      <w:r w:rsidRPr="00C32362">
        <w:t>3.2.1. Class 1: Mid-Range Cluster</w:t>
      </w:r>
      <w:bookmarkEnd w:id="722"/>
      <w:bookmarkEnd w:id="723"/>
      <w:bookmarkEnd w:id="724"/>
    </w:p>
    <w:p w:rsidR="00351A01" w:rsidRPr="00C32362" w:rsidRDefault="00351A01" w:rsidP="00351A01">
      <w:pPr>
        <w:pStyle w:val="BodyTextIndent"/>
        <w:rPr>
          <w:rFonts w:ascii="Times New Roman" w:hAnsi="Times New Roman"/>
        </w:rPr>
      </w:pPr>
      <w:r w:rsidRPr="00C32362">
        <w:rPr>
          <w:rFonts w:ascii="Times New Roman" w:hAnsi="Times New Roman"/>
        </w:rPr>
        <w:t>The purpose of this section is to define the specific requirements for a mid-range Cluster System.  The following specifications are required of these Class 1 computer systems over and above, or in place of the core specifications defined in Section 3.1.</w:t>
      </w:r>
    </w:p>
    <w:p w:rsidR="00351A01" w:rsidRPr="00C32362" w:rsidRDefault="00351A01" w:rsidP="00351A01">
      <w:pPr>
        <w:pStyle w:val="Heading4"/>
      </w:pPr>
      <w:r w:rsidRPr="00E42769">
        <w:rPr>
          <w:rFonts w:eastAsia="MS Mincho"/>
          <w:highlight w:val="yellow"/>
        </w:rPr>
        <w:t>3.2.1.1. Hardware Configuration</w:t>
      </w:r>
    </w:p>
    <w:p w:rsidR="00351A01" w:rsidRPr="00C32362" w:rsidRDefault="00351A01" w:rsidP="00351A01">
      <w:pPr>
        <w:pStyle w:val="Heading4"/>
      </w:pPr>
    </w:p>
    <w:p w:rsidR="00351A01" w:rsidRPr="00C32362" w:rsidDel="000A0142" w:rsidRDefault="00351A01" w:rsidP="00351A01">
      <w:pPr>
        <w:pStyle w:val="BodyTextIndent"/>
        <w:rPr>
          <w:rFonts w:ascii="Times New Roman" w:hAnsi="Times New Roman"/>
        </w:rPr>
      </w:pPr>
      <w:r w:rsidRPr="00C32362">
        <w:rPr>
          <w:rFonts w:ascii="Times New Roman" w:hAnsi="Times New Roman"/>
        </w:rPr>
        <w:t xml:space="preserve">The Mid-Range cluster architecture requires a total of thirty-six (36) nodes.  </w:t>
      </w:r>
      <w:r>
        <w:rPr>
          <w:rFonts w:ascii="Times New Roman" w:hAnsi="Times New Roman"/>
        </w:rPr>
        <w:t xml:space="preserve">Management </w:t>
      </w:r>
      <w:r w:rsidRPr="00C32362">
        <w:rPr>
          <w:rFonts w:ascii="Times New Roman" w:hAnsi="Times New Roman"/>
        </w:rPr>
        <w:t>node</w:t>
      </w:r>
      <w:r>
        <w:rPr>
          <w:rFonts w:ascii="Times New Roman" w:hAnsi="Times New Roman"/>
        </w:rPr>
        <w:t>s</w:t>
      </w:r>
      <w:r w:rsidRPr="00C32362">
        <w:rPr>
          <w:rFonts w:ascii="Times New Roman" w:hAnsi="Times New Roman"/>
        </w:rPr>
        <w:t xml:space="preserve"> shall be connected to two different internal networks: 1GbE for management and a 10GbE for data. </w:t>
      </w:r>
      <w:r>
        <w:rPr>
          <w:rFonts w:ascii="Times New Roman" w:hAnsi="Times New Roman"/>
        </w:rPr>
        <w:t xml:space="preserve">Each data node shall be connected to the 1GbE management network.  </w:t>
      </w:r>
      <w:r w:rsidRPr="00C32362">
        <w:rPr>
          <w:rFonts w:ascii="Times New Roman" w:hAnsi="Times New Roman"/>
        </w:rPr>
        <w:t>All Class 1 Mid-Range Cluster systems shall provide the following minimum capabilities, unless noted as a desirable:</w:t>
      </w:r>
    </w:p>
    <w:p w:rsidR="00351A01" w:rsidRPr="00C32362" w:rsidRDefault="00351A01" w:rsidP="00351A01">
      <w:pPr>
        <w:pStyle w:val="BodyTextIndent"/>
        <w:numPr>
          <w:ilvl w:val="2"/>
          <w:numId w:val="156"/>
        </w:numPr>
        <w:rPr>
          <w:rFonts w:ascii="Times New Roman" w:eastAsia="MS Mincho" w:hAnsi="Times New Roman"/>
        </w:rPr>
      </w:pPr>
      <w:r w:rsidRPr="00C32362">
        <w:rPr>
          <w:rFonts w:ascii="Times New Roman" w:eastAsia="MS Mincho" w:hAnsi="Times New Roman"/>
        </w:rPr>
        <w:t>Operate in a computer room environment with raised floors;</w:t>
      </w:r>
    </w:p>
    <w:p w:rsidR="00351A01" w:rsidRPr="00C32362" w:rsidRDefault="00351A01" w:rsidP="00351A01">
      <w:pPr>
        <w:pStyle w:val="BodyTextIndent"/>
        <w:numPr>
          <w:ilvl w:val="2"/>
          <w:numId w:val="156"/>
        </w:numPr>
        <w:rPr>
          <w:rFonts w:ascii="Times New Roman" w:eastAsia="MS Mincho" w:hAnsi="Times New Roman"/>
        </w:rPr>
      </w:pPr>
      <w:r w:rsidRPr="00C32362">
        <w:rPr>
          <w:rFonts w:ascii="Times New Roman" w:eastAsia="MS Mincho" w:hAnsi="Times New Roman"/>
        </w:rPr>
        <w:t>Either SATA or Near-Line SAS Disk Controllers shall be provided with each node;</w:t>
      </w:r>
    </w:p>
    <w:p w:rsidR="00351A01" w:rsidRPr="00C32362" w:rsidRDefault="00351A01" w:rsidP="00351A01">
      <w:pPr>
        <w:pStyle w:val="BodyTextIndent"/>
        <w:numPr>
          <w:ilvl w:val="2"/>
          <w:numId w:val="156"/>
        </w:numPr>
        <w:rPr>
          <w:rFonts w:ascii="Times New Roman" w:eastAsia="MS Mincho" w:hAnsi="Times New Roman"/>
        </w:rPr>
      </w:pPr>
      <w:r w:rsidRPr="00C32362">
        <w:rPr>
          <w:rFonts w:ascii="Times New Roman" w:eastAsia="MS Mincho" w:hAnsi="Times New Roman"/>
        </w:rPr>
        <w:t>SmartPDU:</w:t>
      </w:r>
    </w:p>
    <w:p w:rsidR="00351A01" w:rsidRPr="00C32362" w:rsidRDefault="00351A01" w:rsidP="00351A01">
      <w:pPr>
        <w:pStyle w:val="BodyTextIndent"/>
        <w:numPr>
          <w:ilvl w:val="3"/>
          <w:numId w:val="156"/>
        </w:numPr>
        <w:rPr>
          <w:rFonts w:ascii="Times New Roman" w:eastAsia="MS Mincho" w:hAnsi="Times New Roman"/>
        </w:rPr>
      </w:pPr>
      <w:r w:rsidRPr="00C32362">
        <w:rPr>
          <w:rFonts w:ascii="Times New Roman" w:eastAsia="MS Mincho" w:hAnsi="Times New Roman"/>
        </w:rPr>
        <w:t>Sufficient to connect the power supplies of all Nodes, Switches and KVM;</w:t>
      </w:r>
    </w:p>
    <w:p w:rsidR="00351A01" w:rsidRPr="00C32362" w:rsidRDefault="00351A01" w:rsidP="00351A01">
      <w:pPr>
        <w:pStyle w:val="BodyTextIndent"/>
        <w:numPr>
          <w:ilvl w:val="3"/>
          <w:numId w:val="156"/>
        </w:numPr>
        <w:rPr>
          <w:rFonts w:ascii="Times New Roman" w:eastAsia="MS Mincho" w:hAnsi="Times New Roman"/>
        </w:rPr>
      </w:pPr>
      <w:r w:rsidRPr="00C32362">
        <w:rPr>
          <w:rFonts w:ascii="Times New Roman" w:eastAsia="MS Mincho" w:hAnsi="Times New Roman"/>
        </w:rPr>
        <w:t>Cables to fully connect all Nodes, Switches and KVM;</w:t>
      </w:r>
    </w:p>
    <w:p w:rsidR="00351A01" w:rsidRPr="00C32362" w:rsidRDefault="00351A01" w:rsidP="00351A01">
      <w:pPr>
        <w:pStyle w:val="BodyTextIndent"/>
        <w:numPr>
          <w:ilvl w:val="2"/>
          <w:numId w:val="156"/>
        </w:numPr>
        <w:rPr>
          <w:rFonts w:ascii="Times New Roman" w:eastAsia="MS Mincho" w:hAnsi="Times New Roman"/>
        </w:rPr>
      </w:pPr>
      <w:r w:rsidRPr="00C32362">
        <w:rPr>
          <w:rFonts w:ascii="Times New Roman" w:hAnsi="Times New Roman"/>
        </w:rPr>
        <w:t xml:space="preserve">Provide 2 </w:t>
      </w:r>
      <w:r>
        <w:rPr>
          <w:rFonts w:ascii="Times New Roman" w:hAnsi="Times New Roman"/>
        </w:rPr>
        <w:t>Management</w:t>
      </w:r>
      <w:r w:rsidRPr="00C32362">
        <w:rPr>
          <w:rFonts w:ascii="Times New Roman" w:hAnsi="Times New Roman"/>
        </w:rPr>
        <w:t xml:space="preserve"> Nodes, where each Node shall be provided with the following configuration</w:t>
      </w:r>
      <w:r w:rsidRPr="00C32362">
        <w:rPr>
          <w:rFonts w:ascii="Times New Roman" w:eastAsia="MS Mincho" w:hAnsi="Times New Roman"/>
        </w:rPr>
        <w:t>:</w:t>
      </w:r>
    </w:p>
    <w:p w:rsidR="00351A01" w:rsidRPr="00C32362" w:rsidRDefault="00351A01" w:rsidP="00351A01">
      <w:pPr>
        <w:pStyle w:val="BodyTextIndent"/>
        <w:numPr>
          <w:ilvl w:val="3"/>
          <w:numId w:val="156"/>
        </w:numPr>
        <w:rPr>
          <w:rFonts w:ascii="Times New Roman" w:eastAsia="MS Mincho" w:hAnsi="Times New Roman"/>
        </w:rPr>
      </w:pPr>
      <w:r w:rsidRPr="00C32362">
        <w:rPr>
          <w:rFonts w:ascii="Times New Roman" w:hAnsi="Times New Roman"/>
        </w:rPr>
        <w:t>Dual Socket Motherboards;</w:t>
      </w:r>
    </w:p>
    <w:p w:rsidR="00351A01" w:rsidRDefault="00351A01" w:rsidP="00351A01">
      <w:pPr>
        <w:pStyle w:val="List2"/>
        <w:numPr>
          <w:ilvl w:val="2"/>
          <w:numId w:val="385"/>
        </w:numPr>
        <w:tabs>
          <w:tab w:val="clear" w:pos="720"/>
          <w:tab w:val="num" w:pos="2520"/>
        </w:tabs>
        <w:ind w:left="2520"/>
        <w:rPr>
          <w:rFonts w:eastAsia="MS Mincho"/>
        </w:rPr>
      </w:pPr>
      <w:r w:rsidRPr="00C32362">
        <w:rPr>
          <w:rFonts w:eastAsia="MS Mincho"/>
        </w:rPr>
        <w:t xml:space="preserve">Oct-Core Intel “SandyBridge” </w:t>
      </w:r>
      <w:r w:rsidRPr="00200F31">
        <w:rPr>
          <w:rFonts w:eastAsia="MS Mincho"/>
          <w:highlight w:val="yellow"/>
        </w:rPr>
        <w:t>2.</w:t>
      </w:r>
      <w:r w:rsidR="00EA41C7">
        <w:rPr>
          <w:rFonts w:eastAsia="MS Mincho"/>
          <w:highlight w:val="yellow"/>
        </w:rPr>
        <w:t>3</w:t>
      </w:r>
      <w:r w:rsidR="009C166E" w:rsidRPr="00200F31">
        <w:rPr>
          <w:rFonts w:eastAsia="MS Mincho"/>
          <w:highlight w:val="yellow"/>
        </w:rPr>
        <w:t>GHz</w:t>
      </w:r>
      <w:r w:rsidR="009C166E" w:rsidRPr="00C32362">
        <w:rPr>
          <w:rFonts w:eastAsia="MS Mincho"/>
        </w:rPr>
        <w:t xml:space="preserve"> </w:t>
      </w:r>
      <w:r w:rsidRPr="00C32362">
        <w:rPr>
          <w:rFonts w:eastAsia="MS Mincho"/>
        </w:rPr>
        <w:t>processors</w:t>
      </w:r>
    </w:p>
    <w:p w:rsidR="00351A01" w:rsidRDefault="00351A01" w:rsidP="00351A01">
      <w:pPr>
        <w:pStyle w:val="List2"/>
        <w:numPr>
          <w:ilvl w:val="3"/>
          <w:numId w:val="385"/>
        </w:numPr>
        <w:tabs>
          <w:tab w:val="clear" w:pos="1440"/>
        </w:tabs>
        <w:ind w:left="3240"/>
        <w:rPr>
          <w:rFonts w:eastAsia="MS Mincho"/>
        </w:rPr>
      </w:pPr>
      <w:r w:rsidRPr="00C32362">
        <w:rPr>
          <w:rFonts w:eastAsia="MS Mincho"/>
        </w:rPr>
        <w:t xml:space="preserve">Oct-Core Intel “SandyBridge” </w:t>
      </w:r>
      <w:r w:rsidRPr="00200F31">
        <w:rPr>
          <w:rFonts w:eastAsia="MS Mincho"/>
          <w:highlight w:val="yellow"/>
        </w:rPr>
        <w:t>2.</w:t>
      </w:r>
      <w:r w:rsidR="00EA41C7">
        <w:rPr>
          <w:rFonts w:eastAsia="MS Mincho"/>
          <w:highlight w:val="yellow"/>
        </w:rPr>
        <w:t>5</w:t>
      </w:r>
      <w:r w:rsidR="009C166E" w:rsidRPr="00200F31">
        <w:rPr>
          <w:rFonts w:eastAsia="MS Mincho"/>
          <w:highlight w:val="yellow"/>
        </w:rPr>
        <w:t>GHz</w:t>
      </w:r>
      <w:r w:rsidR="009C166E" w:rsidRPr="00C32362">
        <w:rPr>
          <w:rFonts w:eastAsia="MS Mincho"/>
        </w:rPr>
        <w:t xml:space="preserve"> </w:t>
      </w:r>
      <w:r w:rsidRPr="00C32362">
        <w:rPr>
          <w:rFonts w:eastAsia="MS Mincho"/>
        </w:rPr>
        <w:t>processor</w:t>
      </w:r>
      <w:r>
        <w:rPr>
          <w:rFonts w:eastAsia="MS Mincho"/>
        </w:rPr>
        <w:t xml:space="preserve"> (desirable)</w:t>
      </w:r>
    </w:p>
    <w:p w:rsidR="00351A01" w:rsidRPr="00C32362" w:rsidRDefault="00351A01" w:rsidP="00351A01">
      <w:pPr>
        <w:pStyle w:val="List2"/>
        <w:numPr>
          <w:ilvl w:val="2"/>
          <w:numId w:val="385"/>
        </w:numPr>
        <w:tabs>
          <w:tab w:val="clear" w:pos="720"/>
          <w:tab w:val="num" w:pos="2520"/>
        </w:tabs>
        <w:ind w:left="2520"/>
        <w:rPr>
          <w:rFonts w:eastAsia="MS Mincho"/>
        </w:rPr>
      </w:pPr>
      <w:r w:rsidRPr="00C32362">
        <w:rPr>
          <w:rFonts w:eastAsia="MS Mincho"/>
        </w:rPr>
        <w:t>32 GB of RAM</w:t>
      </w:r>
    </w:p>
    <w:p w:rsidR="00351A01" w:rsidRPr="00C32362" w:rsidRDefault="00351A01" w:rsidP="00351A01">
      <w:pPr>
        <w:pStyle w:val="List2"/>
        <w:numPr>
          <w:ilvl w:val="3"/>
          <w:numId w:val="200"/>
        </w:numPr>
        <w:rPr>
          <w:rFonts w:eastAsia="MS Mincho"/>
        </w:rPr>
      </w:pPr>
      <w:r w:rsidRPr="00C32362">
        <w:rPr>
          <w:rFonts w:eastAsia="MS Mincho"/>
        </w:rPr>
        <w:t>Management Network: Minimum of one (1) GbE on-board Network Interface Card (NIC) with Baseboard Management Console (BMC);</w:t>
      </w:r>
    </w:p>
    <w:p w:rsidR="00351A01" w:rsidRPr="00C32362" w:rsidRDefault="00351A01" w:rsidP="00351A01">
      <w:pPr>
        <w:pStyle w:val="List2"/>
        <w:numPr>
          <w:ilvl w:val="4"/>
          <w:numId w:val="200"/>
        </w:numPr>
        <w:rPr>
          <w:rFonts w:eastAsia="MS Mincho"/>
        </w:rPr>
      </w:pPr>
      <w:r w:rsidRPr="00C32362">
        <w:rPr>
          <w:rFonts w:eastAsia="MS Mincho"/>
        </w:rPr>
        <w:t>Must be compatible with IPMI Version 2;</w:t>
      </w:r>
    </w:p>
    <w:p w:rsidR="00351A01" w:rsidRPr="00C32362" w:rsidRDefault="00351A01" w:rsidP="00351A01">
      <w:pPr>
        <w:pStyle w:val="List2"/>
        <w:numPr>
          <w:ilvl w:val="3"/>
          <w:numId w:val="201"/>
        </w:numPr>
        <w:rPr>
          <w:rFonts w:eastAsia="MS Mincho"/>
        </w:rPr>
      </w:pPr>
      <w:r w:rsidRPr="00C32362">
        <w:rPr>
          <w:rFonts w:eastAsia="MS Mincho"/>
        </w:rPr>
        <w:t>Local Area Network: 10GbE NIC with optics and 25-meter fibre cables;</w:t>
      </w:r>
    </w:p>
    <w:p w:rsidR="00351A01" w:rsidRPr="00C32362" w:rsidRDefault="00351A01" w:rsidP="00351A01">
      <w:pPr>
        <w:pStyle w:val="List2"/>
        <w:numPr>
          <w:ilvl w:val="4"/>
          <w:numId w:val="201"/>
        </w:numPr>
        <w:rPr>
          <w:rFonts w:eastAsia="MS Mincho"/>
        </w:rPr>
      </w:pPr>
      <w:r w:rsidRPr="00C32362">
        <w:rPr>
          <w:rFonts w:eastAsia="MS Mincho"/>
        </w:rPr>
        <w:t>40GbE NIC with optics and 25-meter fibre cables (desirable);</w:t>
      </w:r>
    </w:p>
    <w:p w:rsidR="00351A01" w:rsidRPr="00C32362" w:rsidRDefault="00351A01" w:rsidP="00351A01">
      <w:pPr>
        <w:pStyle w:val="List2"/>
        <w:numPr>
          <w:ilvl w:val="3"/>
          <w:numId w:val="201"/>
        </w:numPr>
        <w:rPr>
          <w:rFonts w:eastAsia="MS Mincho"/>
        </w:rPr>
      </w:pPr>
      <w:r w:rsidRPr="00C32362">
        <w:rPr>
          <w:rFonts w:eastAsia="MS Mincho"/>
        </w:rPr>
        <w:t>Data Storage:</w:t>
      </w:r>
    </w:p>
    <w:p w:rsidR="00351A01" w:rsidRPr="00C32362" w:rsidRDefault="00351A01" w:rsidP="00351A01">
      <w:pPr>
        <w:pStyle w:val="List2"/>
        <w:numPr>
          <w:ilvl w:val="4"/>
          <w:numId w:val="201"/>
        </w:numPr>
        <w:rPr>
          <w:rFonts w:eastAsia="MS Mincho"/>
        </w:rPr>
      </w:pPr>
      <w:r w:rsidRPr="00C32362">
        <w:rPr>
          <w:rFonts w:eastAsia="MS Mincho"/>
        </w:rPr>
        <w:t>minimum of 36Terabytes of storage for data;</w:t>
      </w:r>
    </w:p>
    <w:p w:rsidR="00351A01" w:rsidRPr="00C32362" w:rsidRDefault="00351A01" w:rsidP="00351A01">
      <w:pPr>
        <w:pStyle w:val="List2"/>
        <w:numPr>
          <w:ilvl w:val="4"/>
          <w:numId w:val="201"/>
        </w:numPr>
        <w:rPr>
          <w:rFonts w:eastAsia="MS Mincho"/>
        </w:rPr>
      </w:pPr>
      <w:r w:rsidRPr="00C32362">
        <w:rPr>
          <w:rFonts w:eastAsia="MS Mincho"/>
        </w:rPr>
        <w:t>hard drives shall be hot-swappable;</w:t>
      </w:r>
    </w:p>
    <w:p w:rsidR="00351A01" w:rsidRPr="00C32362" w:rsidRDefault="00351A01" w:rsidP="00351A01">
      <w:pPr>
        <w:pStyle w:val="List2"/>
        <w:numPr>
          <w:ilvl w:val="3"/>
          <w:numId w:val="201"/>
        </w:numPr>
        <w:rPr>
          <w:rFonts w:eastAsia="MS Mincho"/>
        </w:rPr>
      </w:pPr>
      <w:r w:rsidRPr="00C32362">
        <w:rPr>
          <w:rFonts w:eastAsia="MS Mincho"/>
        </w:rPr>
        <w:t>Operating System Drives:</w:t>
      </w:r>
    </w:p>
    <w:p w:rsidR="00351A01" w:rsidRPr="00C32362" w:rsidRDefault="00351A01" w:rsidP="00351A01">
      <w:pPr>
        <w:pStyle w:val="List2"/>
        <w:numPr>
          <w:ilvl w:val="4"/>
          <w:numId w:val="201"/>
        </w:numPr>
        <w:rPr>
          <w:rFonts w:eastAsia="MS Mincho"/>
        </w:rPr>
      </w:pPr>
      <w:r w:rsidRPr="00C32362">
        <w:rPr>
          <w:rFonts w:eastAsia="MS Mincho"/>
        </w:rPr>
        <w:t>Dual operating system hard drives with a minimum of RAID0 and RAID1 support;</w:t>
      </w:r>
    </w:p>
    <w:p w:rsidR="00351A01" w:rsidRPr="00C32362" w:rsidRDefault="00351A01" w:rsidP="00351A01">
      <w:pPr>
        <w:pStyle w:val="List2"/>
        <w:numPr>
          <w:ilvl w:val="4"/>
          <w:numId w:val="201"/>
        </w:numPr>
        <w:rPr>
          <w:rFonts w:eastAsia="MS Mincho"/>
        </w:rPr>
      </w:pPr>
      <w:r w:rsidRPr="00C32362">
        <w:rPr>
          <w:rFonts w:eastAsia="MS Mincho"/>
        </w:rPr>
        <w:t>500GB capacity minimum;</w:t>
      </w:r>
    </w:p>
    <w:p w:rsidR="00351A01" w:rsidRPr="00C32362" w:rsidRDefault="00351A01" w:rsidP="00351A01">
      <w:pPr>
        <w:pStyle w:val="List2"/>
        <w:numPr>
          <w:ilvl w:val="4"/>
          <w:numId w:val="201"/>
        </w:numPr>
        <w:rPr>
          <w:rFonts w:eastAsia="MS Mincho"/>
        </w:rPr>
      </w:pPr>
      <w:r w:rsidRPr="00C32362">
        <w:rPr>
          <w:rFonts w:eastAsia="MS Mincho"/>
        </w:rPr>
        <w:t>Hot-swappable (desirable);</w:t>
      </w:r>
    </w:p>
    <w:p w:rsidR="00351A01" w:rsidRPr="00C32362" w:rsidRDefault="009016BB" w:rsidP="00351A01">
      <w:pPr>
        <w:pStyle w:val="List2"/>
        <w:numPr>
          <w:ilvl w:val="3"/>
          <w:numId w:val="201"/>
        </w:numPr>
        <w:rPr>
          <w:rFonts w:eastAsia="MS Mincho"/>
        </w:rPr>
      </w:pPr>
      <w:r w:rsidRPr="009016BB">
        <w:rPr>
          <w:rFonts w:eastAsia="MS Mincho"/>
          <w:highlight w:val="yellow"/>
        </w:rPr>
        <w:t>Management</w:t>
      </w:r>
      <w:r w:rsidR="00351A01" w:rsidRPr="00C32362">
        <w:rPr>
          <w:rFonts w:eastAsia="MS Mincho"/>
        </w:rPr>
        <w:t xml:space="preserve"> Nodes shall have redundant power supplies;</w:t>
      </w:r>
    </w:p>
    <w:p w:rsidR="00351A01" w:rsidRPr="00C32362" w:rsidRDefault="00351A01" w:rsidP="00351A01">
      <w:pPr>
        <w:pStyle w:val="List2"/>
        <w:numPr>
          <w:ilvl w:val="3"/>
          <w:numId w:val="201"/>
        </w:numPr>
        <w:rPr>
          <w:rFonts w:eastAsia="MS Mincho"/>
        </w:rPr>
      </w:pPr>
      <w:r w:rsidRPr="00C32362">
        <w:rPr>
          <w:rFonts w:eastAsia="MS Mincho"/>
        </w:rPr>
        <w:t>Full cabling shall be provided for all network and power connections;</w:t>
      </w:r>
    </w:p>
    <w:p w:rsidR="00351A01" w:rsidRPr="00C32362" w:rsidRDefault="00351A01" w:rsidP="00351A01">
      <w:pPr>
        <w:pStyle w:val="List2"/>
        <w:numPr>
          <w:ilvl w:val="3"/>
          <w:numId w:val="201"/>
        </w:numPr>
        <w:rPr>
          <w:rFonts w:eastAsia="MS Mincho"/>
        </w:rPr>
      </w:pPr>
      <w:r w:rsidRPr="00C32362">
        <w:rPr>
          <w:rFonts w:eastAsia="MS Mincho"/>
        </w:rPr>
        <w:t>Rack rails for all nodes shall be provided.</w:t>
      </w:r>
    </w:p>
    <w:p w:rsidR="00351A01" w:rsidRPr="00C32362" w:rsidRDefault="00351A01" w:rsidP="00351A01">
      <w:pPr>
        <w:pStyle w:val="List2"/>
        <w:numPr>
          <w:ilvl w:val="0"/>
          <w:numId w:val="157"/>
        </w:numPr>
        <w:rPr>
          <w:rFonts w:eastAsia="MS Mincho"/>
        </w:rPr>
      </w:pPr>
      <w:r w:rsidRPr="00C32362">
        <w:rPr>
          <w:rFonts w:eastAsia="MS Mincho"/>
        </w:rPr>
        <w:t>Provide 34 Data Nodes, where each node shall be provided with the following configuration:</w:t>
      </w:r>
    </w:p>
    <w:p w:rsidR="00351A01" w:rsidRPr="00C32362" w:rsidRDefault="00351A01" w:rsidP="00351A01">
      <w:pPr>
        <w:pStyle w:val="List2"/>
        <w:numPr>
          <w:ilvl w:val="1"/>
          <w:numId w:val="157"/>
        </w:numPr>
        <w:rPr>
          <w:rFonts w:eastAsia="MS Mincho"/>
        </w:rPr>
      </w:pPr>
      <w:r w:rsidRPr="00C32362">
        <w:rPr>
          <w:rFonts w:eastAsia="MS Mincho"/>
        </w:rPr>
        <w:t>Dual socket motherboards:</w:t>
      </w:r>
    </w:p>
    <w:p w:rsidR="00351A01" w:rsidRDefault="00351A01" w:rsidP="00351A01">
      <w:pPr>
        <w:pStyle w:val="List2"/>
        <w:numPr>
          <w:ilvl w:val="2"/>
          <w:numId w:val="157"/>
        </w:numPr>
        <w:rPr>
          <w:rFonts w:eastAsia="MS Mincho"/>
        </w:rPr>
      </w:pPr>
      <w:r w:rsidRPr="00C32362">
        <w:rPr>
          <w:rFonts w:eastAsia="MS Mincho"/>
        </w:rPr>
        <w:lastRenderedPageBreak/>
        <w:t xml:space="preserve">Oct-Core Intel “SandyBridge” </w:t>
      </w:r>
      <w:r w:rsidRPr="00200F31">
        <w:rPr>
          <w:rFonts w:eastAsia="MS Mincho"/>
          <w:highlight w:val="yellow"/>
        </w:rPr>
        <w:t>2.</w:t>
      </w:r>
      <w:r w:rsidR="00EA41C7">
        <w:rPr>
          <w:rFonts w:eastAsia="MS Mincho"/>
          <w:highlight w:val="yellow"/>
        </w:rPr>
        <w:t>3</w:t>
      </w:r>
      <w:r w:rsidR="009C166E" w:rsidRPr="00200F31">
        <w:rPr>
          <w:rFonts w:eastAsia="MS Mincho"/>
          <w:highlight w:val="yellow"/>
        </w:rPr>
        <w:t>GHz</w:t>
      </w:r>
      <w:r w:rsidR="009C166E" w:rsidRPr="00C32362">
        <w:rPr>
          <w:rFonts w:eastAsia="MS Mincho"/>
        </w:rPr>
        <w:t xml:space="preserve"> </w:t>
      </w:r>
      <w:r w:rsidRPr="00C32362">
        <w:rPr>
          <w:rFonts w:eastAsia="MS Mincho"/>
        </w:rPr>
        <w:t>processors</w:t>
      </w:r>
    </w:p>
    <w:p w:rsidR="00351A01" w:rsidRDefault="00351A01" w:rsidP="00351A01">
      <w:pPr>
        <w:pStyle w:val="List2"/>
        <w:numPr>
          <w:ilvl w:val="3"/>
          <w:numId w:val="157"/>
        </w:numPr>
        <w:rPr>
          <w:rFonts w:eastAsia="MS Mincho"/>
        </w:rPr>
      </w:pPr>
      <w:r w:rsidRPr="00C32362">
        <w:rPr>
          <w:rFonts w:eastAsia="MS Mincho"/>
        </w:rPr>
        <w:t xml:space="preserve">Oct-Core Intel “SandyBridge” </w:t>
      </w:r>
      <w:r w:rsidRPr="00EA41C7">
        <w:rPr>
          <w:rFonts w:eastAsia="MS Mincho"/>
          <w:highlight w:val="yellow"/>
        </w:rPr>
        <w:t>2</w:t>
      </w:r>
      <w:r w:rsidRPr="00200F31">
        <w:rPr>
          <w:rFonts w:eastAsia="MS Mincho"/>
          <w:highlight w:val="yellow"/>
        </w:rPr>
        <w:t>.</w:t>
      </w:r>
      <w:r w:rsidR="00EA41C7">
        <w:rPr>
          <w:rFonts w:eastAsia="MS Mincho"/>
          <w:highlight w:val="yellow"/>
        </w:rPr>
        <w:t>5</w:t>
      </w:r>
      <w:r w:rsidR="009C166E" w:rsidRPr="00200F31">
        <w:rPr>
          <w:rFonts w:eastAsia="MS Mincho"/>
          <w:highlight w:val="yellow"/>
        </w:rPr>
        <w:t>GHz</w:t>
      </w:r>
      <w:r w:rsidR="009C166E" w:rsidRPr="00C32362">
        <w:rPr>
          <w:rFonts w:eastAsia="MS Mincho"/>
        </w:rPr>
        <w:t xml:space="preserve"> </w:t>
      </w:r>
      <w:r w:rsidRPr="00C32362">
        <w:rPr>
          <w:rFonts w:eastAsia="MS Mincho"/>
        </w:rPr>
        <w:t>processor</w:t>
      </w:r>
      <w:r>
        <w:rPr>
          <w:rFonts w:eastAsia="MS Mincho"/>
        </w:rPr>
        <w:t xml:space="preserve"> (desirable)</w:t>
      </w:r>
    </w:p>
    <w:p w:rsidR="00351A01" w:rsidRPr="00C32362" w:rsidRDefault="00351A01" w:rsidP="00351A01">
      <w:pPr>
        <w:pStyle w:val="List2"/>
        <w:numPr>
          <w:ilvl w:val="2"/>
          <w:numId w:val="157"/>
        </w:numPr>
        <w:rPr>
          <w:rFonts w:eastAsia="MS Mincho"/>
        </w:rPr>
      </w:pPr>
      <w:r w:rsidRPr="00C32362">
        <w:rPr>
          <w:rFonts w:eastAsia="MS Mincho"/>
        </w:rPr>
        <w:t>32 GB of RAM</w:t>
      </w:r>
    </w:p>
    <w:p w:rsidR="00351A01" w:rsidRPr="00C32362" w:rsidRDefault="00351A01" w:rsidP="00351A01">
      <w:pPr>
        <w:pStyle w:val="List2"/>
        <w:numPr>
          <w:ilvl w:val="1"/>
          <w:numId w:val="157"/>
        </w:numPr>
        <w:rPr>
          <w:rFonts w:eastAsia="MS Mincho"/>
        </w:rPr>
      </w:pPr>
      <w:r w:rsidRPr="00C32362">
        <w:rPr>
          <w:rFonts w:eastAsia="MS Mincho"/>
        </w:rPr>
        <w:t>Management Network: Minimum of one (1) GbE on-board Network Interface Card (NIC) with Baseboard Management Console (BMC);</w:t>
      </w:r>
    </w:p>
    <w:p w:rsidR="00351A01" w:rsidRPr="00C32362" w:rsidRDefault="00351A01" w:rsidP="00351A01">
      <w:pPr>
        <w:pStyle w:val="List2"/>
        <w:numPr>
          <w:ilvl w:val="2"/>
          <w:numId w:val="157"/>
        </w:numPr>
        <w:rPr>
          <w:rFonts w:eastAsia="MS Mincho"/>
        </w:rPr>
      </w:pPr>
      <w:r w:rsidRPr="00C32362">
        <w:rPr>
          <w:rFonts w:eastAsia="MS Mincho"/>
        </w:rPr>
        <w:t>Must be compatible with IPMI Version 2;</w:t>
      </w:r>
    </w:p>
    <w:p w:rsidR="00351A01" w:rsidRPr="00C32362" w:rsidRDefault="00351A01" w:rsidP="00351A01">
      <w:pPr>
        <w:pStyle w:val="List2"/>
        <w:numPr>
          <w:ilvl w:val="1"/>
          <w:numId w:val="157"/>
        </w:numPr>
        <w:rPr>
          <w:rFonts w:eastAsia="MS Mincho"/>
        </w:rPr>
      </w:pPr>
      <w:r w:rsidRPr="00C32362">
        <w:rPr>
          <w:rFonts w:eastAsia="MS Mincho"/>
        </w:rPr>
        <w:t>Data Storage:</w:t>
      </w:r>
    </w:p>
    <w:p w:rsidR="00351A01" w:rsidRPr="00C32362" w:rsidRDefault="00351A01" w:rsidP="00351A01">
      <w:pPr>
        <w:pStyle w:val="List2"/>
        <w:numPr>
          <w:ilvl w:val="2"/>
          <w:numId w:val="157"/>
        </w:numPr>
        <w:rPr>
          <w:rFonts w:eastAsia="MS Mincho"/>
        </w:rPr>
      </w:pPr>
      <w:r w:rsidRPr="00C32362">
        <w:rPr>
          <w:rFonts w:eastAsia="MS Mincho"/>
        </w:rPr>
        <w:t>minimum of 36Terabytes of storage for data;</w:t>
      </w:r>
    </w:p>
    <w:p w:rsidR="00351A01" w:rsidRPr="00C32362" w:rsidRDefault="00351A01" w:rsidP="00351A01">
      <w:pPr>
        <w:pStyle w:val="List2"/>
        <w:numPr>
          <w:ilvl w:val="2"/>
          <w:numId w:val="157"/>
        </w:numPr>
        <w:rPr>
          <w:rFonts w:eastAsia="MS Mincho"/>
        </w:rPr>
      </w:pPr>
      <w:r w:rsidRPr="00C32362">
        <w:rPr>
          <w:rFonts w:eastAsia="MS Mincho"/>
        </w:rPr>
        <w:t>hard drives shall be hot-swappable;</w:t>
      </w:r>
    </w:p>
    <w:p w:rsidR="00351A01" w:rsidRPr="00C32362" w:rsidRDefault="00351A01" w:rsidP="00351A01">
      <w:pPr>
        <w:pStyle w:val="List2"/>
        <w:numPr>
          <w:ilvl w:val="1"/>
          <w:numId w:val="157"/>
        </w:numPr>
        <w:rPr>
          <w:rFonts w:eastAsia="MS Mincho"/>
        </w:rPr>
      </w:pPr>
      <w:r w:rsidRPr="00C32362">
        <w:rPr>
          <w:rFonts w:eastAsia="MS Mincho"/>
        </w:rPr>
        <w:t>Operating System Drives:</w:t>
      </w:r>
    </w:p>
    <w:p w:rsidR="00351A01" w:rsidRPr="00C32362" w:rsidRDefault="00351A01" w:rsidP="00351A01">
      <w:pPr>
        <w:pStyle w:val="List2"/>
        <w:numPr>
          <w:ilvl w:val="2"/>
          <w:numId w:val="157"/>
        </w:numPr>
        <w:rPr>
          <w:rFonts w:eastAsia="MS Mincho"/>
        </w:rPr>
      </w:pPr>
      <w:r w:rsidRPr="00C32362">
        <w:rPr>
          <w:rFonts w:eastAsia="MS Mincho"/>
        </w:rPr>
        <w:t>Dual operating system hard drives with a minimum of RAID0 and RAID1 support;</w:t>
      </w:r>
    </w:p>
    <w:p w:rsidR="00351A01" w:rsidRPr="00C32362" w:rsidRDefault="00351A01" w:rsidP="00351A01">
      <w:pPr>
        <w:pStyle w:val="List2"/>
        <w:numPr>
          <w:ilvl w:val="2"/>
          <w:numId w:val="157"/>
        </w:numPr>
        <w:rPr>
          <w:rFonts w:eastAsia="MS Mincho"/>
        </w:rPr>
      </w:pPr>
      <w:r w:rsidRPr="00C32362">
        <w:rPr>
          <w:rFonts w:eastAsia="MS Mincho"/>
        </w:rPr>
        <w:t>500GB capacity minimum;</w:t>
      </w:r>
    </w:p>
    <w:p w:rsidR="00351A01" w:rsidRPr="00C32362" w:rsidRDefault="00351A01" w:rsidP="00351A01">
      <w:pPr>
        <w:pStyle w:val="List2"/>
        <w:numPr>
          <w:ilvl w:val="2"/>
          <w:numId w:val="157"/>
        </w:numPr>
        <w:rPr>
          <w:rFonts w:eastAsia="MS Mincho"/>
        </w:rPr>
      </w:pPr>
      <w:r w:rsidRPr="00C32362">
        <w:rPr>
          <w:rFonts w:eastAsia="MS Mincho"/>
        </w:rPr>
        <w:t>Hot-swappable (desirable);</w:t>
      </w:r>
    </w:p>
    <w:p w:rsidR="00351A01" w:rsidRPr="00C32362" w:rsidRDefault="00351A01" w:rsidP="00351A01">
      <w:pPr>
        <w:pStyle w:val="List2"/>
        <w:numPr>
          <w:ilvl w:val="1"/>
          <w:numId w:val="157"/>
        </w:numPr>
        <w:rPr>
          <w:rFonts w:eastAsia="MS Mincho"/>
        </w:rPr>
      </w:pPr>
      <w:r w:rsidRPr="00C32362">
        <w:rPr>
          <w:rFonts w:eastAsia="MS Mincho"/>
        </w:rPr>
        <w:t>Data Nodes shall have redundant power supplies;</w:t>
      </w:r>
    </w:p>
    <w:p w:rsidR="00351A01" w:rsidRPr="00C32362" w:rsidRDefault="00351A01" w:rsidP="00351A01">
      <w:pPr>
        <w:pStyle w:val="List2"/>
        <w:numPr>
          <w:ilvl w:val="1"/>
          <w:numId w:val="157"/>
        </w:numPr>
        <w:rPr>
          <w:rFonts w:eastAsia="MS Mincho"/>
        </w:rPr>
      </w:pPr>
      <w:r w:rsidRPr="00C32362">
        <w:rPr>
          <w:rFonts w:eastAsia="MS Mincho"/>
        </w:rPr>
        <w:t>Full cabling shall be provided for all network and power connections;</w:t>
      </w:r>
    </w:p>
    <w:p w:rsidR="00351A01" w:rsidRPr="00C32362" w:rsidRDefault="00351A01" w:rsidP="00351A01">
      <w:pPr>
        <w:pStyle w:val="List2"/>
        <w:numPr>
          <w:ilvl w:val="1"/>
          <w:numId w:val="157"/>
        </w:numPr>
        <w:rPr>
          <w:rFonts w:eastAsia="MS Mincho"/>
        </w:rPr>
      </w:pPr>
      <w:r w:rsidRPr="00C32362">
        <w:rPr>
          <w:rFonts w:eastAsia="MS Mincho"/>
        </w:rPr>
        <w:t>Rack rails for the switch shall be provided.</w:t>
      </w:r>
    </w:p>
    <w:p w:rsidR="00351A01" w:rsidRPr="00C32362" w:rsidRDefault="00351A01" w:rsidP="00351A01">
      <w:pPr>
        <w:pStyle w:val="List2"/>
        <w:numPr>
          <w:ilvl w:val="0"/>
          <w:numId w:val="157"/>
        </w:numPr>
        <w:rPr>
          <w:rFonts w:eastAsia="MS Mincho"/>
        </w:rPr>
      </w:pPr>
      <w:r w:rsidRPr="00C32362">
        <w:rPr>
          <w:rFonts w:eastAsia="MS Mincho"/>
        </w:rPr>
        <w:t>Provide one (1) Management Network GbE Switch with the following configuration:</w:t>
      </w:r>
    </w:p>
    <w:p w:rsidR="00351A01" w:rsidRPr="00C32362" w:rsidRDefault="00351A01" w:rsidP="00351A01">
      <w:pPr>
        <w:pStyle w:val="List2"/>
        <w:numPr>
          <w:ilvl w:val="1"/>
          <w:numId w:val="157"/>
        </w:numPr>
        <w:rPr>
          <w:rFonts w:eastAsia="MS Mincho"/>
        </w:rPr>
      </w:pPr>
      <w:r w:rsidRPr="00C32362">
        <w:rPr>
          <w:rFonts w:eastAsia="MS Mincho"/>
        </w:rPr>
        <w:t>48-port GbE switch;</w:t>
      </w:r>
    </w:p>
    <w:p w:rsidR="00351A01" w:rsidRPr="00C32362" w:rsidRDefault="00351A01" w:rsidP="00351A01">
      <w:pPr>
        <w:pStyle w:val="List2"/>
        <w:numPr>
          <w:ilvl w:val="1"/>
          <w:numId w:val="157"/>
        </w:numPr>
        <w:rPr>
          <w:rFonts w:eastAsia="MS Mincho"/>
        </w:rPr>
      </w:pPr>
      <w:r w:rsidRPr="00C32362">
        <w:rPr>
          <w:rFonts w:eastAsia="MS Mincho"/>
        </w:rPr>
        <w:t>Hot-swap power supplies and fans;</w:t>
      </w:r>
    </w:p>
    <w:p w:rsidR="00351A01" w:rsidRPr="00C32362" w:rsidRDefault="00351A01" w:rsidP="00351A01">
      <w:pPr>
        <w:pStyle w:val="List2"/>
        <w:numPr>
          <w:ilvl w:val="1"/>
          <w:numId w:val="157"/>
        </w:numPr>
        <w:rPr>
          <w:rFonts w:eastAsia="MS Mincho"/>
        </w:rPr>
      </w:pPr>
      <w:r w:rsidRPr="00C32362">
        <w:rPr>
          <w:rFonts w:eastAsia="MS Mincho"/>
        </w:rPr>
        <w:t>Switch shall be Layer 2 with support for multiple VLAN and bonding;</w:t>
      </w:r>
    </w:p>
    <w:p w:rsidR="00351A01" w:rsidRPr="00C32362" w:rsidRDefault="00351A01" w:rsidP="00351A01">
      <w:pPr>
        <w:pStyle w:val="List2"/>
        <w:numPr>
          <w:ilvl w:val="1"/>
          <w:numId w:val="157"/>
        </w:numPr>
        <w:rPr>
          <w:rFonts w:eastAsia="MS Mincho"/>
        </w:rPr>
      </w:pPr>
      <w:r w:rsidRPr="00C32362">
        <w:rPr>
          <w:rFonts w:eastAsia="MS Mincho"/>
        </w:rPr>
        <w:t>Switch shall be provided with all cabling and adapters for console access;</w:t>
      </w:r>
    </w:p>
    <w:p w:rsidR="00351A01" w:rsidRPr="00C32362" w:rsidRDefault="00351A01" w:rsidP="00351A01">
      <w:pPr>
        <w:pStyle w:val="List2"/>
        <w:numPr>
          <w:ilvl w:val="1"/>
          <w:numId w:val="157"/>
        </w:numPr>
        <w:rPr>
          <w:rFonts w:eastAsia="MS Mincho"/>
        </w:rPr>
      </w:pPr>
      <w:r w:rsidRPr="00C32362">
        <w:rPr>
          <w:rFonts w:eastAsia="MS Mincho"/>
        </w:rPr>
        <w:t>Switch shall be provided with redundant power supplies and power cables to allow the switch to be connected to two different PDUs fed from different circuits within the same rack.</w:t>
      </w:r>
    </w:p>
    <w:p w:rsidR="00351A01" w:rsidRPr="00C32362" w:rsidRDefault="00351A01" w:rsidP="00351A01">
      <w:pPr>
        <w:pStyle w:val="List2"/>
        <w:numPr>
          <w:ilvl w:val="0"/>
          <w:numId w:val="157"/>
        </w:numPr>
        <w:rPr>
          <w:rFonts w:eastAsia="MS Mincho"/>
        </w:rPr>
      </w:pPr>
      <w:r w:rsidRPr="00C32362">
        <w:rPr>
          <w:rFonts w:eastAsia="MS Mincho"/>
        </w:rPr>
        <w:t>Provide racks:</w:t>
      </w:r>
    </w:p>
    <w:p w:rsidR="00351A01" w:rsidRPr="00C32362" w:rsidRDefault="00351A01" w:rsidP="00351A01">
      <w:pPr>
        <w:pStyle w:val="List2"/>
        <w:numPr>
          <w:ilvl w:val="1"/>
          <w:numId w:val="157"/>
        </w:numPr>
        <w:rPr>
          <w:rFonts w:eastAsia="MS Mincho"/>
        </w:rPr>
      </w:pPr>
      <w:r w:rsidRPr="00C32362">
        <w:rPr>
          <w:rFonts w:eastAsia="MS Mincho"/>
        </w:rPr>
        <w:t>Racks shall be provided to support all nodes, KVM and switches and shall be configured with redundant PDUs;</w:t>
      </w:r>
    </w:p>
    <w:p w:rsidR="00351A01" w:rsidRPr="00C32362" w:rsidRDefault="00351A01" w:rsidP="00351A01">
      <w:pPr>
        <w:pStyle w:val="List2"/>
        <w:numPr>
          <w:ilvl w:val="1"/>
          <w:numId w:val="157"/>
        </w:numPr>
        <w:rPr>
          <w:rFonts w:eastAsia="MS Mincho"/>
        </w:rPr>
      </w:pPr>
      <w:r w:rsidRPr="00C32362">
        <w:rPr>
          <w:rFonts w:eastAsia="MS Mincho"/>
        </w:rPr>
        <w:t>Power tails shall be IEC</w:t>
      </w:r>
      <w:r w:rsidR="001B02A5" w:rsidRPr="00305F77">
        <w:rPr>
          <w:rFonts w:eastAsia="MS Mincho"/>
          <w:highlight w:val="yellow"/>
        </w:rPr>
        <w:t>60</w:t>
      </w:r>
      <w:r w:rsidRPr="00C32362">
        <w:rPr>
          <w:rFonts w:eastAsia="MS Mincho"/>
        </w:rPr>
        <w:t>309.</w:t>
      </w:r>
    </w:p>
    <w:p w:rsidR="00351A01" w:rsidRPr="00C32362" w:rsidRDefault="00351A01" w:rsidP="00351A01">
      <w:pPr>
        <w:pStyle w:val="List2"/>
        <w:numPr>
          <w:ilvl w:val="0"/>
          <w:numId w:val="157"/>
        </w:numPr>
        <w:rPr>
          <w:rFonts w:eastAsia="MS Mincho"/>
        </w:rPr>
      </w:pPr>
      <w:r w:rsidRPr="00C32362">
        <w:rPr>
          <w:rFonts w:eastAsia="MS Mincho"/>
        </w:rPr>
        <w:t>Provide a KVM to support all nodes:</w:t>
      </w:r>
    </w:p>
    <w:p w:rsidR="00351A01" w:rsidRPr="00C32362" w:rsidRDefault="00351A01" w:rsidP="00351A01">
      <w:pPr>
        <w:pStyle w:val="List2"/>
        <w:numPr>
          <w:ilvl w:val="1"/>
          <w:numId w:val="157"/>
        </w:numPr>
        <w:rPr>
          <w:rFonts w:eastAsia="MS Mincho"/>
        </w:rPr>
      </w:pPr>
      <w:r w:rsidRPr="00C32362">
        <w:rPr>
          <w:rFonts w:eastAsia="MS Mincho"/>
        </w:rPr>
        <w:t>All nodes shall have a dedicated KVM network or connection;</w:t>
      </w:r>
    </w:p>
    <w:p w:rsidR="00351A01" w:rsidRPr="00C32362" w:rsidRDefault="00351A01" w:rsidP="00351A01">
      <w:pPr>
        <w:pStyle w:val="List2"/>
        <w:numPr>
          <w:ilvl w:val="1"/>
          <w:numId w:val="157"/>
        </w:numPr>
        <w:rPr>
          <w:rFonts w:eastAsia="MS Mincho"/>
        </w:rPr>
      </w:pPr>
      <w:r w:rsidRPr="00C32362">
        <w:rPr>
          <w:rFonts w:eastAsia="MS Mincho"/>
        </w:rPr>
        <w:t>Cables and dongles shall be provided to manage all nodes.</w:t>
      </w:r>
    </w:p>
    <w:p w:rsidR="00351A01" w:rsidRPr="00C32362" w:rsidRDefault="00351A01" w:rsidP="00351A01">
      <w:pPr>
        <w:pStyle w:val="List2"/>
        <w:numPr>
          <w:ilvl w:val="0"/>
          <w:numId w:val="157"/>
        </w:numPr>
        <w:rPr>
          <w:rFonts w:eastAsia="MS Mincho"/>
        </w:rPr>
      </w:pPr>
      <w:r>
        <w:rPr>
          <w:rFonts w:eastAsia="MS Mincho"/>
        </w:rPr>
        <w:t>The following software shall be supported and the names of a sample software package provided</w:t>
      </w:r>
      <w:r w:rsidRPr="00C32362">
        <w:rPr>
          <w:rFonts w:eastAsia="MS Mincho"/>
        </w:rPr>
        <w:t>:</w:t>
      </w:r>
    </w:p>
    <w:p w:rsidR="00351A01" w:rsidRPr="00C32362" w:rsidRDefault="00351A01" w:rsidP="00351A01">
      <w:pPr>
        <w:pStyle w:val="List2"/>
        <w:numPr>
          <w:ilvl w:val="1"/>
          <w:numId w:val="157"/>
        </w:numPr>
        <w:rPr>
          <w:rFonts w:eastAsia="MS Mincho"/>
        </w:rPr>
      </w:pPr>
      <w:r w:rsidRPr="00C32362">
        <w:rPr>
          <w:rFonts w:eastAsia="MS Mincho"/>
        </w:rPr>
        <w:t>Software utility that performs remote BIOS updates and modifications across all nodes from a central location:</w:t>
      </w:r>
    </w:p>
    <w:p w:rsidR="00351A01" w:rsidRPr="00C32362" w:rsidRDefault="00351A01" w:rsidP="00351A01">
      <w:pPr>
        <w:pStyle w:val="List2"/>
        <w:numPr>
          <w:ilvl w:val="2"/>
          <w:numId w:val="157"/>
        </w:numPr>
        <w:rPr>
          <w:rFonts w:eastAsia="MS Mincho"/>
        </w:rPr>
      </w:pPr>
      <w:r w:rsidRPr="00C32362">
        <w:rPr>
          <w:rFonts w:eastAsia="MS Mincho"/>
        </w:rPr>
        <w:t>The utility shall operate under Linux;</w:t>
      </w:r>
    </w:p>
    <w:p w:rsidR="00351A01" w:rsidRPr="00C32362" w:rsidRDefault="00351A01" w:rsidP="00351A01">
      <w:pPr>
        <w:pStyle w:val="List2"/>
        <w:numPr>
          <w:ilvl w:val="2"/>
          <w:numId w:val="157"/>
        </w:numPr>
        <w:rPr>
          <w:rFonts w:eastAsia="MS Mincho"/>
        </w:rPr>
      </w:pPr>
      <w:r w:rsidRPr="00C32362">
        <w:rPr>
          <w:rFonts w:eastAsia="MS Mincho"/>
        </w:rPr>
        <w:t>The utility shall enable management of the following for each node:</w:t>
      </w:r>
    </w:p>
    <w:p w:rsidR="00351A01" w:rsidRPr="00C32362" w:rsidRDefault="00351A01" w:rsidP="00351A01">
      <w:pPr>
        <w:pStyle w:val="List2"/>
        <w:numPr>
          <w:ilvl w:val="3"/>
          <w:numId w:val="157"/>
        </w:numPr>
        <w:rPr>
          <w:rFonts w:eastAsia="MS Mincho"/>
        </w:rPr>
      </w:pPr>
      <w:r w:rsidRPr="00C32362">
        <w:rPr>
          <w:rFonts w:eastAsia="MS Mincho"/>
        </w:rPr>
        <w:t>Power management settings;</w:t>
      </w:r>
    </w:p>
    <w:p w:rsidR="00351A01" w:rsidRPr="00C32362" w:rsidRDefault="00351A01" w:rsidP="00351A01">
      <w:pPr>
        <w:pStyle w:val="List2"/>
        <w:numPr>
          <w:ilvl w:val="3"/>
          <w:numId w:val="157"/>
        </w:numPr>
        <w:rPr>
          <w:rFonts w:eastAsia="MS Mincho"/>
        </w:rPr>
      </w:pPr>
      <w:r w:rsidRPr="00C32362">
        <w:rPr>
          <w:rFonts w:eastAsia="MS Mincho"/>
        </w:rPr>
        <w:t>C-state settings;</w:t>
      </w:r>
    </w:p>
    <w:p w:rsidR="00351A01" w:rsidRPr="00C32362" w:rsidRDefault="00351A01" w:rsidP="00351A01">
      <w:pPr>
        <w:pStyle w:val="List2"/>
        <w:numPr>
          <w:ilvl w:val="3"/>
          <w:numId w:val="157"/>
        </w:numPr>
        <w:rPr>
          <w:rFonts w:eastAsia="MS Mincho"/>
        </w:rPr>
      </w:pPr>
      <w:r w:rsidRPr="00C32362">
        <w:rPr>
          <w:rFonts w:eastAsia="MS Mincho"/>
        </w:rPr>
        <w:t>P-state settings;</w:t>
      </w:r>
    </w:p>
    <w:p w:rsidR="00351A01" w:rsidRPr="00C32362" w:rsidRDefault="00351A01" w:rsidP="00351A01">
      <w:pPr>
        <w:pStyle w:val="List2"/>
        <w:numPr>
          <w:ilvl w:val="3"/>
          <w:numId w:val="157"/>
        </w:numPr>
        <w:rPr>
          <w:rFonts w:eastAsia="MS Mincho"/>
        </w:rPr>
      </w:pPr>
      <w:r w:rsidRPr="00C32362">
        <w:rPr>
          <w:rFonts w:eastAsia="MS Mincho"/>
        </w:rPr>
        <w:t>CPU and Memory performance;</w:t>
      </w:r>
    </w:p>
    <w:p w:rsidR="00351A01" w:rsidRPr="00C32362" w:rsidRDefault="00351A01" w:rsidP="00351A01">
      <w:pPr>
        <w:pStyle w:val="List2"/>
        <w:numPr>
          <w:ilvl w:val="3"/>
          <w:numId w:val="157"/>
        </w:numPr>
        <w:rPr>
          <w:rFonts w:eastAsia="MS Mincho"/>
        </w:rPr>
      </w:pPr>
      <w:r w:rsidRPr="00C32362">
        <w:rPr>
          <w:rFonts w:eastAsia="MS Mincho"/>
        </w:rPr>
        <w:t>Hyperthreading;</w:t>
      </w:r>
    </w:p>
    <w:p w:rsidR="00351A01" w:rsidRPr="00C32362" w:rsidRDefault="00351A01" w:rsidP="00351A01">
      <w:pPr>
        <w:pStyle w:val="List2"/>
        <w:numPr>
          <w:ilvl w:val="3"/>
          <w:numId w:val="157"/>
        </w:numPr>
        <w:rPr>
          <w:rFonts w:eastAsia="MS Mincho"/>
        </w:rPr>
      </w:pPr>
      <w:r w:rsidRPr="00C32362">
        <w:rPr>
          <w:rFonts w:eastAsia="MS Mincho"/>
        </w:rPr>
        <w:t>Turboboost;</w:t>
      </w:r>
    </w:p>
    <w:p w:rsidR="00351A01" w:rsidRPr="00C32362" w:rsidRDefault="00351A01" w:rsidP="00351A01">
      <w:pPr>
        <w:pStyle w:val="List2"/>
        <w:numPr>
          <w:ilvl w:val="3"/>
          <w:numId w:val="157"/>
        </w:numPr>
        <w:rPr>
          <w:rFonts w:eastAsia="MS Mincho"/>
        </w:rPr>
      </w:pPr>
      <w:r w:rsidRPr="00C32362">
        <w:rPr>
          <w:rFonts w:eastAsia="MS Mincho"/>
        </w:rPr>
        <w:t>Serial port settings for console redirection.</w:t>
      </w:r>
    </w:p>
    <w:p w:rsidR="00351A01" w:rsidRPr="00C32362" w:rsidRDefault="00351A01" w:rsidP="00351A01">
      <w:pPr>
        <w:pStyle w:val="List2"/>
        <w:numPr>
          <w:ilvl w:val="1"/>
          <w:numId w:val="157"/>
        </w:numPr>
        <w:rPr>
          <w:rFonts w:eastAsia="MS Mincho"/>
        </w:rPr>
      </w:pPr>
      <w:r w:rsidRPr="00C32362">
        <w:rPr>
          <w:rFonts w:eastAsia="MS Mincho"/>
        </w:rPr>
        <w:t>Cluster Management software:</w:t>
      </w:r>
    </w:p>
    <w:p w:rsidR="00351A01" w:rsidRPr="00C32362" w:rsidRDefault="00351A01" w:rsidP="00351A01">
      <w:pPr>
        <w:pStyle w:val="List2"/>
        <w:numPr>
          <w:ilvl w:val="2"/>
          <w:numId w:val="157"/>
        </w:numPr>
        <w:rPr>
          <w:rFonts w:eastAsia="MS Mincho"/>
        </w:rPr>
      </w:pPr>
      <w:r w:rsidRPr="00C32362">
        <w:rPr>
          <w:rFonts w:eastAsia="MS Mincho"/>
        </w:rPr>
        <w:t>Cluster Management shall perform “node provisioning”;</w:t>
      </w:r>
    </w:p>
    <w:p w:rsidR="00351A01" w:rsidRPr="00C32362" w:rsidRDefault="00351A01" w:rsidP="00351A01">
      <w:pPr>
        <w:pStyle w:val="List2"/>
        <w:numPr>
          <w:ilvl w:val="2"/>
          <w:numId w:val="157"/>
        </w:numPr>
        <w:rPr>
          <w:rFonts w:eastAsia="MS Mincho"/>
        </w:rPr>
      </w:pPr>
      <w:r w:rsidRPr="00C32362">
        <w:rPr>
          <w:rFonts w:eastAsia="MS Mincho"/>
        </w:rPr>
        <w:t>Cluster Management shall support “versioning” of the software being provisioned to the nodes (Advanced Technology).</w:t>
      </w:r>
    </w:p>
    <w:p w:rsidR="00351A01" w:rsidRPr="00C32362" w:rsidRDefault="00351A01" w:rsidP="00351A01">
      <w:pPr>
        <w:pStyle w:val="List2"/>
        <w:numPr>
          <w:ilvl w:val="1"/>
          <w:numId w:val="157"/>
        </w:numPr>
        <w:rPr>
          <w:rFonts w:eastAsia="MS Mincho"/>
        </w:rPr>
      </w:pPr>
      <w:r w:rsidRPr="00C32362">
        <w:rPr>
          <w:rFonts w:eastAsia="MS Mincho"/>
        </w:rPr>
        <w:t>Shared File System (Desirable).</w:t>
      </w:r>
    </w:p>
    <w:p w:rsidR="00351A01" w:rsidRPr="00C32362" w:rsidRDefault="00351A01" w:rsidP="00351A01">
      <w:pPr>
        <w:pStyle w:val="List2"/>
        <w:numPr>
          <w:ilvl w:val="1"/>
          <w:numId w:val="157"/>
        </w:numPr>
        <w:rPr>
          <w:rFonts w:eastAsia="MS Mincho"/>
        </w:rPr>
      </w:pPr>
      <w:r w:rsidRPr="00C32362">
        <w:rPr>
          <w:rFonts w:eastAsia="MS Mincho"/>
        </w:rPr>
        <w:t>Scheduler software (Desirable).</w:t>
      </w:r>
    </w:p>
    <w:p w:rsidR="00351A01" w:rsidRPr="00C32362" w:rsidRDefault="00351A01" w:rsidP="00351A01">
      <w:pPr>
        <w:pStyle w:val="BodyTextIndent"/>
        <w:ind w:left="0"/>
        <w:rPr>
          <w:rFonts w:ascii="Times New Roman" w:hAnsi="Times New Roman"/>
        </w:rPr>
      </w:pPr>
    </w:p>
    <w:p w:rsidR="00351A01" w:rsidRPr="00C32362" w:rsidRDefault="00351A01" w:rsidP="00351A01">
      <w:pPr>
        <w:pStyle w:val="Heading4"/>
      </w:pPr>
      <w:r w:rsidRPr="00C32362">
        <w:rPr>
          <w:rFonts w:eastAsia="MS Mincho"/>
        </w:rPr>
        <w:t>3.2.1.2. Data archive</w:t>
      </w:r>
    </w:p>
    <w:p w:rsidR="00351A01" w:rsidRPr="00C32362" w:rsidRDefault="00351A01" w:rsidP="00351A01">
      <w:pPr>
        <w:pStyle w:val="BodyTextIndent"/>
        <w:rPr>
          <w:rFonts w:ascii="Times New Roman" w:eastAsia="MS Mincho" w:hAnsi="Times New Roman"/>
        </w:rPr>
      </w:pPr>
      <w:r w:rsidRPr="00C32362">
        <w:rPr>
          <w:rFonts w:ascii="Times New Roman" w:eastAsia="MS Mincho" w:hAnsi="Times New Roman"/>
        </w:rPr>
        <w:t xml:space="preserve">In some instances, this Class will be configured to host large digital archives or as large file servers.  To meet this requirement, storage management systems must be supported. </w:t>
      </w:r>
      <w:r w:rsidRPr="00C32362">
        <w:rPr>
          <w:rFonts w:ascii="Times New Roman" w:hAnsi="Times New Roman"/>
        </w:rPr>
        <w:t>All Class 1 systems shall provide a Hierarchical Mass Storage System that shall support the following minimum capabilities, unless noted as a desirable:</w:t>
      </w:r>
      <w:r w:rsidRPr="00C32362">
        <w:rPr>
          <w:rFonts w:ascii="Times New Roman" w:eastAsia="MS Mincho" w:hAnsi="Times New Roman"/>
        </w:rPr>
        <w:t xml:space="preserve">  </w:t>
      </w:r>
    </w:p>
    <w:p w:rsidR="00351A01" w:rsidRPr="00C32362" w:rsidRDefault="00351A01" w:rsidP="00351A01">
      <w:pPr>
        <w:pStyle w:val="List2"/>
        <w:numPr>
          <w:ilvl w:val="0"/>
          <w:numId w:val="168"/>
        </w:numPr>
        <w:rPr>
          <w:rFonts w:eastAsia="MS Mincho"/>
        </w:rPr>
      </w:pPr>
      <w:r w:rsidRPr="00C32362">
        <w:rPr>
          <w:rFonts w:eastAsia="MS Mincho"/>
        </w:rPr>
        <w:lastRenderedPageBreak/>
        <w:t>This class must provide one of the following storage systems with an initial configuration of at least 10 PB of storage:</w:t>
      </w:r>
    </w:p>
    <w:p w:rsidR="00351A01" w:rsidRPr="00C32362" w:rsidRDefault="00351A01" w:rsidP="00351A01">
      <w:pPr>
        <w:pStyle w:val="List3"/>
        <w:numPr>
          <w:ilvl w:val="1"/>
          <w:numId w:val="168"/>
        </w:numPr>
        <w:rPr>
          <w:rFonts w:eastAsia="MS Mincho"/>
        </w:rPr>
      </w:pPr>
      <w:r w:rsidRPr="00C32362">
        <w:rPr>
          <w:rFonts w:eastAsia="MS Mincho"/>
        </w:rPr>
        <w:t>IBM TS3500;</w:t>
      </w:r>
    </w:p>
    <w:p w:rsidR="00351A01" w:rsidRPr="00C32362" w:rsidRDefault="00351A01" w:rsidP="00351A01">
      <w:pPr>
        <w:pStyle w:val="List3"/>
        <w:numPr>
          <w:ilvl w:val="1"/>
          <w:numId w:val="168"/>
        </w:numPr>
        <w:rPr>
          <w:rFonts w:eastAsia="MS Mincho"/>
        </w:rPr>
      </w:pPr>
      <w:r w:rsidRPr="00C32362">
        <w:rPr>
          <w:rFonts w:eastAsia="MS Mincho"/>
        </w:rPr>
        <w:t>SpectraLogic T-finity;</w:t>
      </w:r>
    </w:p>
    <w:p w:rsidR="00351A01" w:rsidRPr="00C32362" w:rsidRDefault="00351A01" w:rsidP="00351A01">
      <w:pPr>
        <w:pStyle w:val="List3"/>
        <w:numPr>
          <w:ilvl w:val="1"/>
          <w:numId w:val="168"/>
        </w:numPr>
        <w:rPr>
          <w:rFonts w:eastAsia="MS Mincho"/>
        </w:rPr>
      </w:pPr>
      <w:r w:rsidRPr="00C32362">
        <w:rPr>
          <w:rFonts w:eastAsia="MS Mincho"/>
        </w:rPr>
        <w:t>Oracle SL8500;</w:t>
      </w:r>
    </w:p>
    <w:p w:rsidR="00351A01" w:rsidRPr="00C32362" w:rsidRDefault="00351A01" w:rsidP="00351A01">
      <w:pPr>
        <w:pStyle w:val="List3"/>
        <w:numPr>
          <w:ilvl w:val="1"/>
          <w:numId w:val="168"/>
        </w:numPr>
        <w:rPr>
          <w:rFonts w:eastAsia="MS Mincho"/>
        </w:rPr>
      </w:pPr>
      <w:r w:rsidRPr="00C32362">
        <w:rPr>
          <w:rFonts w:eastAsia="MS Mincho"/>
        </w:rPr>
        <w:t>Or equivalent.</w:t>
      </w:r>
    </w:p>
    <w:p w:rsidR="00351A01" w:rsidRPr="00C32362" w:rsidRDefault="00351A01" w:rsidP="00351A01">
      <w:pPr>
        <w:pStyle w:val="List3"/>
        <w:numPr>
          <w:ilvl w:val="0"/>
          <w:numId w:val="168"/>
        </w:numPr>
        <w:rPr>
          <w:rFonts w:eastAsia="MS Mincho"/>
        </w:rPr>
      </w:pPr>
      <w:r w:rsidRPr="00C32362">
        <w:rPr>
          <w:rFonts w:eastAsia="MS Mincho"/>
        </w:rPr>
        <w:t xml:space="preserve">The storage library must scale to a minimum of </w:t>
      </w:r>
      <w:r>
        <w:rPr>
          <w:rFonts w:eastAsia="MS Mincho"/>
        </w:rPr>
        <w:t>5</w:t>
      </w:r>
      <w:r w:rsidRPr="00C32362">
        <w:rPr>
          <w:rFonts w:eastAsia="MS Mincho"/>
        </w:rPr>
        <w:t>0 Petabytes;</w:t>
      </w:r>
    </w:p>
    <w:p w:rsidR="00351A01" w:rsidRPr="00C32362" w:rsidRDefault="00351A01" w:rsidP="00351A01">
      <w:pPr>
        <w:pStyle w:val="List3"/>
        <w:numPr>
          <w:ilvl w:val="0"/>
          <w:numId w:val="168"/>
        </w:numPr>
        <w:rPr>
          <w:rFonts w:eastAsia="MS Mincho"/>
        </w:rPr>
      </w:pPr>
      <w:r w:rsidRPr="00C32362">
        <w:rPr>
          <w:rFonts w:eastAsia="MS Mincho"/>
        </w:rPr>
        <w:t>One or more of the following media types must be provided to store 10 Petabytes of uncompressed data:</w:t>
      </w:r>
    </w:p>
    <w:p w:rsidR="00351A01" w:rsidRPr="00C32362" w:rsidRDefault="00351A01" w:rsidP="00351A01">
      <w:pPr>
        <w:pStyle w:val="List3"/>
        <w:numPr>
          <w:ilvl w:val="1"/>
          <w:numId w:val="168"/>
        </w:numPr>
        <w:rPr>
          <w:rFonts w:eastAsia="MS Mincho"/>
        </w:rPr>
      </w:pPr>
      <w:r w:rsidRPr="00C32362">
        <w:rPr>
          <w:rFonts w:eastAsia="MS Mincho"/>
        </w:rPr>
        <w:t>T10K (or better);</w:t>
      </w:r>
    </w:p>
    <w:p w:rsidR="00351A01" w:rsidRPr="00C32362" w:rsidRDefault="00351A01" w:rsidP="00351A01">
      <w:pPr>
        <w:pStyle w:val="List3"/>
        <w:numPr>
          <w:ilvl w:val="1"/>
          <w:numId w:val="168"/>
        </w:numPr>
        <w:rPr>
          <w:rFonts w:eastAsia="MS Mincho"/>
        </w:rPr>
      </w:pPr>
      <w:r w:rsidRPr="00C32362">
        <w:rPr>
          <w:rFonts w:eastAsia="MS Mincho"/>
        </w:rPr>
        <w:t>LTO-6 (or better);</w:t>
      </w:r>
    </w:p>
    <w:p w:rsidR="00351A01" w:rsidRPr="00C32362" w:rsidRDefault="00351A01" w:rsidP="00351A01">
      <w:pPr>
        <w:pStyle w:val="List3"/>
        <w:numPr>
          <w:ilvl w:val="1"/>
          <w:numId w:val="168"/>
        </w:numPr>
        <w:rPr>
          <w:rFonts w:eastAsia="MS Mincho"/>
        </w:rPr>
      </w:pPr>
      <w:r w:rsidRPr="00C32362">
        <w:rPr>
          <w:rFonts w:eastAsia="MS Mincho"/>
        </w:rPr>
        <w:t>IBM 3592 (or better);</w:t>
      </w:r>
    </w:p>
    <w:p w:rsidR="00351A01" w:rsidRPr="00C32362" w:rsidRDefault="00351A01" w:rsidP="00351A01">
      <w:pPr>
        <w:pStyle w:val="List3"/>
        <w:numPr>
          <w:ilvl w:val="1"/>
          <w:numId w:val="168"/>
        </w:numPr>
        <w:rPr>
          <w:rFonts w:eastAsia="MS Mincho"/>
        </w:rPr>
      </w:pPr>
      <w:r w:rsidRPr="00C32362">
        <w:rPr>
          <w:rFonts w:eastAsia="MS Mincho"/>
        </w:rPr>
        <w:t>Or equivalent.</w:t>
      </w:r>
    </w:p>
    <w:p w:rsidR="00351A01" w:rsidRPr="00C32362" w:rsidRDefault="00351A01" w:rsidP="00351A01">
      <w:pPr>
        <w:pStyle w:val="List2"/>
        <w:numPr>
          <w:ilvl w:val="0"/>
          <w:numId w:val="168"/>
        </w:numPr>
        <w:rPr>
          <w:rFonts w:eastAsia="MS Mincho"/>
        </w:rPr>
      </w:pPr>
      <w:r w:rsidRPr="00C32362">
        <w:rPr>
          <w:rFonts w:eastAsia="MS Mincho"/>
        </w:rPr>
        <w:t>Tape drives to support the provided media:</w:t>
      </w:r>
    </w:p>
    <w:p w:rsidR="00351A01" w:rsidRPr="00C32362" w:rsidRDefault="00351A01" w:rsidP="00351A01">
      <w:pPr>
        <w:pStyle w:val="List2"/>
        <w:numPr>
          <w:ilvl w:val="1"/>
          <w:numId w:val="168"/>
        </w:numPr>
        <w:rPr>
          <w:rFonts w:eastAsia="MS Mincho"/>
        </w:rPr>
      </w:pPr>
      <w:r w:rsidRPr="00C32362">
        <w:rPr>
          <w:rFonts w:eastAsia="MS Mincho"/>
        </w:rPr>
        <w:t>Fifty tape drives;</w:t>
      </w:r>
    </w:p>
    <w:p w:rsidR="00351A01" w:rsidRPr="00C32362" w:rsidRDefault="00351A01" w:rsidP="00351A01">
      <w:pPr>
        <w:pStyle w:val="List2"/>
        <w:numPr>
          <w:ilvl w:val="1"/>
          <w:numId w:val="168"/>
        </w:numPr>
        <w:rPr>
          <w:rFonts w:eastAsia="MS Mincho"/>
        </w:rPr>
      </w:pPr>
      <w:r w:rsidRPr="00C32362">
        <w:rPr>
          <w:rFonts w:eastAsia="MS Mincho"/>
        </w:rPr>
        <w:t>Tape SAN switches and cabling (e.g. Brocade) to support the 50 tape drives.</w:t>
      </w:r>
    </w:p>
    <w:p w:rsidR="00351A01" w:rsidRPr="00C32362" w:rsidRDefault="00351A01" w:rsidP="00351A01">
      <w:pPr>
        <w:pStyle w:val="List2"/>
        <w:numPr>
          <w:ilvl w:val="0"/>
          <w:numId w:val="168"/>
        </w:numPr>
        <w:rPr>
          <w:rFonts w:eastAsia="MS Mincho"/>
        </w:rPr>
      </w:pPr>
      <w:r w:rsidRPr="00C32362">
        <w:rPr>
          <w:rFonts w:eastAsia="MS Mincho"/>
        </w:rPr>
        <w:t>Disk cache of 5 Petabytes;</w:t>
      </w:r>
    </w:p>
    <w:p w:rsidR="00351A01" w:rsidRPr="00C32362" w:rsidRDefault="00351A01" w:rsidP="00351A01">
      <w:pPr>
        <w:pStyle w:val="List2"/>
        <w:numPr>
          <w:ilvl w:val="1"/>
          <w:numId w:val="168"/>
        </w:numPr>
        <w:rPr>
          <w:rFonts w:eastAsia="MS Mincho"/>
        </w:rPr>
      </w:pPr>
      <w:r w:rsidRPr="00C32362">
        <w:rPr>
          <w:rFonts w:eastAsia="MS Mincho"/>
        </w:rPr>
        <w:t>Disk SAN switches and cabling (e.g. Brocade) to support the disk cache.</w:t>
      </w:r>
    </w:p>
    <w:p w:rsidR="00351A01" w:rsidRPr="00C32362" w:rsidRDefault="00351A01" w:rsidP="00351A01">
      <w:pPr>
        <w:pStyle w:val="List2"/>
        <w:numPr>
          <w:ilvl w:val="0"/>
          <w:numId w:val="168"/>
        </w:numPr>
        <w:rPr>
          <w:rFonts w:eastAsia="MS Mincho"/>
        </w:rPr>
      </w:pPr>
      <w:r w:rsidRPr="00C32362">
        <w:rPr>
          <w:rFonts w:eastAsia="MS Mincho"/>
        </w:rPr>
        <w:t xml:space="preserve">The file management storage system must be hierarchical, such as </w:t>
      </w:r>
      <w:r w:rsidRPr="00C32362">
        <w:t>SAM-FS or Data Migration Facility</w:t>
      </w:r>
      <w:r w:rsidRPr="00C32362">
        <w:rPr>
          <w:rFonts w:eastAsia="MS Mincho"/>
        </w:rPr>
        <w:t>. The hierarchical storage management system should be scalable up to at least 100 Petabytes, providing the user a way to build up to full use of the archive storage system.</w:t>
      </w:r>
    </w:p>
    <w:p w:rsidR="00351A01" w:rsidRPr="00C32362" w:rsidRDefault="00351A01" w:rsidP="00351A01">
      <w:pPr>
        <w:pStyle w:val="List2"/>
        <w:numPr>
          <w:ilvl w:val="0"/>
          <w:numId w:val="168"/>
        </w:numPr>
        <w:rPr>
          <w:rFonts w:eastAsia="MS Mincho"/>
        </w:rPr>
      </w:pPr>
      <w:r w:rsidRPr="00C32362">
        <w:rPr>
          <w:rFonts w:eastAsia="MS Mincho"/>
        </w:rPr>
        <w:t xml:space="preserve">Dual (or multiple) tape copies of a file; multiple server capabilities (server functions spread over multiple machines) as described in the IEEE Mass Storage Reference Model; support for higher scalability (e.g. storage capacity up to </w:t>
      </w:r>
      <w:r>
        <w:rPr>
          <w:rFonts w:eastAsia="MS Mincho"/>
        </w:rPr>
        <w:t>5</w:t>
      </w:r>
      <w:r w:rsidRPr="00C32362">
        <w:rPr>
          <w:rFonts w:eastAsia="MS Mincho"/>
        </w:rPr>
        <w:t>0 or more Pbytes) and other advanced functions / capabilities for the hierarchical storage management system (advanced technology).</w:t>
      </w:r>
    </w:p>
    <w:p w:rsidR="00351A01" w:rsidRPr="00C32362" w:rsidRDefault="00351A01" w:rsidP="00351A01">
      <w:pPr>
        <w:pStyle w:val="List2"/>
        <w:numPr>
          <w:ilvl w:val="0"/>
          <w:numId w:val="168"/>
        </w:numPr>
        <w:rPr>
          <w:rFonts w:eastAsia="MS Mincho"/>
        </w:rPr>
      </w:pPr>
      <w:r w:rsidRPr="00C32362">
        <w:rPr>
          <w:rFonts w:eastAsia="MS Mincho"/>
        </w:rPr>
        <w:t xml:space="preserve">The Hierarchical Mass Storage System Software </w:t>
      </w:r>
      <w:r w:rsidRPr="00C32362">
        <w:t>shall have the ability to at least:</w:t>
      </w:r>
    </w:p>
    <w:p w:rsidR="00351A01" w:rsidRPr="00C32362" w:rsidRDefault="00351A01" w:rsidP="00351A01">
      <w:pPr>
        <w:pStyle w:val="indent3"/>
        <w:widowControl/>
        <w:numPr>
          <w:ilvl w:val="1"/>
          <w:numId w:val="168"/>
        </w:numPr>
        <w:tabs>
          <w:tab w:val="clear" w:pos="720"/>
          <w:tab w:val="clear" w:pos="2160"/>
        </w:tabs>
        <w:rPr>
          <w:rFonts w:ascii="Times New Roman" w:hAnsi="Times New Roman"/>
          <w:color w:val="auto"/>
        </w:rPr>
      </w:pPr>
      <w:r w:rsidRPr="00C32362">
        <w:rPr>
          <w:rFonts w:ascii="Times New Roman" w:hAnsi="Times New Roman"/>
          <w:color w:val="auto"/>
        </w:rPr>
        <w:t>locate, mount, read and write storage media;</w:t>
      </w:r>
    </w:p>
    <w:p w:rsidR="00351A01" w:rsidRPr="00C32362" w:rsidRDefault="00351A01" w:rsidP="00351A01">
      <w:pPr>
        <w:pStyle w:val="indent3"/>
        <w:widowControl/>
        <w:numPr>
          <w:ilvl w:val="1"/>
          <w:numId w:val="168"/>
        </w:numPr>
        <w:tabs>
          <w:tab w:val="clear" w:pos="720"/>
          <w:tab w:val="clear" w:pos="2160"/>
        </w:tabs>
        <w:rPr>
          <w:rFonts w:ascii="Times New Roman" w:hAnsi="Times New Roman"/>
          <w:color w:val="auto"/>
        </w:rPr>
      </w:pPr>
      <w:r w:rsidRPr="00C32362">
        <w:rPr>
          <w:rFonts w:ascii="Times New Roman" w:hAnsi="Times New Roman"/>
          <w:color w:val="auto"/>
        </w:rPr>
        <w:t>support Linux/UNIX native file system user calls and commands, e.g. “ls”, “touch”, etc.;</w:t>
      </w:r>
    </w:p>
    <w:p w:rsidR="00351A01" w:rsidRPr="00C32362" w:rsidRDefault="00351A01" w:rsidP="00351A01">
      <w:pPr>
        <w:pStyle w:val="indent3"/>
        <w:widowControl/>
        <w:numPr>
          <w:ilvl w:val="1"/>
          <w:numId w:val="168"/>
        </w:numPr>
        <w:tabs>
          <w:tab w:val="clear" w:pos="720"/>
          <w:tab w:val="clear" w:pos="2160"/>
        </w:tabs>
        <w:rPr>
          <w:rFonts w:ascii="Times New Roman" w:hAnsi="Times New Roman"/>
          <w:color w:val="auto"/>
        </w:rPr>
      </w:pPr>
      <w:r w:rsidRPr="00C32362">
        <w:rPr>
          <w:rFonts w:ascii="Times New Roman" w:hAnsi="Times New Roman"/>
          <w:color w:val="auto"/>
        </w:rPr>
        <w:t>support access at hard disk storage speed to the most frequently/recently accessed files;</w:t>
      </w:r>
    </w:p>
    <w:p w:rsidR="00351A01" w:rsidRPr="00C32362" w:rsidRDefault="00351A01" w:rsidP="00351A01">
      <w:pPr>
        <w:pStyle w:val="indent3"/>
        <w:widowControl/>
        <w:numPr>
          <w:ilvl w:val="1"/>
          <w:numId w:val="168"/>
        </w:numPr>
        <w:tabs>
          <w:tab w:val="clear" w:pos="720"/>
          <w:tab w:val="clear" w:pos="2160"/>
        </w:tabs>
        <w:rPr>
          <w:rFonts w:ascii="Times New Roman" w:hAnsi="Times New Roman"/>
          <w:color w:val="auto"/>
        </w:rPr>
      </w:pPr>
      <w:r w:rsidRPr="00C32362">
        <w:rPr>
          <w:rFonts w:ascii="Times New Roman" w:hAnsi="Times New Roman"/>
          <w:color w:val="auto"/>
        </w:rPr>
        <w:t>‘vault’ media and provide a means of notifying the operator to retrieve a ‘vaulted’ (i.e. off-line) media when an ‘old’ file is requested;</w:t>
      </w:r>
    </w:p>
    <w:p w:rsidR="00351A01" w:rsidRPr="00C32362" w:rsidRDefault="00351A01" w:rsidP="00351A01">
      <w:pPr>
        <w:pStyle w:val="indent3"/>
        <w:widowControl/>
        <w:numPr>
          <w:ilvl w:val="1"/>
          <w:numId w:val="168"/>
        </w:numPr>
        <w:tabs>
          <w:tab w:val="clear" w:pos="720"/>
          <w:tab w:val="clear" w:pos="2160"/>
        </w:tabs>
        <w:rPr>
          <w:rFonts w:ascii="Times New Roman" w:hAnsi="Times New Roman"/>
          <w:color w:val="auto"/>
        </w:rPr>
      </w:pPr>
      <w:r w:rsidRPr="00C32362">
        <w:rPr>
          <w:rFonts w:ascii="Times New Roman" w:hAnsi="Times New Roman"/>
          <w:color w:val="auto"/>
        </w:rPr>
        <w:t>employ a ‘nameserver’ and ‘tapeserver’ or similar means for locating files on storage media;</w:t>
      </w:r>
    </w:p>
    <w:p w:rsidR="00351A01" w:rsidRPr="00C32362" w:rsidRDefault="00351A01" w:rsidP="00351A01">
      <w:pPr>
        <w:pStyle w:val="indent3"/>
        <w:numPr>
          <w:ilvl w:val="1"/>
          <w:numId w:val="168"/>
        </w:numPr>
        <w:tabs>
          <w:tab w:val="clear" w:pos="720"/>
        </w:tabs>
        <w:rPr>
          <w:rFonts w:ascii="Times New Roman" w:hAnsi="Times New Roman"/>
          <w:color w:val="auto"/>
        </w:rPr>
      </w:pPr>
      <w:r w:rsidRPr="00C32362">
        <w:rPr>
          <w:rFonts w:ascii="Times New Roman" w:hAnsi="Times New Roman"/>
          <w:color w:val="auto"/>
        </w:rPr>
        <w:t>provide utilities for backup and recovery of critical files including the Hierarchical Mass Storage System software;</w:t>
      </w:r>
    </w:p>
    <w:p w:rsidR="00351A01" w:rsidRPr="00C32362" w:rsidRDefault="00351A01" w:rsidP="00351A01">
      <w:pPr>
        <w:pStyle w:val="indent3"/>
        <w:widowControl/>
        <w:numPr>
          <w:ilvl w:val="1"/>
          <w:numId w:val="168"/>
        </w:numPr>
        <w:tabs>
          <w:tab w:val="clear" w:pos="720"/>
          <w:tab w:val="clear" w:pos="2160"/>
        </w:tabs>
        <w:rPr>
          <w:rFonts w:ascii="Times New Roman" w:hAnsi="Times New Roman"/>
          <w:color w:val="auto"/>
        </w:rPr>
      </w:pPr>
      <w:r w:rsidRPr="00C32362">
        <w:rPr>
          <w:rFonts w:ascii="Times New Roman" w:hAnsi="Times New Roman"/>
          <w:color w:val="auto"/>
        </w:rPr>
        <w:t>provide a repack  function (repack tapes to remove deleted files);</w:t>
      </w:r>
    </w:p>
    <w:p w:rsidR="00351A01" w:rsidRPr="00C32362" w:rsidRDefault="00351A01" w:rsidP="00351A01">
      <w:pPr>
        <w:pStyle w:val="indent3"/>
        <w:widowControl/>
        <w:numPr>
          <w:ilvl w:val="1"/>
          <w:numId w:val="168"/>
        </w:numPr>
        <w:tabs>
          <w:tab w:val="clear" w:pos="720"/>
          <w:tab w:val="clear" w:pos="2160"/>
        </w:tabs>
        <w:rPr>
          <w:rFonts w:ascii="Times New Roman" w:hAnsi="Times New Roman"/>
          <w:color w:val="auto"/>
        </w:rPr>
      </w:pPr>
      <w:r w:rsidRPr="00C32362">
        <w:rPr>
          <w:rFonts w:ascii="Times New Roman" w:hAnsi="Times New Roman"/>
          <w:color w:val="auto"/>
        </w:rPr>
        <w:t>log major activities of software components for system monitoring;</w:t>
      </w:r>
    </w:p>
    <w:p w:rsidR="00351A01" w:rsidRPr="00C32362" w:rsidRDefault="00351A01" w:rsidP="00351A01">
      <w:pPr>
        <w:pStyle w:val="indent3"/>
        <w:widowControl/>
        <w:numPr>
          <w:ilvl w:val="1"/>
          <w:numId w:val="168"/>
        </w:numPr>
        <w:tabs>
          <w:tab w:val="clear" w:pos="720"/>
          <w:tab w:val="clear" w:pos="2160"/>
        </w:tabs>
        <w:rPr>
          <w:rFonts w:ascii="Times New Roman" w:hAnsi="Times New Roman"/>
          <w:color w:val="auto"/>
        </w:rPr>
      </w:pPr>
      <w:r w:rsidRPr="00C32362">
        <w:rPr>
          <w:rFonts w:ascii="Times New Roman" w:hAnsi="Times New Roman"/>
          <w:color w:val="auto"/>
        </w:rPr>
        <w:t>write multiple media (disk, tape, etc.) copies of a file;</w:t>
      </w:r>
    </w:p>
    <w:p w:rsidR="00351A01" w:rsidRPr="00C32362" w:rsidRDefault="00351A01" w:rsidP="00351A01">
      <w:pPr>
        <w:pStyle w:val="indent3"/>
        <w:widowControl/>
        <w:numPr>
          <w:ilvl w:val="1"/>
          <w:numId w:val="168"/>
        </w:numPr>
        <w:tabs>
          <w:tab w:val="clear" w:pos="720"/>
          <w:tab w:val="clear" w:pos="2160"/>
        </w:tabs>
        <w:rPr>
          <w:rFonts w:ascii="Times New Roman" w:hAnsi="Times New Roman"/>
          <w:color w:val="auto"/>
        </w:rPr>
      </w:pPr>
      <w:r w:rsidRPr="00C32362">
        <w:rPr>
          <w:rFonts w:ascii="Times New Roman" w:hAnsi="Times New Roman"/>
          <w:color w:val="auto"/>
        </w:rPr>
        <w:t>scal</w:t>
      </w:r>
      <w:r>
        <w:rPr>
          <w:rFonts w:ascii="Times New Roman" w:hAnsi="Times New Roman"/>
          <w:color w:val="auto"/>
        </w:rPr>
        <w:t>able</w:t>
      </w:r>
      <w:r w:rsidRPr="00C32362">
        <w:rPr>
          <w:rFonts w:ascii="Times New Roman" w:hAnsi="Times New Roman"/>
          <w:color w:val="auto"/>
        </w:rPr>
        <w:t xml:space="preserve"> up to at least </w:t>
      </w:r>
      <w:r>
        <w:rPr>
          <w:rFonts w:ascii="Times New Roman" w:hAnsi="Times New Roman"/>
          <w:color w:val="auto"/>
        </w:rPr>
        <w:t>5</w:t>
      </w:r>
      <w:r w:rsidRPr="00C32362">
        <w:rPr>
          <w:rFonts w:ascii="Times New Roman" w:hAnsi="Times New Roman"/>
          <w:color w:val="auto"/>
        </w:rPr>
        <w:t>0 Pbyte, providing the user a way to build up to full use of the mass storage system.</w:t>
      </w:r>
    </w:p>
    <w:p w:rsidR="00351A01" w:rsidRPr="00C32362" w:rsidRDefault="00351A01" w:rsidP="00351A01">
      <w:pPr>
        <w:pStyle w:val="List2"/>
        <w:numPr>
          <w:ilvl w:val="0"/>
          <w:numId w:val="168"/>
        </w:numPr>
        <w:rPr>
          <w:rFonts w:eastAsia="MS Mincho"/>
        </w:rPr>
      </w:pPr>
      <w:r w:rsidRPr="00C32362">
        <w:rPr>
          <w:rFonts w:eastAsia="MS Mincho"/>
        </w:rPr>
        <w:t>Architectural description of a fully configured HSM system, using the required components listed above with 100 Petabyte capacity, writing 150 Terabytes of new data per day, I/O balance of 75% writes and 25% reads, using a Disk SAN (e.g., Brocade) for the disk cache and a Tape SAN (e.g., Brocade) for the Tape drives (Advanced Technology).</w:t>
      </w:r>
    </w:p>
    <w:p w:rsidR="00351A01" w:rsidRPr="00C32362" w:rsidRDefault="00351A01" w:rsidP="00351A01">
      <w:pPr>
        <w:pStyle w:val="indent2"/>
        <w:widowControl/>
        <w:tabs>
          <w:tab w:val="clear" w:pos="2160"/>
        </w:tabs>
        <w:ind w:left="0"/>
        <w:rPr>
          <w:rFonts w:ascii="Times New Roman" w:eastAsia="MS Mincho" w:hAnsi="Times New Roman"/>
          <w:color w:val="auto"/>
        </w:rPr>
      </w:pPr>
    </w:p>
    <w:p w:rsidR="00351A01" w:rsidRPr="00C32362" w:rsidRDefault="00351A01" w:rsidP="00351A01">
      <w:pPr>
        <w:pStyle w:val="Heading4"/>
      </w:pPr>
      <w:r w:rsidRPr="00C32362">
        <w:rPr>
          <w:rFonts w:eastAsia="MS Mincho"/>
        </w:rPr>
        <w:t>3.2.1.3. Application Software</w:t>
      </w:r>
    </w:p>
    <w:p w:rsidR="00351A01" w:rsidRPr="00C32362" w:rsidRDefault="00351A01" w:rsidP="00351A01">
      <w:pPr>
        <w:pStyle w:val="BodyTextIndent"/>
        <w:rPr>
          <w:rFonts w:ascii="Times New Roman" w:eastAsia="MS Mincho" w:hAnsi="Times New Roman"/>
        </w:rPr>
      </w:pPr>
      <w:r w:rsidRPr="00C32362">
        <w:rPr>
          <w:rFonts w:ascii="Times New Roman" w:eastAsia="MS Mincho" w:hAnsi="Times New Roman"/>
        </w:rPr>
        <w:t xml:space="preserve">In some instances, this Class will be configured to host large databases and/or serve as a render farm, host digital archives, perform as large file servers or serve a combination of these functions.  To meet this requirement, </w:t>
      </w:r>
      <w:r>
        <w:rPr>
          <w:rFonts w:ascii="Times New Roman" w:hAnsi="Times New Roman"/>
        </w:rPr>
        <w:t>the</w:t>
      </w:r>
      <w:r w:rsidRPr="00C32362">
        <w:rPr>
          <w:rFonts w:ascii="Times New Roman" w:hAnsi="Times New Roman"/>
        </w:rPr>
        <w:t xml:space="preserve"> Class 1 computer system shall </w:t>
      </w:r>
      <w:r>
        <w:rPr>
          <w:rFonts w:ascii="Times New Roman" w:hAnsi="Times New Roman"/>
        </w:rPr>
        <w:t>provide</w:t>
      </w:r>
      <w:r w:rsidRPr="00C32362">
        <w:rPr>
          <w:rFonts w:ascii="Times New Roman" w:hAnsi="Times New Roman"/>
        </w:rPr>
        <w:t xml:space="preserve"> the following software:</w:t>
      </w:r>
    </w:p>
    <w:p w:rsidR="00351A01" w:rsidRPr="00C32362" w:rsidRDefault="00351A01" w:rsidP="00351A01">
      <w:pPr>
        <w:pStyle w:val="BodyTextIndent"/>
        <w:numPr>
          <w:ilvl w:val="0"/>
          <w:numId w:val="65"/>
        </w:numPr>
        <w:rPr>
          <w:rFonts w:ascii="Times New Roman" w:hAnsi="Times New Roman"/>
        </w:rPr>
      </w:pPr>
      <w:r w:rsidRPr="00C32362">
        <w:rPr>
          <w:rFonts w:ascii="Times New Roman" w:eastAsia="MS Mincho" w:hAnsi="Times New Roman"/>
        </w:rPr>
        <w:t>computer graphic design and rendering software including, but not limited to</w:t>
      </w:r>
      <w:r>
        <w:rPr>
          <w:rFonts w:ascii="Times New Roman" w:eastAsia="MS Mincho" w:hAnsi="Times New Roman"/>
        </w:rPr>
        <w:t xml:space="preserve"> one user license for</w:t>
      </w:r>
      <w:r w:rsidRPr="00C32362">
        <w:rPr>
          <w:rFonts w:ascii="Times New Roman" w:eastAsia="MS Mincho" w:hAnsi="Times New Roman"/>
        </w:rPr>
        <w:t>:</w:t>
      </w:r>
    </w:p>
    <w:p w:rsidR="00351A01" w:rsidRPr="00C32362" w:rsidRDefault="00351A01" w:rsidP="00351A01">
      <w:pPr>
        <w:pStyle w:val="List2"/>
        <w:numPr>
          <w:ilvl w:val="3"/>
          <w:numId w:val="167"/>
        </w:numPr>
        <w:rPr>
          <w:rFonts w:eastAsia="MS Mincho"/>
        </w:rPr>
      </w:pPr>
      <w:r w:rsidRPr="00C32362">
        <w:rPr>
          <w:rFonts w:eastAsia="MS Mincho"/>
        </w:rPr>
        <w:t>AutoDesk Maya</w:t>
      </w:r>
      <w:r>
        <w:rPr>
          <w:rFonts w:eastAsia="MS Mincho"/>
        </w:rPr>
        <w:t xml:space="preserve"> or equivalent</w:t>
      </w:r>
    </w:p>
    <w:p w:rsidR="00351A01" w:rsidRPr="00C32362" w:rsidRDefault="00351A01" w:rsidP="00351A01">
      <w:pPr>
        <w:pStyle w:val="List2"/>
        <w:numPr>
          <w:ilvl w:val="4"/>
          <w:numId w:val="167"/>
        </w:numPr>
        <w:rPr>
          <w:rFonts w:eastAsia="MS Mincho"/>
        </w:rPr>
      </w:pPr>
      <w:r w:rsidRPr="00C32362">
        <w:rPr>
          <w:rFonts w:eastAsia="MS Mincho"/>
        </w:rPr>
        <w:t>Include one year Cloud Subscription;</w:t>
      </w:r>
    </w:p>
    <w:p w:rsidR="00351A01" w:rsidRPr="00C32362" w:rsidRDefault="00351A01" w:rsidP="00351A01">
      <w:pPr>
        <w:pStyle w:val="List2"/>
        <w:numPr>
          <w:ilvl w:val="3"/>
          <w:numId w:val="167"/>
        </w:numPr>
        <w:rPr>
          <w:rFonts w:eastAsia="MS Mincho"/>
        </w:rPr>
      </w:pPr>
      <w:r w:rsidRPr="00C32362">
        <w:rPr>
          <w:rFonts w:eastAsia="MS Mincho"/>
          <w:bCs/>
        </w:rPr>
        <w:t>RenderMan Studio 4</w:t>
      </w:r>
      <w:r>
        <w:rPr>
          <w:rFonts w:eastAsia="MS Mincho"/>
          <w:bCs/>
        </w:rPr>
        <w:t xml:space="preserve"> or equivalent</w:t>
      </w:r>
      <w:r w:rsidRPr="00C32362">
        <w:rPr>
          <w:rFonts w:eastAsia="MS Mincho"/>
        </w:rPr>
        <w:t>.</w:t>
      </w:r>
    </w:p>
    <w:p w:rsidR="00351A01" w:rsidRPr="00C32362" w:rsidRDefault="00351A01" w:rsidP="00351A01">
      <w:pPr>
        <w:pStyle w:val="List2"/>
        <w:numPr>
          <w:ilvl w:val="3"/>
          <w:numId w:val="167"/>
        </w:numPr>
        <w:rPr>
          <w:rFonts w:eastAsia="MS Mincho"/>
        </w:rPr>
      </w:pPr>
      <w:r w:rsidRPr="00C32362">
        <w:t>Pixar RenderMan Pro Server 17</w:t>
      </w:r>
      <w:r>
        <w:t xml:space="preserve"> or equivalent</w:t>
      </w:r>
    </w:p>
    <w:p w:rsidR="00351A01" w:rsidRPr="00C32362" w:rsidRDefault="00351A01" w:rsidP="00351A01">
      <w:pPr>
        <w:pStyle w:val="BodyTextIndent"/>
        <w:numPr>
          <w:ilvl w:val="0"/>
          <w:numId w:val="65"/>
        </w:numPr>
        <w:rPr>
          <w:rFonts w:ascii="Times New Roman" w:hAnsi="Times New Roman"/>
        </w:rPr>
      </w:pPr>
      <w:r w:rsidRPr="00C32362">
        <w:rPr>
          <w:rFonts w:ascii="Times New Roman" w:eastAsia="MS Mincho" w:hAnsi="Times New Roman"/>
        </w:rPr>
        <w:t>database libraries including, but not limited to:</w:t>
      </w:r>
    </w:p>
    <w:p w:rsidR="00351A01" w:rsidRPr="00C32362" w:rsidRDefault="00351A01" w:rsidP="00351A01">
      <w:pPr>
        <w:pStyle w:val="List2"/>
        <w:numPr>
          <w:ilvl w:val="3"/>
          <w:numId w:val="191"/>
        </w:numPr>
        <w:rPr>
          <w:rFonts w:eastAsia="MS Mincho"/>
        </w:rPr>
      </w:pPr>
      <w:r w:rsidRPr="00C32362">
        <w:lastRenderedPageBreak/>
        <w:t>Oracle Database 11g R2  Standard Edition</w:t>
      </w:r>
      <w:r w:rsidRPr="00C32362">
        <w:rPr>
          <w:rFonts w:eastAsia="MS Mincho"/>
        </w:rPr>
        <w:t xml:space="preserve"> </w:t>
      </w:r>
      <w:r>
        <w:rPr>
          <w:rFonts w:eastAsia="MS Mincho"/>
        </w:rPr>
        <w:t>or equivalent</w:t>
      </w:r>
    </w:p>
    <w:p w:rsidR="002E0813" w:rsidRPr="002A07FA" w:rsidRDefault="00DD2A1A">
      <w:pPr>
        <w:pStyle w:val="List2"/>
        <w:numPr>
          <w:ilvl w:val="4"/>
          <w:numId w:val="191"/>
        </w:numPr>
        <w:rPr>
          <w:highlight w:val="yellow"/>
        </w:rPr>
      </w:pPr>
      <w:r w:rsidRPr="002A07FA">
        <w:rPr>
          <w:highlight w:val="yellow"/>
        </w:rPr>
        <w:t>One new Unlimited use (processor based) Oracle license.  The license should be for one data node in the proposed mid-range cluster</w:t>
      </w:r>
    </w:p>
    <w:p w:rsidR="00351A01" w:rsidRPr="00C32362" w:rsidRDefault="00351A01" w:rsidP="00351A01">
      <w:pPr>
        <w:pStyle w:val="Heading3"/>
        <w:rPr>
          <w:rFonts w:eastAsia="MS Mincho"/>
        </w:rPr>
      </w:pPr>
      <w:bookmarkStart w:id="725" w:name="_Toc350086516"/>
      <w:bookmarkStart w:id="726" w:name="_Toc364329336"/>
      <w:bookmarkStart w:id="727" w:name="_Toc370288300"/>
      <w:r w:rsidRPr="00C32362">
        <w:t>3.2.2. Class 2: High-End Cluster</w:t>
      </w:r>
      <w:bookmarkEnd w:id="725"/>
      <w:bookmarkEnd w:id="726"/>
      <w:bookmarkEnd w:id="727"/>
    </w:p>
    <w:p w:rsidR="00351A01" w:rsidRPr="00C32362" w:rsidRDefault="00351A01" w:rsidP="00351A01">
      <w:pPr>
        <w:pStyle w:val="BodyTextIndent"/>
        <w:rPr>
          <w:rFonts w:ascii="Times New Roman" w:hAnsi="Times New Roman"/>
        </w:rPr>
      </w:pPr>
      <w:r w:rsidRPr="00C32362">
        <w:rPr>
          <w:rFonts w:ascii="Times New Roman" w:hAnsi="Times New Roman"/>
        </w:rPr>
        <w:t>The purpose of this section is to define the specific requirements for High-End Cluster System.  The following specifications are required of these Class 2 computer systems over and above, or in place of the core specifications defined in Section 3.1.</w:t>
      </w:r>
    </w:p>
    <w:p w:rsidR="00351A01" w:rsidRPr="00C32362" w:rsidRDefault="00351A01" w:rsidP="00351A01">
      <w:pPr>
        <w:pStyle w:val="Heading4"/>
      </w:pPr>
      <w:r w:rsidRPr="00787BB3">
        <w:rPr>
          <w:rFonts w:eastAsia="MS Mincho"/>
          <w:highlight w:val="yellow"/>
        </w:rPr>
        <w:t>3.2.2.1. Hardware Configuration</w:t>
      </w:r>
    </w:p>
    <w:p w:rsidR="00351A01" w:rsidRPr="00C32362" w:rsidRDefault="00351A01" w:rsidP="00351A01">
      <w:pPr>
        <w:pStyle w:val="BodyTextIndent"/>
        <w:rPr>
          <w:rFonts w:ascii="Times New Roman" w:hAnsi="Times New Roman"/>
        </w:rPr>
      </w:pPr>
      <w:r w:rsidRPr="00C32362">
        <w:rPr>
          <w:rFonts w:ascii="Times New Roman" w:hAnsi="Times New Roman"/>
        </w:rPr>
        <w:t>This class of system is characterized by system, performance, connectivity, expansion and storage (in-memory and attached) requirements.</w:t>
      </w:r>
    </w:p>
    <w:p w:rsidR="00351A01" w:rsidRPr="00C32362" w:rsidDel="000A0142" w:rsidRDefault="00351A01" w:rsidP="00351A01">
      <w:pPr>
        <w:pStyle w:val="BodyTextIndent"/>
        <w:rPr>
          <w:rFonts w:ascii="Times New Roman" w:hAnsi="Times New Roman"/>
        </w:rPr>
      </w:pPr>
      <w:r w:rsidRPr="00C32362">
        <w:rPr>
          <w:rFonts w:ascii="Times New Roman" w:hAnsi="Times New Roman"/>
        </w:rPr>
        <w:t xml:space="preserve">The High-End cluster architecture requires two management nodes, two service nodes, sixteen compute nodes with graphical processing units (GPUs) and a total of four hundred and sixty four (464) compute nodes.  </w:t>
      </w:r>
      <w:r>
        <w:rPr>
          <w:rFonts w:ascii="Times New Roman" w:hAnsi="Times New Roman"/>
        </w:rPr>
        <w:t xml:space="preserve">The two management nodes and two services nodes shall be connected to three different internal networks: 1GbE for management, the 10GbE and the Infiniband network.  </w:t>
      </w:r>
      <w:r w:rsidRPr="00C32362">
        <w:rPr>
          <w:rFonts w:ascii="Times New Roman" w:hAnsi="Times New Roman"/>
        </w:rPr>
        <w:t xml:space="preserve">Each </w:t>
      </w:r>
      <w:r>
        <w:rPr>
          <w:rFonts w:ascii="Times New Roman" w:hAnsi="Times New Roman"/>
        </w:rPr>
        <w:t xml:space="preserve">of the 480 compute </w:t>
      </w:r>
      <w:r w:rsidRPr="00C32362">
        <w:rPr>
          <w:rFonts w:ascii="Times New Roman" w:hAnsi="Times New Roman"/>
        </w:rPr>
        <w:t>node</w:t>
      </w:r>
      <w:r>
        <w:rPr>
          <w:rFonts w:ascii="Times New Roman" w:hAnsi="Times New Roman"/>
        </w:rPr>
        <w:t>s</w:t>
      </w:r>
      <w:r w:rsidRPr="00C32362">
        <w:rPr>
          <w:rFonts w:ascii="Times New Roman" w:hAnsi="Times New Roman"/>
        </w:rPr>
        <w:t xml:space="preserve"> shall be connected to two different internal networks: 1GbE for management and </w:t>
      </w:r>
      <w:r>
        <w:rPr>
          <w:rFonts w:ascii="Times New Roman" w:hAnsi="Times New Roman"/>
        </w:rPr>
        <w:t>the Infiniband network</w:t>
      </w:r>
      <w:r w:rsidRPr="00C32362">
        <w:rPr>
          <w:rFonts w:ascii="Times New Roman" w:hAnsi="Times New Roman"/>
        </w:rPr>
        <w:t xml:space="preserve"> for data.  All Class 2 High-End Cluster systems shall provide the following minimum capabilities, unless noted as a desirable:</w:t>
      </w:r>
    </w:p>
    <w:p w:rsidR="00351A01" w:rsidRPr="00C32362" w:rsidRDefault="00351A01" w:rsidP="00351A01">
      <w:pPr>
        <w:pStyle w:val="BodyTextIndent"/>
        <w:numPr>
          <w:ilvl w:val="0"/>
          <w:numId w:val="158"/>
        </w:numPr>
        <w:rPr>
          <w:rFonts w:ascii="Times New Roman" w:eastAsia="MS Mincho" w:hAnsi="Times New Roman"/>
        </w:rPr>
      </w:pPr>
      <w:r w:rsidRPr="00C32362">
        <w:rPr>
          <w:rFonts w:ascii="Times New Roman" w:eastAsia="MS Mincho" w:hAnsi="Times New Roman"/>
        </w:rPr>
        <w:t>Operate in a computer room environment with raised floors;</w:t>
      </w:r>
    </w:p>
    <w:p w:rsidR="00351A01" w:rsidRPr="00C32362" w:rsidRDefault="00351A01" w:rsidP="00351A01">
      <w:pPr>
        <w:pStyle w:val="BodyTextIndent"/>
        <w:numPr>
          <w:ilvl w:val="0"/>
          <w:numId w:val="158"/>
        </w:numPr>
        <w:rPr>
          <w:rFonts w:ascii="Times New Roman" w:eastAsia="MS Mincho" w:hAnsi="Times New Roman"/>
        </w:rPr>
      </w:pPr>
      <w:r w:rsidRPr="00C32362">
        <w:rPr>
          <w:rFonts w:ascii="Times New Roman" w:eastAsia="MS Mincho" w:hAnsi="Times New Roman"/>
        </w:rPr>
        <w:t>Either SATA or Near-Line SAS Disk Controllers shall be provided with each node;</w:t>
      </w:r>
    </w:p>
    <w:p w:rsidR="00351A01" w:rsidRPr="00C32362" w:rsidRDefault="00351A01" w:rsidP="00351A01">
      <w:pPr>
        <w:pStyle w:val="BodyTextIndent"/>
        <w:numPr>
          <w:ilvl w:val="0"/>
          <w:numId w:val="158"/>
        </w:numPr>
        <w:rPr>
          <w:rFonts w:ascii="Times New Roman" w:eastAsia="MS Mincho" w:hAnsi="Times New Roman"/>
        </w:rPr>
      </w:pPr>
      <w:r w:rsidRPr="00C32362">
        <w:rPr>
          <w:rFonts w:ascii="Times New Roman" w:eastAsia="MS Mincho" w:hAnsi="Times New Roman"/>
        </w:rPr>
        <w:t>SmartPDU:</w:t>
      </w:r>
    </w:p>
    <w:p w:rsidR="00351A01" w:rsidRPr="00C32362" w:rsidRDefault="00351A01" w:rsidP="00351A01">
      <w:pPr>
        <w:pStyle w:val="BodyTextIndent"/>
        <w:numPr>
          <w:ilvl w:val="2"/>
          <w:numId w:val="159"/>
        </w:numPr>
        <w:rPr>
          <w:rFonts w:ascii="Times New Roman" w:eastAsia="MS Mincho" w:hAnsi="Times New Roman"/>
        </w:rPr>
      </w:pPr>
      <w:r w:rsidRPr="00C32362">
        <w:rPr>
          <w:rFonts w:ascii="Times New Roman" w:eastAsia="MS Mincho" w:hAnsi="Times New Roman"/>
        </w:rPr>
        <w:t>Connectivity shall be provided to connect all redundant power connections of all nodes, switches and the KVM;</w:t>
      </w:r>
    </w:p>
    <w:p w:rsidR="00351A01" w:rsidRPr="00C32362" w:rsidRDefault="00351A01" w:rsidP="00351A01">
      <w:pPr>
        <w:pStyle w:val="BodyTextIndent"/>
        <w:numPr>
          <w:ilvl w:val="2"/>
          <w:numId w:val="159"/>
        </w:numPr>
        <w:rPr>
          <w:rFonts w:ascii="Times New Roman" w:eastAsia="MS Mincho" w:hAnsi="Times New Roman"/>
        </w:rPr>
      </w:pPr>
      <w:r w:rsidRPr="00C32362">
        <w:rPr>
          <w:rFonts w:ascii="Times New Roman" w:eastAsia="MS Mincho" w:hAnsi="Times New Roman"/>
        </w:rPr>
        <w:t xml:space="preserve"> Cables to connect all nodes, switches and KVM;</w:t>
      </w:r>
    </w:p>
    <w:p w:rsidR="00351A01" w:rsidRPr="00C32362" w:rsidRDefault="00351A01" w:rsidP="00351A01">
      <w:pPr>
        <w:pStyle w:val="BodyTextIndent"/>
        <w:numPr>
          <w:ilvl w:val="1"/>
          <w:numId w:val="161"/>
        </w:numPr>
        <w:rPr>
          <w:rFonts w:ascii="Times New Roman" w:eastAsia="MS Mincho" w:hAnsi="Times New Roman"/>
        </w:rPr>
      </w:pPr>
      <w:r w:rsidRPr="00C32362">
        <w:rPr>
          <w:rFonts w:ascii="Times New Roman" w:hAnsi="Times New Roman"/>
        </w:rPr>
        <w:t>Provide 2 Management Nodes, where each Node shall be provided with the following configuration</w:t>
      </w:r>
      <w:r w:rsidRPr="00C32362">
        <w:rPr>
          <w:rFonts w:ascii="Times New Roman" w:eastAsia="MS Mincho" w:hAnsi="Times New Roman"/>
        </w:rPr>
        <w:t>:</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hAnsi="Times New Roman"/>
        </w:rPr>
        <w:t>Dual Socket Motherboards;</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eastAsia="MS Mincho" w:hAnsi="Times New Roman"/>
        </w:rPr>
        <w:t xml:space="preserve">Oct-Core Intel “SandyBridge” </w:t>
      </w:r>
      <w:r w:rsidRPr="00200F31">
        <w:rPr>
          <w:rFonts w:ascii="Times New Roman" w:eastAsia="MS Mincho" w:hAnsi="Times New Roman"/>
          <w:highlight w:val="yellow"/>
        </w:rPr>
        <w:t>2.</w:t>
      </w:r>
      <w:r w:rsidR="00EA41C7">
        <w:rPr>
          <w:rFonts w:ascii="Times New Roman" w:eastAsia="MS Mincho" w:hAnsi="Times New Roman"/>
          <w:highlight w:val="yellow"/>
        </w:rPr>
        <w:t>3</w:t>
      </w:r>
      <w:r w:rsidR="009C166E" w:rsidRPr="00200F31">
        <w:rPr>
          <w:rFonts w:ascii="Times New Roman" w:eastAsia="MS Mincho" w:hAnsi="Times New Roman"/>
          <w:highlight w:val="yellow"/>
        </w:rPr>
        <w:t>GHz</w:t>
      </w:r>
      <w:r w:rsidR="009C166E" w:rsidRPr="00C32362">
        <w:rPr>
          <w:rFonts w:ascii="Times New Roman" w:eastAsia="MS Mincho" w:hAnsi="Times New Roman"/>
        </w:rPr>
        <w:t xml:space="preserve"> </w:t>
      </w:r>
      <w:r w:rsidRPr="00C32362">
        <w:rPr>
          <w:rFonts w:ascii="Times New Roman" w:eastAsia="MS Mincho" w:hAnsi="Times New Roman"/>
        </w:rPr>
        <w:t>processors;</w:t>
      </w:r>
    </w:p>
    <w:p w:rsidR="00351A01" w:rsidRDefault="00351A01" w:rsidP="00351A01">
      <w:pPr>
        <w:pStyle w:val="BodyTextIndent"/>
        <w:numPr>
          <w:ilvl w:val="3"/>
          <w:numId w:val="160"/>
        </w:numPr>
        <w:rPr>
          <w:rFonts w:ascii="Times New Roman" w:eastAsia="MS Mincho" w:hAnsi="Times New Roman"/>
        </w:rPr>
      </w:pPr>
      <w:r w:rsidRPr="00C32362">
        <w:rPr>
          <w:rFonts w:ascii="Times New Roman" w:eastAsia="MS Mincho" w:hAnsi="Times New Roman"/>
        </w:rPr>
        <w:t>Next Generation Socket Compatible (Desirable);</w:t>
      </w:r>
    </w:p>
    <w:p w:rsidR="00351A01" w:rsidRPr="00C32362" w:rsidRDefault="00351A01" w:rsidP="00351A01">
      <w:pPr>
        <w:pStyle w:val="BodyTextIndent"/>
        <w:numPr>
          <w:ilvl w:val="3"/>
          <w:numId w:val="160"/>
        </w:numPr>
        <w:rPr>
          <w:rFonts w:ascii="Times New Roman" w:eastAsia="MS Mincho" w:hAnsi="Times New Roman"/>
        </w:rPr>
      </w:pPr>
      <w:r w:rsidRPr="00C32362">
        <w:rPr>
          <w:rFonts w:eastAsia="MS Mincho"/>
        </w:rPr>
        <w:t xml:space="preserve">Oct-Core Intel “SandyBridge” </w:t>
      </w:r>
      <w:r w:rsidRPr="00200F31">
        <w:rPr>
          <w:rFonts w:eastAsia="MS Mincho"/>
          <w:highlight w:val="yellow"/>
        </w:rPr>
        <w:t>2.</w:t>
      </w:r>
      <w:r w:rsidR="00EA41C7">
        <w:rPr>
          <w:rFonts w:eastAsia="MS Mincho"/>
          <w:highlight w:val="yellow"/>
        </w:rPr>
        <w:t>5</w:t>
      </w:r>
      <w:r w:rsidR="009C166E" w:rsidRPr="00200F31">
        <w:rPr>
          <w:rFonts w:eastAsia="MS Mincho"/>
          <w:highlight w:val="yellow"/>
        </w:rPr>
        <w:t>GHz</w:t>
      </w:r>
      <w:r w:rsidR="009C166E" w:rsidRPr="00C32362">
        <w:rPr>
          <w:rFonts w:eastAsia="MS Mincho"/>
        </w:rPr>
        <w:t xml:space="preserve"> </w:t>
      </w:r>
      <w:r w:rsidRPr="00C32362">
        <w:rPr>
          <w:rFonts w:eastAsia="MS Mincho"/>
        </w:rPr>
        <w:t>processor</w:t>
      </w:r>
      <w:r>
        <w:rPr>
          <w:rFonts w:eastAsia="MS Mincho"/>
        </w:rPr>
        <w:t xml:space="preserve"> (desirable)</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eastAsia="MS Mincho" w:hAnsi="Times New Roman"/>
        </w:rPr>
        <w:t>32 GB of RAM;</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eastAsia="MS Mincho" w:hAnsi="Times New Roman"/>
        </w:rPr>
        <w:t>QDR Infiniband Host Card Adapter (HCA);</w:t>
      </w:r>
    </w:p>
    <w:p w:rsidR="00351A01" w:rsidRPr="00C32362" w:rsidRDefault="00351A01" w:rsidP="00351A01">
      <w:pPr>
        <w:pStyle w:val="BodyTextIndent"/>
        <w:numPr>
          <w:ilvl w:val="3"/>
          <w:numId w:val="160"/>
        </w:numPr>
        <w:rPr>
          <w:rFonts w:ascii="Times New Roman" w:eastAsia="MS Mincho" w:hAnsi="Times New Roman"/>
        </w:rPr>
      </w:pPr>
      <w:r w:rsidRPr="00C32362">
        <w:rPr>
          <w:rFonts w:ascii="Times New Roman" w:eastAsia="MS Mincho" w:hAnsi="Times New Roman"/>
        </w:rPr>
        <w:t>FDR Infiniband (desirable)</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eastAsia="MS Mincho" w:hAnsi="Times New Roman"/>
        </w:rPr>
        <w:t>Management Network: Minimum of one (1) GbE on-board Network Interface Card (NIC) with Baseboard Management Console (BMC);</w:t>
      </w:r>
    </w:p>
    <w:p w:rsidR="00351A01" w:rsidRPr="00C32362" w:rsidRDefault="00351A01" w:rsidP="00351A01">
      <w:pPr>
        <w:pStyle w:val="BodyTextIndent"/>
        <w:numPr>
          <w:ilvl w:val="3"/>
          <w:numId w:val="160"/>
        </w:numPr>
        <w:rPr>
          <w:rFonts w:ascii="Times New Roman" w:eastAsia="MS Mincho" w:hAnsi="Times New Roman"/>
        </w:rPr>
      </w:pPr>
      <w:r w:rsidRPr="00C32362">
        <w:rPr>
          <w:rFonts w:ascii="Times New Roman" w:eastAsia="MS Mincho" w:hAnsi="Times New Roman"/>
        </w:rPr>
        <w:t>Must be compatible with IPMI Version 2;</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eastAsia="MS Mincho" w:hAnsi="Times New Roman"/>
        </w:rPr>
        <w:t>Local Area Network: 10GbE NIC with optics and 25-meter fibre cables;</w:t>
      </w:r>
    </w:p>
    <w:p w:rsidR="00351A01" w:rsidRPr="00C32362" w:rsidRDefault="00351A01" w:rsidP="00351A01">
      <w:pPr>
        <w:pStyle w:val="List2"/>
        <w:numPr>
          <w:ilvl w:val="3"/>
          <w:numId w:val="160"/>
        </w:numPr>
        <w:spacing w:after="240"/>
        <w:rPr>
          <w:rFonts w:eastAsia="MS Mincho"/>
        </w:rPr>
      </w:pPr>
      <w:r w:rsidRPr="00C32362">
        <w:rPr>
          <w:rFonts w:eastAsia="MS Mincho"/>
        </w:rPr>
        <w:t>40GbE NIC with optics and 25-meter fibre cables (desirable);</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eastAsia="MS Mincho" w:hAnsi="Times New Roman"/>
        </w:rPr>
        <w:t>Dual 1.0 TB (or greater) capacity 7,200 RPM (or faster) SATA disk drives:</w:t>
      </w:r>
    </w:p>
    <w:p w:rsidR="00351A01" w:rsidRPr="00C32362" w:rsidRDefault="00351A01" w:rsidP="00351A01">
      <w:pPr>
        <w:pStyle w:val="BodyTextIndent"/>
        <w:numPr>
          <w:ilvl w:val="3"/>
          <w:numId w:val="160"/>
        </w:numPr>
        <w:rPr>
          <w:rFonts w:ascii="Times New Roman" w:eastAsia="MS Mincho" w:hAnsi="Times New Roman"/>
        </w:rPr>
      </w:pPr>
      <w:r w:rsidRPr="00C32362">
        <w:rPr>
          <w:rFonts w:ascii="Times New Roman" w:eastAsia="MS Mincho" w:hAnsi="Times New Roman"/>
        </w:rPr>
        <w:t>RAID 0 support;</w:t>
      </w:r>
    </w:p>
    <w:p w:rsidR="00351A01" w:rsidRPr="00C32362" w:rsidRDefault="00351A01" w:rsidP="00351A01">
      <w:pPr>
        <w:pStyle w:val="BodyTextIndent"/>
        <w:numPr>
          <w:ilvl w:val="3"/>
          <w:numId w:val="160"/>
        </w:numPr>
        <w:rPr>
          <w:rFonts w:ascii="Times New Roman" w:eastAsia="MS Mincho" w:hAnsi="Times New Roman"/>
        </w:rPr>
      </w:pPr>
      <w:r w:rsidRPr="00C32362">
        <w:rPr>
          <w:rFonts w:ascii="Times New Roman" w:eastAsia="MS Mincho" w:hAnsi="Times New Roman"/>
        </w:rPr>
        <w:t>RAID 1 support;</w:t>
      </w:r>
    </w:p>
    <w:p w:rsidR="00351A01" w:rsidRPr="00C32362" w:rsidRDefault="00351A01" w:rsidP="00351A01">
      <w:pPr>
        <w:pStyle w:val="BodyTextIndent"/>
        <w:numPr>
          <w:ilvl w:val="3"/>
          <w:numId w:val="160"/>
        </w:numPr>
        <w:rPr>
          <w:rFonts w:ascii="Times New Roman" w:eastAsia="MS Mincho" w:hAnsi="Times New Roman"/>
        </w:rPr>
      </w:pPr>
      <w:r w:rsidRPr="00C32362">
        <w:rPr>
          <w:rFonts w:ascii="Times New Roman" w:eastAsia="MS Mincho" w:hAnsi="Times New Roman"/>
        </w:rPr>
        <w:t>Hot-swappable (desirable);</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eastAsia="MS Mincho" w:hAnsi="Times New Roman"/>
        </w:rPr>
        <w:t>Management Nodes shall have redundant power supplies;</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eastAsia="MS Mincho" w:hAnsi="Times New Roman"/>
        </w:rPr>
        <w:lastRenderedPageBreak/>
        <w:t>Full cabling enabling all redundant connectivity shall be provided for all network and power connections;</w:t>
      </w:r>
    </w:p>
    <w:p w:rsidR="00351A01" w:rsidRPr="00C32362" w:rsidRDefault="00351A01" w:rsidP="00351A01">
      <w:pPr>
        <w:pStyle w:val="BodyTextIndent"/>
        <w:numPr>
          <w:ilvl w:val="2"/>
          <w:numId w:val="160"/>
        </w:numPr>
        <w:rPr>
          <w:rFonts w:ascii="Times New Roman" w:eastAsia="MS Mincho" w:hAnsi="Times New Roman"/>
        </w:rPr>
      </w:pPr>
      <w:r w:rsidRPr="00C32362">
        <w:rPr>
          <w:rFonts w:ascii="Times New Roman" w:eastAsia="MS Mincho" w:hAnsi="Times New Roman"/>
        </w:rPr>
        <w:t>Rack rails for all nodes shall be provided;</w:t>
      </w:r>
    </w:p>
    <w:p w:rsidR="00351A01" w:rsidRPr="00C32362" w:rsidRDefault="00351A01" w:rsidP="00351A01">
      <w:pPr>
        <w:pStyle w:val="BodyTextIndent"/>
        <w:numPr>
          <w:ilvl w:val="1"/>
          <w:numId w:val="161"/>
        </w:numPr>
        <w:rPr>
          <w:rFonts w:ascii="Times New Roman" w:eastAsia="MS Mincho" w:hAnsi="Times New Roman"/>
        </w:rPr>
      </w:pPr>
      <w:r w:rsidRPr="00C32362">
        <w:rPr>
          <w:rFonts w:ascii="Times New Roman" w:hAnsi="Times New Roman"/>
        </w:rPr>
        <w:t>Provide 2 Service Nodes, where each Node shall be completely redundant and may not be contained within a single chassis or share a planar.  Each Service Node shall be provided with the following configuration</w:t>
      </w:r>
      <w:r w:rsidRPr="00C32362">
        <w:rPr>
          <w:rFonts w:ascii="Times New Roman" w:eastAsia="MS Mincho" w:hAnsi="Times New Roman"/>
        </w:rPr>
        <w:t>:</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hAnsi="Times New Roman"/>
        </w:rPr>
        <w:t>Dual Socket Motherboards;</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eastAsia="MS Mincho" w:hAnsi="Times New Roman"/>
        </w:rPr>
        <w:t xml:space="preserve">Oct-Core Intel “SandyBridge” </w:t>
      </w:r>
      <w:r w:rsidRPr="00200F31">
        <w:rPr>
          <w:rFonts w:ascii="Times New Roman" w:eastAsia="MS Mincho" w:hAnsi="Times New Roman"/>
          <w:highlight w:val="yellow"/>
        </w:rPr>
        <w:t>2.</w:t>
      </w:r>
      <w:r w:rsidR="00EA41C7">
        <w:rPr>
          <w:rFonts w:ascii="Times New Roman" w:eastAsia="MS Mincho" w:hAnsi="Times New Roman"/>
          <w:highlight w:val="yellow"/>
        </w:rPr>
        <w:t>3</w:t>
      </w:r>
      <w:r w:rsidR="009C166E" w:rsidRPr="00200F31">
        <w:rPr>
          <w:rFonts w:ascii="Times New Roman" w:eastAsia="MS Mincho" w:hAnsi="Times New Roman"/>
          <w:highlight w:val="yellow"/>
        </w:rPr>
        <w:t>GHz</w:t>
      </w:r>
      <w:r w:rsidR="009C166E" w:rsidRPr="00C32362">
        <w:rPr>
          <w:rFonts w:ascii="Times New Roman" w:eastAsia="MS Mincho" w:hAnsi="Times New Roman"/>
        </w:rPr>
        <w:t xml:space="preserve"> </w:t>
      </w:r>
      <w:r w:rsidRPr="00C32362">
        <w:rPr>
          <w:rFonts w:ascii="Times New Roman" w:eastAsia="MS Mincho" w:hAnsi="Times New Roman"/>
        </w:rPr>
        <w:t>processors;</w:t>
      </w:r>
    </w:p>
    <w:p w:rsidR="00351A01" w:rsidRDefault="00351A01" w:rsidP="00351A01">
      <w:pPr>
        <w:pStyle w:val="BodyTextIndent"/>
        <w:numPr>
          <w:ilvl w:val="3"/>
          <w:numId w:val="166"/>
        </w:numPr>
        <w:rPr>
          <w:rFonts w:ascii="Times New Roman" w:eastAsia="MS Mincho" w:hAnsi="Times New Roman"/>
        </w:rPr>
      </w:pPr>
      <w:r w:rsidRPr="00C32362">
        <w:rPr>
          <w:rFonts w:ascii="Times New Roman" w:eastAsia="MS Mincho" w:hAnsi="Times New Roman"/>
        </w:rPr>
        <w:t>Next Generation Socket Compatible (Desirable);</w:t>
      </w:r>
    </w:p>
    <w:p w:rsidR="00351A01" w:rsidRPr="00C32362" w:rsidRDefault="00351A01" w:rsidP="00351A01">
      <w:pPr>
        <w:pStyle w:val="BodyTextIndent"/>
        <w:numPr>
          <w:ilvl w:val="3"/>
          <w:numId w:val="166"/>
        </w:numPr>
        <w:rPr>
          <w:rFonts w:ascii="Times New Roman" w:eastAsia="MS Mincho" w:hAnsi="Times New Roman"/>
        </w:rPr>
      </w:pPr>
      <w:r w:rsidRPr="00C32362">
        <w:rPr>
          <w:rFonts w:eastAsia="MS Mincho"/>
        </w:rPr>
        <w:t xml:space="preserve">Oct-Core Intel “SandyBridge” </w:t>
      </w:r>
      <w:r w:rsidRPr="00200F31">
        <w:rPr>
          <w:rFonts w:eastAsia="MS Mincho"/>
          <w:highlight w:val="yellow"/>
        </w:rPr>
        <w:t>2.</w:t>
      </w:r>
      <w:r w:rsidR="00EA41C7">
        <w:rPr>
          <w:rFonts w:eastAsia="MS Mincho"/>
          <w:highlight w:val="yellow"/>
        </w:rPr>
        <w:t>5</w:t>
      </w:r>
      <w:r w:rsidR="009C166E" w:rsidRPr="00200F31">
        <w:rPr>
          <w:rFonts w:eastAsia="MS Mincho"/>
          <w:highlight w:val="yellow"/>
        </w:rPr>
        <w:t>GHz</w:t>
      </w:r>
      <w:r w:rsidR="009C166E" w:rsidRPr="00C32362">
        <w:rPr>
          <w:rFonts w:eastAsia="MS Mincho"/>
        </w:rPr>
        <w:t xml:space="preserve"> </w:t>
      </w:r>
      <w:r w:rsidRPr="00C32362">
        <w:rPr>
          <w:rFonts w:eastAsia="MS Mincho"/>
        </w:rPr>
        <w:t>processor</w:t>
      </w:r>
      <w:r>
        <w:rPr>
          <w:rFonts w:eastAsia="MS Mincho"/>
        </w:rPr>
        <w:t xml:space="preserve"> (desirable)</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eastAsia="MS Mincho" w:hAnsi="Times New Roman"/>
        </w:rPr>
        <w:t>32 GB of RAM;</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eastAsia="MS Mincho" w:hAnsi="Times New Roman"/>
        </w:rPr>
        <w:t>QDR Infiniband Host Card Adapter (HCA);</w:t>
      </w:r>
    </w:p>
    <w:p w:rsidR="00351A01" w:rsidRPr="00C32362" w:rsidRDefault="00351A01" w:rsidP="00351A01">
      <w:pPr>
        <w:pStyle w:val="BodyTextIndent"/>
        <w:numPr>
          <w:ilvl w:val="3"/>
          <w:numId w:val="166"/>
        </w:numPr>
        <w:rPr>
          <w:rFonts w:ascii="Times New Roman" w:eastAsia="MS Mincho" w:hAnsi="Times New Roman"/>
        </w:rPr>
      </w:pPr>
      <w:r w:rsidRPr="00C32362">
        <w:rPr>
          <w:rFonts w:ascii="Times New Roman" w:eastAsia="MS Mincho" w:hAnsi="Times New Roman"/>
        </w:rPr>
        <w:t>FDR Infiniband (desirable)</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eastAsia="MS Mincho" w:hAnsi="Times New Roman"/>
        </w:rPr>
        <w:t>Management Network: Minimum of one (1) GbE on-board Network Interface Card (NIC) with Baseboard Management Console (BMC);</w:t>
      </w:r>
    </w:p>
    <w:p w:rsidR="00351A01" w:rsidRPr="00C32362" w:rsidRDefault="00351A01" w:rsidP="00351A01">
      <w:pPr>
        <w:pStyle w:val="BodyTextIndent"/>
        <w:numPr>
          <w:ilvl w:val="3"/>
          <w:numId w:val="166"/>
        </w:numPr>
        <w:rPr>
          <w:rFonts w:ascii="Times New Roman" w:eastAsia="MS Mincho" w:hAnsi="Times New Roman"/>
        </w:rPr>
      </w:pPr>
      <w:r w:rsidRPr="00C32362">
        <w:rPr>
          <w:rFonts w:ascii="Times New Roman" w:eastAsia="MS Mincho" w:hAnsi="Times New Roman"/>
        </w:rPr>
        <w:t>Must be compatible with IPMI Version 2;</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eastAsia="MS Mincho" w:hAnsi="Times New Roman"/>
        </w:rPr>
        <w:t>Local Area Network: 10GbE NIC with optics and 25-meter fibre cables;</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eastAsia="MS Mincho" w:hAnsi="Times New Roman"/>
        </w:rPr>
        <w:t>Dual 1.0 TB (or greater) capacity 7,200 RPM (or faster) SATA disk drives:</w:t>
      </w:r>
    </w:p>
    <w:p w:rsidR="00351A01" w:rsidRPr="00C32362" w:rsidRDefault="00351A01" w:rsidP="00351A01">
      <w:pPr>
        <w:pStyle w:val="BodyTextIndent"/>
        <w:numPr>
          <w:ilvl w:val="3"/>
          <w:numId w:val="166"/>
        </w:numPr>
        <w:rPr>
          <w:rFonts w:ascii="Times New Roman" w:eastAsia="MS Mincho" w:hAnsi="Times New Roman"/>
        </w:rPr>
      </w:pPr>
      <w:r w:rsidRPr="00C32362">
        <w:rPr>
          <w:rFonts w:ascii="Times New Roman" w:eastAsia="MS Mincho" w:hAnsi="Times New Roman"/>
        </w:rPr>
        <w:t>RAID 0 support;</w:t>
      </w:r>
    </w:p>
    <w:p w:rsidR="00351A01" w:rsidRPr="00C32362" w:rsidRDefault="00351A01" w:rsidP="00351A01">
      <w:pPr>
        <w:pStyle w:val="BodyTextIndent"/>
        <w:numPr>
          <w:ilvl w:val="3"/>
          <w:numId w:val="166"/>
        </w:numPr>
        <w:rPr>
          <w:rFonts w:ascii="Times New Roman" w:eastAsia="MS Mincho" w:hAnsi="Times New Roman"/>
        </w:rPr>
      </w:pPr>
      <w:r w:rsidRPr="00C32362">
        <w:rPr>
          <w:rFonts w:ascii="Times New Roman" w:eastAsia="MS Mincho" w:hAnsi="Times New Roman"/>
        </w:rPr>
        <w:t>RAID 1 support;</w:t>
      </w:r>
    </w:p>
    <w:p w:rsidR="00351A01" w:rsidRPr="00C32362" w:rsidRDefault="00351A01" w:rsidP="00351A01">
      <w:pPr>
        <w:pStyle w:val="BodyTextIndent"/>
        <w:numPr>
          <w:ilvl w:val="3"/>
          <w:numId w:val="166"/>
        </w:numPr>
        <w:rPr>
          <w:rFonts w:ascii="Times New Roman" w:eastAsia="MS Mincho" w:hAnsi="Times New Roman"/>
        </w:rPr>
      </w:pPr>
      <w:r w:rsidRPr="00C32362">
        <w:rPr>
          <w:rFonts w:ascii="Times New Roman" w:eastAsia="MS Mincho" w:hAnsi="Times New Roman"/>
        </w:rPr>
        <w:t>Hot-swappable (desirable);</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eastAsia="MS Mincho" w:hAnsi="Times New Roman"/>
        </w:rPr>
        <w:t>Nodes shall have redundant power supplies;</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eastAsia="MS Mincho" w:hAnsi="Times New Roman"/>
        </w:rPr>
        <w:t>Full cabling enabling all redundant connectivity shall be provided for all network and all power connections;</w:t>
      </w:r>
    </w:p>
    <w:p w:rsidR="00351A01" w:rsidRPr="00C32362" w:rsidRDefault="00351A01" w:rsidP="00351A01">
      <w:pPr>
        <w:pStyle w:val="BodyTextIndent"/>
        <w:numPr>
          <w:ilvl w:val="2"/>
          <w:numId w:val="166"/>
        </w:numPr>
        <w:rPr>
          <w:rFonts w:ascii="Times New Roman" w:eastAsia="MS Mincho" w:hAnsi="Times New Roman"/>
        </w:rPr>
      </w:pPr>
      <w:r w:rsidRPr="00C32362">
        <w:rPr>
          <w:rFonts w:ascii="Times New Roman" w:eastAsia="MS Mincho" w:hAnsi="Times New Roman"/>
        </w:rPr>
        <w:t>Rack rails for all nodes shall be provided;</w:t>
      </w:r>
    </w:p>
    <w:p w:rsidR="00351A01" w:rsidRPr="00C32362" w:rsidRDefault="00351A01" w:rsidP="00351A01">
      <w:pPr>
        <w:pStyle w:val="BodyTextIndent"/>
        <w:numPr>
          <w:ilvl w:val="1"/>
          <w:numId w:val="164"/>
        </w:numPr>
        <w:rPr>
          <w:rFonts w:ascii="Times New Roman" w:eastAsia="MS Mincho" w:hAnsi="Times New Roman"/>
        </w:rPr>
      </w:pPr>
      <w:r w:rsidRPr="00C32362">
        <w:rPr>
          <w:rFonts w:ascii="Times New Roman" w:eastAsia="MS Mincho" w:hAnsi="Times New Roman"/>
        </w:rPr>
        <w:t>Provide 464 Compute Nodes and 16 Compute Nodes with GPUs, where each node shall be provided with the following configuration:</w:t>
      </w:r>
    </w:p>
    <w:p w:rsidR="00351A01" w:rsidRPr="00C32362" w:rsidRDefault="00351A01" w:rsidP="00351A01">
      <w:pPr>
        <w:pStyle w:val="BodyTextIndent"/>
        <w:numPr>
          <w:ilvl w:val="2"/>
          <w:numId w:val="164"/>
        </w:numPr>
        <w:rPr>
          <w:rFonts w:ascii="Times New Roman" w:eastAsia="MS Mincho" w:hAnsi="Times New Roman"/>
        </w:rPr>
      </w:pPr>
      <w:r w:rsidRPr="00C32362">
        <w:rPr>
          <w:rFonts w:ascii="Times New Roman" w:eastAsia="MS Mincho" w:hAnsi="Times New Roman"/>
        </w:rPr>
        <w:t>All Compute nodes shall be interconnected via Infiniband (QDR);</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FDR Infiniband Host Card Adapter (HCA) (desirable);</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 xml:space="preserve">Infiniband switch topology shall be provided that introduces no more than </w:t>
      </w:r>
      <w:r>
        <w:rPr>
          <w:rFonts w:ascii="Times New Roman" w:eastAsia="MS Mincho" w:hAnsi="Times New Roman"/>
        </w:rPr>
        <w:t>16</w:t>
      </w:r>
      <w:r w:rsidRPr="00C32362">
        <w:rPr>
          <w:rFonts w:ascii="Times New Roman" w:eastAsia="MS Mincho" w:hAnsi="Times New Roman"/>
        </w:rPr>
        <w:t xml:space="preserve"> to 1 blocking between any two nodes</w:t>
      </w:r>
    </w:p>
    <w:p w:rsidR="00351A01" w:rsidRPr="00C32362" w:rsidRDefault="00351A01" w:rsidP="00351A01">
      <w:pPr>
        <w:pStyle w:val="BodyTextIndent"/>
        <w:numPr>
          <w:ilvl w:val="4"/>
          <w:numId w:val="164"/>
        </w:numPr>
        <w:rPr>
          <w:rFonts w:ascii="Times New Roman" w:eastAsia="MS Mincho" w:hAnsi="Times New Roman"/>
        </w:rPr>
      </w:pPr>
      <w:r w:rsidRPr="00C32362">
        <w:rPr>
          <w:rFonts w:ascii="Times New Roman" w:eastAsia="MS Mincho" w:hAnsi="Times New Roman"/>
        </w:rPr>
        <w:t>Switch topology that introduces no more than 8 to 1 blocking (desirable);</w:t>
      </w:r>
    </w:p>
    <w:p w:rsidR="00351A01" w:rsidRPr="00C32362" w:rsidRDefault="00351A01" w:rsidP="00351A01">
      <w:pPr>
        <w:pStyle w:val="BodyTextIndent"/>
        <w:numPr>
          <w:ilvl w:val="2"/>
          <w:numId w:val="164"/>
        </w:numPr>
        <w:rPr>
          <w:rFonts w:ascii="Times New Roman" w:eastAsia="MS Mincho" w:hAnsi="Times New Roman"/>
        </w:rPr>
      </w:pPr>
      <w:r w:rsidRPr="00C32362">
        <w:rPr>
          <w:rFonts w:ascii="Times New Roman" w:eastAsia="MS Mincho" w:hAnsi="Times New Roman"/>
        </w:rPr>
        <w:t>All Compute nodes shall be provided with all necessary cables, rack rails, racks, power supplies, power cables, and cable management;</w:t>
      </w:r>
    </w:p>
    <w:p w:rsidR="00351A01" w:rsidRPr="00C32362" w:rsidRDefault="00351A01" w:rsidP="00351A01">
      <w:pPr>
        <w:pStyle w:val="BodyTextIndent"/>
        <w:numPr>
          <w:ilvl w:val="2"/>
          <w:numId w:val="164"/>
        </w:numPr>
        <w:rPr>
          <w:rFonts w:ascii="Times New Roman" w:eastAsia="MS Mincho" w:hAnsi="Times New Roman"/>
        </w:rPr>
      </w:pPr>
      <w:r w:rsidRPr="00C32362">
        <w:rPr>
          <w:rFonts w:ascii="Times New Roman" w:eastAsia="MS Mincho" w:hAnsi="Times New Roman"/>
        </w:rPr>
        <w:t xml:space="preserve">All Compute nodes shall </w:t>
      </w:r>
      <w:r>
        <w:rPr>
          <w:rFonts w:eastAsia="MS Mincho"/>
        </w:rPr>
        <w:t>have sufficient cooling for full utilization of the entire cluster at maximum sustained processor performance with either:</w:t>
      </w:r>
    </w:p>
    <w:p w:rsidR="00351A01" w:rsidRDefault="00351A01" w:rsidP="00351A01">
      <w:pPr>
        <w:pStyle w:val="BodyTextIndent"/>
        <w:numPr>
          <w:ilvl w:val="3"/>
          <w:numId w:val="164"/>
        </w:numPr>
        <w:rPr>
          <w:rFonts w:ascii="Times New Roman" w:eastAsia="MS Mincho" w:hAnsi="Times New Roman"/>
        </w:rPr>
      </w:pPr>
      <w:r>
        <w:rPr>
          <w:rFonts w:ascii="Times New Roman" w:eastAsia="MS Mincho" w:hAnsi="Times New Roman"/>
        </w:rPr>
        <w:t>Rear door heat exchangers with water connections at the bottom of the door; or</w:t>
      </w:r>
    </w:p>
    <w:p w:rsidR="00351A01" w:rsidRPr="00C32362" w:rsidRDefault="00351A01" w:rsidP="00351A01">
      <w:pPr>
        <w:pStyle w:val="BodyTextIndent"/>
        <w:numPr>
          <w:ilvl w:val="3"/>
          <w:numId w:val="164"/>
        </w:numPr>
        <w:rPr>
          <w:rFonts w:ascii="Times New Roman" w:eastAsia="MS Mincho" w:hAnsi="Times New Roman"/>
        </w:rPr>
      </w:pPr>
      <w:r>
        <w:rPr>
          <w:rFonts w:ascii="Times New Roman" w:eastAsia="MS Mincho" w:hAnsi="Times New Roman"/>
        </w:rPr>
        <w:t xml:space="preserve">Alternate cooling method </w:t>
      </w:r>
      <w:r w:rsidRPr="00A846A6">
        <w:rPr>
          <w:rFonts w:ascii="Times New Roman" w:hAnsi="Times New Roman"/>
          <w:color w:val="000000"/>
        </w:rPr>
        <w:t>that provides sufficient cooling capacity for full utilization of the cluster at maximum processor performance</w:t>
      </w:r>
      <w:r>
        <w:rPr>
          <w:rFonts w:ascii="Times New Roman" w:hAnsi="Times New Roman"/>
          <w:color w:val="000000"/>
        </w:rPr>
        <w:t>.</w:t>
      </w:r>
    </w:p>
    <w:p w:rsidR="00351A01" w:rsidRPr="00C32362" w:rsidRDefault="00351A01" w:rsidP="00351A01">
      <w:pPr>
        <w:pStyle w:val="BodyTextIndent"/>
        <w:numPr>
          <w:ilvl w:val="2"/>
          <w:numId w:val="164"/>
        </w:numPr>
        <w:rPr>
          <w:rFonts w:ascii="Times New Roman" w:eastAsia="MS Mincho" w:hAnsi="Times New Roman"/>
        </w:rPr>
      </w:pPr>
      <w:r w:rsidRPr="00C32362">
        <w:rPr>
          <w:rFonts w:ascii="Times New Roman" w:eastAsia="MS Mincho" w:hAnsi="Times New Roman"/>
        </w:rPr>
        <w:t>Dual socket motherboards:</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 xml:space="preserve">Oct-Core Intel “SandyBridge” </w:t>
      </w:r>
      <w:r w:rsidRPr="00200F31">
        <w:rPr>
          <w:rFonts w:ascii="Times New Roman" w:eastAsia="MS Mincho" w:hAnsi="Times New Roman"/>
          <w:highlight w:val="yellow"/>
        </w:rPr>
        <w:t>2.</w:t>
      </w:r>
      <w:r w:rsidR="009016BB">
        <w:rPr>
          <w:rFonts w:ascii="Times New Roman" w:eastAsia="MS Mincho" w:hAnsi="Times New Roman"/>
          <w:highlight w:val="yellow"/>
        </w:rPr>
        <w:t>3</w:t>
      </w:r>
      <w:r w:rsidR="009C166E" w:rsidRPr="00200F31">
        <w:rPr>
          <w:rFonts w:ascii="Times New Roman" w:eastAsia="MS Mincho" w:hAnsi="Times New Roman"/>
          <w:highlight w:val="yellow"/>
        </w:rPr>
        <w:t>GHz</w:t>
      </w:r>
      <w:r w:rsidR="009C166E" w:rsidRPr="00C32362">
        <w:rPr>
          <w:rFonts w:ascii="Times New Roman" w:eastAsia="MS Mincho" w:hAnsi="Times New Roman"/>
        </w:rPr>
        <w:t xml:space="preserve"> </w:t>
      </w:r>
      <w:r w:rsidRPr="00C32362">
        <w:rPr>
          <w:rFonts w:ascii="Times New Roman" w:eastAsia="MS Mincho" w:hAnsi="Times New Roman"/>
        </w:rPr>
        <w:t>processors;</w:t>
      </w:r>
    </w:p>
    <w:p w:rsidR="00351A01" w:rsidRDefault="00351A01" w:rsidP="00351A01">
      <w:pPr>
        <w:pStyle w:val="BodyTextIndent"/>
        <w:numPr>
          <w:ilvl w:val="4"/>
          <w:numId w:val="164"/>
        </w:numPr>
        <w:rPr>
          <w:rFonts w:ascii="Times New Roman" w:eastAsia="MS Mincho" w:hAnsi="Times New Roman"/>
        </w:rPr>
      </w:pPr>
      <w:r w:rsidRPr="00C32362">
        <w:rPr>
          <w:rFonts w:ascii="Times New Roman" w:eastAsia="MS Mincho" w:hAnsi="Times New Roman"/>
        </w:rPr>
        <w:lastRenderedPageBreak/>
        <w:t>Next-Generation Socket Compatible (desirable);</w:t>
      </w:r>
    </w:p>
    <w:p w:rsidR="00351A01" w:rsidRPr="00C32362" w:rsidRDefault="00351A01" w:rsidP="00351A01">
      <w:pPr>
        <w:pStyle w:val="BodyTextIndent"/>
        <w:numPr>
          <w:ilvl w:val="4"/>
          <w:numId w:val="164"/>
        </w:numPr>
        <w:rPr>
          <w:rFonts w:ascii="Times New Roman" w:eastAsia="MS Mincho" w:hAnsi="Times New Roman"/>
        </w:rPr>
      </w:pPr>
      <w:r w:rsidRPr="00C32362">
        <w:rPr>
          <w:rFonts w:eastAsia="MS Mincho"/>
        </w:rPr>
        <w:t xml:space="preserve">Oct-Core Intel “SandyBridge” </w:t>
      </w:r>
      <w:r w:rsidRPr="00200F31">
        <w:rPr>
          <w:rFonts w:eastAsia="MS Mincho"/>
          <w:highlight w:val="yellow"/>
        </w:rPr>
        <w:t>2.</w:t>
      </w:r>
      <w:r w:rsidR="009016BB">
        <w:rPr>
          <w:rFonts w:eastAsia="MS Mincho"/>
          <w:highlight w:val="yellow"/>
        </w:rPr>
        <w:t>5</w:t>
      </w:r>
      <w:r w:rsidR="009C166E" w:rsidRPr="00200F31">
        <w:rPr>
          <w:rFonts w:eastAsia="MS Mincho"/>
          <w:highlight w:val="yellow"/>
        </w:rPr>
        <w:t>GHz</w:t>
      </w:r>
      <w:r w:rsidR="009C166E" w:rsidRPr="00C32362">
        <w:rPr>
          <w:rFonts w:eastAsia="MS Mincho"/>
        </w:rPr>
        <w:t xml:space="preserve"> </w:t>
      </w:r>
      <w:r w:rsidRPr="00C32362">
        <w:rPr>
          <w:rFonts w:eastAsia="MS Mincho"/>
        </w:rPr>
        <w:t>processor</w:t>
      </w:r>
      <w:r>
        <w:rPr>
          <w:rFonts w:eastAsia="MS Mincho"/>
        </w:rPr>
        <w:t xml:space="preserve"> (desirable)</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32 Gigabytes of RAM.</w:t>
      </w:r>
    </w:p>
    <w:p w:rsidR="00351A01" w:rsidRPr="00C32362" w:rsidRDefault="00351A01" w:rsidP="00351A01">
      <w:pPr>
        <w:pStyle w:val="BodyTextIndent"/>
        <w:numPr>
          <w:ilvl w:val="2"/>
          <w:numId w:val="164"/>
        </w:numPr>
        <w:rPr>
          <w:rFonts w:ascii="Times New Roman" w:eastAsia="MS Mincho" w:hAnsi="Times New Roman"/>
        </w:rPr>
      </w:pPr>
      <w:r w:rsidRPr="00C32362">
        <w:rPr>
          <w:rFonts w:ascii="Times New Roman" w:eastAsia="MS Mincho" w:hAnsi="Times New Roman"/>
        </w:rPr>
        <w:t>Option for Many Integrated Core (MIC) (aka Intel Knights Corner)</w:t>
      </w:r>
      <w:r w:rsidR="00622C59">
        <w:rPr>
          <w:rFonts w:ascii="Times New Roman" w:eastAsia="MS Mincho" w:hAnsi="Times New Roman"/>
        </w:rPr>
        <w:t xml:space="preserve"> </w:t>
      </w:r>
      <w:r w:rsidR="00622C59" w:rsidRPr="00436FDD">
        <w:rPr>
          <w:rFonts w:ascii="Times New Roman" w:eastAsia="MS Mincho" w:hAnsi="Times New Roman"/>
          <w:highlight w:val="yellow"/>
        </w:rPr>
        <w:t>(</w:t>
      </w:r>
      <w:r w:rsidR="00622C59" w:rsidRPr="00200F31">
        <w:rPr>
          <w:rFonts w:ascii="Times New Roman" w:eastAsia="MS Mincho" w:hAnsi="Times New Roman"/>
          <w:highlight w:val="yellow"/>
        </w:rPr>
        <w:t>the GPU nodes are excluded from this requiremen</w:t>
      </w:r>
      <w:r w:rsidR="00622C59" w:rsidRPr="00436FDD">
        <w:rPr>
          <w:rFonts w:ascii="Times New Roman" w:eastAsia="MS Mincho" w:hAnsi="Times New Roman"/>
          <w:highlight w:val="yellow"/>
        </w:rPr>
        <w:t>t)</w:t>
      </w:r>
      <w:r w:rsidRPr="00436FDD">
        <w:rPr>
          <w:rFonts w:ascii="Times New Roman" w:eastAsia="MS Mincho" w:hAnsi="Times New Roman"/>
          <w:highlight w:val="yellow"/>
        </w:rPr>
        <w:t>:</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Option for one MIC per Compute Node;</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Two MICs per Compute Node (Desirable):</w:t>
      </w:r>
    </w:p>
    <w:p w:rsidR="00351A01" w:rsidRPr="00C32362" w:rsidRDefault="00351A01" w:rsidP="00351A01">
      <w:pPr>
        <w:pStyle w:val="BodyTextIndent"/>
        <w:numPr>
          <w:ilvl w:val="4"/>
          <w:numId w:val="164"/>
        </w:numPr>
        <w:rPr>
          <w:rFonts w:ascii="Times New Roman" w:eastAsia="MS Mincho" w:hAnsi="Times New Roman"/>
        </w:rPr>
      </w:pPr>
      <w:r w:rsidRPr="00C32362">
        <w:rPr>
          <w:rFonts w:ascii="Times New Roman" w:eastAsia="MS Mincho" w:hAnsi="Times New Roman"/>
        </w:rPr>
        <w:t>Full PCI bi-section bandwidth to both MICs (desirable).</w:t>
      </w:r>
    </w:p>
    <w:p w:rsidR="00351A01" w:rsidRPr="00C32362" w:rsidRDefault="00351A01" w:rsidP="00351A01">
      <w:pPr>
        <w:pStyle w:val="BodyTextIndent"/>
        <w:numPr>
          <w:ilvl w:val="2"/>
          <w:numId w:val="164"/>
        </w:numPr>
        <w:rPr>
          <w:rFonts w:ascii="Times New Roman" w:eastAsia="MS Mincho" w:hAnsi="Times New Roman"/>
        </w:rPr>
      </w:pPr>
      <w:r w:rsidRPr="00C32362">
        <w:rPr>
          <w:rFonts w:ascii="Times New Roman" w:eastAsia="MS Mincho" w:hAnsi="Times New Roman"/>
        </w:rPr>
        <w:t>Management Network:</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Minimum of one (1) GbE on-board Network Interface Card (NIC) with Baseboard Management Console (BMC);</w:t>
      </w:r>
    </w:p>
    <w:p w:rsidR="00351A01" w:rsidRPr="00C32362" w:rsidRDefault="00351A01" w:rsidP="00351A01">
      <w:pPr>
        <w:pStyle w:val="BodyTextIndent"/>
        <w:numPr>
          <w:ilvl w:val="0"/>
          <w:numId w:val="162"/>
        </w:numPr>
        <w:rPr>
          <w:rFonts w:ascii="Times New Roman" w:eastAsia="MS Mincho" w:hAnsi="Times New Roman"/>
        </w:rPr>
      </w:pPr>
      <w:r w:rsidRPr="00C32362">
        <w:rPr>
          <w:rFonts w:ascii="Times New Roman" w:eastAsia="MS Mincho" w:hAnsi="Times New Roman"/>
        </w:rPr>
        <w:t>Must be compatible with IPMI Version 2;</w:t>
      </w:r>
    </w:p>
    <w:p w:rsidR="00351A01" w:rsidRPr="00200F31" w:rsidRDefault="00351A01" w:rsidP="00351A01">
      <w:pPr>
        <w:pStyle w:val="BodyTextIndent"/>
        <w:numPr>
          <w:ilvl w:val="2"/>
          <w:numId w:val="164"/>
        </w:numPr>
        <w:rPr>
          <w:rFonts w:ascii="Times New Roman" w:eastAsia="MS Mincho" w:hAnsi="Times New Roman"/>
          <w:highlight w:val="yellow"/>
        </w:rPr>
      </w:pPr>
      <w:r w:rsidRPr="00C32362">
        <w:rPr>
          <w:rFonts w:ascii="Times New Roman" w:eastAsia="MS Mincho" w:hAnsi="Times New Roman"/>
        </w:rPr>
        <w:t>Data Storage</w:t>
      </w:r>
      <w:r w:rsidR="009C166E">
        <w:rPr>
          <w:rFonts w:ascii="Times New Roman" w:eastAsia="MS Mincho" w:hAnsi="Times New Roman"/>
        </w:rPr>
        <w:t xml:space="preserve"> </w:t>
      </w:r>
      <w:r w:rsidR="009C166E" w:rsidRPr="00200F31">
        <w:rPr>
          <w:rFonts w:ascii="Times New Roman" w:eastAsia="MS Mincho" w:hAnsi="Times New Roman"/>
          <w:highlight w:val="yellow"/>
        </w:rPr>
        <w:t>(this is not a requirement for the GPU nodes)</w:t>
      </w:r>
      <w:r w:rsidRPr="00200F31">
        <w:rPr>
          <w:rFonts w:ascii="Times New Roman" w:eastAsia="MS Mincho" w:hAnsi="Times New Roman"/>
          <w:highlight w:val="yellow"/>
        </w:rPr>
        <w:t>:</w:t>
      </w:r>
    </w:p>
    <w:p w:rsidR="00351A01" w:rsidRDefault="00351A01" w:rsidP="00351A01">
      <w:pPr>
        <w:pStyle w:val="BodyTextIndent"/>
        <w:numPr>
          <w:ilvl w:val="3"/>
          <w:numId w:val="163"/>
        </w:numPr>
        <w:rPr>
          <w:rFonts w:ascii="Times New Roman" w:eastAsia="MS Mincho" w:hAnsi="Times New Roman"/>
        </w:rPr>
      </w:pPr>
      <w:r w:rsidRPr="00C32362">
        <w:rPr>
          <w:rFonts w:ascii="Times New Roman" w:eastAsia="MS Mincho" w:hAnsi="Times New Roman"/>
        </w:rPr>
        <w:t xml:space="preserve">Minimum of </w:t>
      </w:r>
      <w:r>
        <w:rPr>
          <w:rFonts w:ascii="Times New Roman" w:eastAsia="MS Mincho" w:hAnsi="Times New Roman"/>
        </w:rPr>
        <w:t>14</w:t>
      </w:r>
      <w:r w:rsidRPr="00C32362">
        <w:rPr>
          <w:rFonts w:ascii="Times New Roman" w:eastAsia="MS Mincho" w:hAnsi="Times New Roman"/>
        </w:rPr>
        <w:t xml:space="preserve"> Terabytes of storage for data;</w:t>
      </w:r>
    </w:p>
    <w:p w:rsidR="00351A01" w:rsidRDefault="00351A01" w:rsidP="00351A01">
      <w:pPr>
        <w:pStyle w:val="BodyTextIndent"/>
        <w:numPr>
          <w:ilvl w:val="4"/>
          <w:numId w:val="163"/>
        </w:numPr>
        <w:rPr>
          <w:rFonts w:ascii="Times New Roman" w:eastAsia="MS Mincho" w:hAnsi="Times New Roman"/>
        </w:rPr>
      </w:pPr>
      <w:r w:rsidRPr="00C32362">
        <w:rPr>
          <w:rFonts w:ascii="Times New Roman" w:eastAsia="MS Mincho" w:hAnsi="Times New Roman"/>
        </w:rPr>
        <w:t xml:space="preserve">Minimum of </w:t>
      </w:r>
      <w:r>
        <w:rPr>
          <w:rFonts w:ascii="Times New Roman" w:eastAsia="MS Mincho" w:hAnsi="Times New Roman"/>
        </w:rPr>
        <w:t>36</w:t>
      </w:r>
      <w:r w:rsidRPr="00C32362">
        <w:rPr>
          <w:rFonts w:ascii="Times New Roman" w:eastAsia="MS Mincho" w:hAnsi="Times New Roman"/>
        </w:rPr>
        <w:t xml:space="preserve"> Terabytes of storage for data</w:t>
      </w:r>
      <w:r>
        <w:rPr>
          <w:rFonts w:ascii="Times New Roman" w:eastAsia="MS Mincho" w:hAnsi="Times New Roman"/>
        </w:rPr>
        <w:t xml:space="preserve"> (desirable)</w:t>
      </w:r>
    </w:p>
    <w:p w:rsidR="00351A01" w:rsidRPr="00C32362" w:rsidRDefault="00351A01" w:rsidP="00351A01">
      <w:pPr>
        <w:pStyle w:val="BodyTextIndent"/>
        <w:numPr>
          <w:ilvl w:val="3"/>
          <w:numId w:val="163"/>
        </w:numPr>
        <w:rPr>
          <w:rFonts w:ascii="Times New Roman" w:eastAsia="MS Mincho" w:hAnsi="Times New Roman"/>
        </w:rPr>
      </w:pPr>
      <w:r w:rsidRPr="00C32362">
        <w:rPr>
          <w:rFonts w:ascii="Times New Roman" w:eastAsia="MS Mincho" w:hAnsi="Times New Roman"/>
        </w:rPr>
        <w:t>Hard drives shall be hot-swappable.</w:t>
      </w:r>
    </w:p>
    <w:p w:rsidR="00351A01" w:rsidRPr="00C32362" w:rsidRDefault="00351A01" w:rsidP="00351A01">
      <w:pPr>
        <w:pStyle w:val="BodyTextIndent"/>
        <w:numPr>
          <w:ilvl w:val="2"/>
          <w:numId w:val="164"/>
        </w:numPr>
        <w:rPr>
          <w:rFonts w:ascii="Times New Roman" w:eastAsia="MS Mincho" w:hAnsi="Times New Roman"/>
        </w:rPr>
      </w:pPr>
      <w:r w:rsidRPr="00C32362">
        <w:rPr>
          <w:rFonts w:ascii="Times New Roman" w:eastAsia="MS Mincho" w:hAnsi="Times New Roman"/>
        </w:rPr>
        <w:t>Operating System Drives:</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Dual operating system hard drives with a minimum of RAID0 and RAID1 support;</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7200 RPM (or faster) SATA hard drive;</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500 Gigabytes capacity minimum;</w:t>
      </w:r>
    </w:p>
    <w:p w:rsidR="00351A01" w:rsidRPr="00C32362" w:rsidRDefault="00351A01" w:rsidP="00351A01">
      <w:pPr>
        <w:pStyle w:val="BodyTextIndent"/>
        <w:numPr>
          <w:ilvl w:val="3"/>
          <w:numId w:val="164"/>
        </w:numPr>
        <w:rPr>
          <w:rFonts w:ascii="Times New Roman" w:eastAsia="MS Mincho" w:hAnsi="Times New Roman"/>
        </w:rPr>
      </w:pPr>
      <w:r w:rsidRPr="00C32362">
        <w:rPr>
          <w:rFonts w:ascii="Times New Roman" w:eastAsia="MS Mincho" w:hAnsi="Times New Roman"/>
        </w:rPr>
        <w:t>Hot-swappable (desirable).</w:t>
      </w:r>
    </w:p>
    <w:p w:rsidR="00351A01" w:rsidRPr="00C32362" w:rsidRDefault="00351A01" w:rsidP="00351A01">
      <w:pPr>
        <w:pStyle w:val="BodyTextIndent"/>
        <w:numPr>
          <w:ilvl w:val="2"/>
          <w:numId w:val="164"/>
        </w:numPr>
        <w:rPr>
          <w:rFonts w:ascii="Times New Roman" w:eastAsia="MS Mincho" w:hAnsi="Times New Roman"/>
        </w:rPr>
      </w:pPr>
      <w:r w:rsidRPr="00C32362">
        <w:rPr>
          <w:rFonts w:ascii="Times New Roman" w:eastAsia="MS Mincho" w:hAnsi="Times New Roman"/>
        </w:rPr>
        <w:t>Compute Nodes redundant power supplies (Desirable);</w:t>
      </w:r>
    </w:p>
    <w:p w:rsidR="00351A01" w:rsidRPr="00C32362" w:rsidRDefault="00351A01" w:rsidP="00351A01">
      <w:pPr>
        <w:pStyle w:val="BodyTextIndent"/>
        <w:numPr>
          <w:ilvl w:val="2"/>
          <w:numId w:val="164"/>
        </w:numPr>
        <w:rPr>
          <w:rFonts w:ascii="Times New Roman" w:eastAsia="MS Mincho" w:hAnsi="Times New Roman"/>
        </w:rPr>
      </w:pPr>
      <w:r w:rsidRPr="00C32362">
        <w:rPr>
          <w:rFonts w:ascii="Times New Roman" w:eastAsia="MS Mincho" w:hAnsi="Times New Roman"/>
        </w:rPr>
        <w:t xml:space="preserve">Each </w:t>
      </w:r>
      <w:r>
        <w:rPr>
          <w:rFonts w:ascii="Times New Roman" w:eastAsia="MS Mincho" w:hAnsi="Times New Roman"/>
        </w:rPr>
        <w:t xml:space="preserve">of the </w:t>
      </w:r>
      <w:r w:rsidRPr="00C32362">
        <w:rPr>
          <w:rFonts w:ascii="Times New Roman" w:eastAsia="MS Mincho" w:hAnsi="Times New Roman"/>
        </w:rPr>
        <w:t>16 Compute Nodes with GPUs shall be provided with the following configuration:</w:t>
      </w:r>
    </w:p>
    <w:p w:rsidR="00351A01" w:rsidRPr="00C32362" w:rsidRDefault="00351A01" w:rsidP="00351A01">
      <w:pPr>
        <w:pStyle w:val="BodyTextIndent"/>
        <w:numPr>
          <w:ilvl w:val="2"/>
          <w:numId w:val="170"/>
        </w:numPr>
        <w:ind w:left="1440"/>
        <w:rPr>
          <w:rFonts w:ascii="Times New Roman" w:eastAsia="MS Mincho" w:hAnsi="Times New Roman"/>
        </w:rPr>
      </w:pPr>
      <w:r w:rsidRPr="00C32362">
        <w:rPr>
          <w:rFonts w:ascii="Times New Roman" w:eastAsia="MS Mincho" w:hAnsi="Times New Roman"/>
        </w:rPr>
        <w:t>Sufficient PCI slots and bandwidth to allow for full bandwidth access to all the GPUs attached to the node and the QDR (FDR</w:t>
      </w:r>
      <w:r>
        <w:rPr>
          <w:rFonts w:ascii="Times New Roman" w:eastAsia="MS Mincho" w:hAnsi="Times New Roman"/>
        </w:rPr>
        <w:t xml:space="preserve"> desirable</w:t>
      </w:r>
      <w:r w:rsidRPr="00C32362">
        <w:rPr>
          <w:rFonts w:ascii="Times New Roman" w:eastAsia="MS Mincho" w:hAnsi="Times New Roman"/>
        </w:rPr>
        <w:t>) Infiniband card.  At a minimum, this would require a 1 by 16x PCI-e slot for each GPU and a 1 by 8x PCI-e slot for the QDR (FDR) Infiniband card.</w:t>
      </w:r>
    </w:p>
    <w:p w:rsidR="00351A01" w:rsidRPr="00C32362" w:rsidRDefault="00351A01" w:rsidP="00351A01">
      <w:pPr>
        <w:pStyle w:val="BodyTextIndent"/>
        <w:numPr>
          <w:ilvl w:val="2"/>
          <w:numId w:val="170"/>
        </w:numPr>
        <w:ind w:left="1440"/>
        <w:rPr>
          <w:rFonts w:ascii="Times New Roman" w:eastAsia="MS Mincho" w:hAnsi="Times New Roman"/>
        </w:rPr>
      </w:pPr>
      <w:r w:rsidRPr="00C32362">
        <w:rPr>
          <w:rFonts w:ascii="Times New Roman" w:eastAsia="MS Mincho" w:hAnsi="Times New Roman"/>
        </w:rPr>
        <w:t>NVidia Tesla K10</w:t>
      </w:r>
      <w:r>
        <w:rPr>
          <w:rFonts w:ascii="Times New Roman" w:eastAsia="MS Mincho" w:hAnsi="Times New Roman"/>
        </w:rPr>
        <w:t xml:space="preserve"> or later equivalent version</w:t>
      </w:r>
    </w:p>
    <w:p w:rsidR="00351A01" w:rsidRPr="00C32362" w:rsidRDefault="00351A01" w:rsidP="00351A01">
      <w:pPr>
        <w:pStyle w:val="BodyTextIndent"/>
        <w:numPr>
          <w:ilvl w:val="2"/>
          <w:numId w:val="170"/>
        </w:numPr>
        <w:ind w:left="1440"/>
        <w:rPr>
          <w:rFonts w:ascii="Times New Roman" w:eastAsia="MS Mincho" w:hAnsi="Times New Roman"/>
        </w:rPr>
      </w:pPr>
      <w:r w:rsidRPr="00C32362">
        <w:rPr>
          <w:rFonts w:ascii="Times New Roman" w:eastAsia="MS Mincho" w:hAnsi="Times New Roman"/>
        </w:rPr>
        <w:t>The GPUs may be housed internal to the node or external to the node as long as the requirement for full bandwidth access between the GPU and the socket is met.</w:t>
      </w:r>
    </w:p>
    <w:p w:rsidR="00351A01" w:rsidRPr="00C32362" w:rsidRDefault="00351A01" w:rsidP="00351A01">
      <w:pPr>
        <w:pStyle w:val="BodyTextIndent"/>
        <w:numPr>
          <w:ilvl w:val="1"/>
          <w:numId w:val="165"/>
        </w:numPr>
        <w:rPr>
          <w:rFonts w:ascii="Times New Roman" w:eastAsia="MS Mincho" w:hAnsi="Times New Roman"/>
        </w:rPr>
      </w:pPr>
      <w:r w:rsidRPr="00C32362">
        <w:rPr>
          <w:rFonts w:ascii="Times New Roman" w:eastAsia="MS Mincho" w:hAnsi="Times New Roman"/>
        </w:rPr>
        <w:t xml:space="preserve">Provide </w:t>
      </w:r>
      <w:r>
        <w:rPr>
          <w:rFonts w:ascii="Times New Roman" w:eastAsia="MS Mincho" w:hAnsi="Times New Roman"/>
        </w:rPr>
        <w:t xml:space="preserve">a </w:t>
      </w:r>
      <w:r w:rsidRPr="00C32362">
        <w:rPr>
          <w:rFonts w:ascii="Times New Roman" w:eastAsia="MS Mincho" w:hAnsi="Times New Roman"/>
        </w:rPr>
        <w:t>Management Network GbE Switch with the following configuration:</w:t>
      </w:r>
    </w:p>
    <w:p w:rsidR="00351A01" w:rsidRPr="00C32362" w:rsidRDefault="00351A01" w:rsidP="00351A01">
      <w:pPr>
        <w:pStyle w:val="List2"/>
        <w:numPr>
          <w:ilvl w:val="2"/>
          <w:numId w:val="169"/>
        </w:numPr>
        <w:rPr>
          <w:rFonts w:eastAsia="MS Mincho"/>
        </w:rPr>
      </w:pPr>
      <w:r w:rsidRPr="00C32362">
        <w:rPr>
          <w:rFonts w:eastAsia="MS Mincho"/>
        </w:rPr>
        <w:t xml:space="preserve">Switches shall be provided with sufficient capacity to connect all management, service, and compute nodes, KVM and </w:t>
      </w:r>
      <w:r>
        <w:rPr>
          <w:rFonts w:eastAsia="MS Mincho"/>
        </w:rPr>
        <w:t>a minimum of 2 uplinks</w:t>
      </w:r>
      <w:r w:rsidRPr="00C32362">
        <w:rPr>
          <w:rFonts w:eastAsia="MS Mincho"/>
        </w:rPr>
        <w:t>;</w:t>
      </w:r>
    </w:p>
    <w:p w:rsidR="00351A01" w:rsidRPr="00C32362" w:rsidRDefault="00351A01" w:rsidP="00351A01">
      <w:pPr>
        <w:pStyle w:val="List2"/>
        <w:numPr>
          <w:ilvl w:val="2"/>
          <w:numId w:val="169"/>
        </w:numPr>
        <w:rPr>
          <w:rFonts w:eastAsia="MS Mincho"/>
        </w:rPr>
      </w:pPr>
      <w:r w:rsidRPr="00C32362">
        <w:rPr>
          <w:rFonts w:eastAsia="MS Mincho"/>
        </w:rPr>
        <w:t>Hot-swap power supplies and fans;</w:t>
      </w:r>
    </w:p>
    <w:p w:rsidR="00351A01" w:rsidRPr="00C32362" w:rsidRDefault="00351A01" w:rsidP="00351A01">
      <w:pPr>
        <w:pStyle w:val="List2"/>
        <w:numPr>
          <w:ilvl w:val="2"/>
          <w:numId w:val="169"/>
        </w:numPr>
        <w:rPr>
          <w:rFonts w:eastAsia="MS Mincho"/>
        </w:rPr>
      </w:pPr>
      <w:r w:rsidRPr="00C32362">
        <w:rPr>
          <w:rFonts w:eastAsia="MS Mincho"/>
        </w:rPr>
        <w:t>Switches shall be Layer 2 with support for multiple VLAN and bonding;</w:t>
      </w:r>
    </w:p>
    <w:p w:rsidR="00351A01" w:rsidRPr="00C32362" w:rsidRDefault="00351A01" w:rsidP="00351A01">
      <w:pPr>
        <w:pStyle w:val="List2"/>
        <w:numPr>
          <w:ilvl w:val="2"/>
          <w:numId w:val="169"/>
        </w:numPr>
        <w:rPr>
          <w:rFonts w:eastAsia="MS Mincho"/>
        </w:rPr>
      </w:pPr>
      <w:r w:rsidRPr="00C32362">
        <w:rPr>
          <w:rFonts w:eastAsia="MS Mincho"/>
        </w:rPr>
        <w:t>Switches shall be provided with all cabling and adapters for console access;</w:t>
      </w:r>
    </w:p>
    <w:p w:rsidR="00351A01" w:rsidRPr="00C32362" w:rsidRDefault="00351A01" w:rsidP="00351A01">
      <w:pPr>
        <w:pStyle w:val="List2"/>
        <w:numPr>
          <w:ilvl w:val="2"/>
          <w:numId w:val="169"/>
        </w:numPr>
        <w:rPr>
          <w:rFonts w:eastAsia="MS Mincho"/>
        </w:rPr>
      </w:pPr>
      <w:r w:rsidRPr="00C32362">
        <w:rPr>
          <w:rFonts w:eastAsia="MS Mincho"/>
        </w:rPr>
        <w:t>Switches shall be provided with redundant power supplies and power cables to allow the switch to be connected to two different PDUs fed from different circuits within the same rack.</w:t>
      </w:r>
    </w:p>
    <w:p w:rsidR="00351A01" w:rsidRPr="00C32362" w:rsidRDefault="00351A01" w:rsidP="00351A01">
      <w:pPr>
        <w:pStyle w:val="BodyTextIndent"/>
        <w:numPr>
          <w:ilvl w:val="1"/>
          <w:numId w:val="165"/>
        </w:numPr>
        <w:rPr>
          <w:rFonts w:ascii="Times New Roman" w:eastAsia="MS Mincho" w:hAnsi="Times New Roman"/>
        </w:rPr>
      </w:pPr>
      <w:r w:rsidRPr="00C32362">
        <w:rPr>
          <w:rFonts w:ascii="Times New Roman" w:eastAsia="MS Mincho" w:hAnsi="Times New Roman"/>
        </w:rPr>
        <w:t xml:space="preserve">Provide </w:t>
      </w:r>
      <w:r>
        <w:rPr>
          <w:rFonts w:ascii="Times New Roman" w:eastAsia="MS Mincho" w:hAnsi="Times New Roman"/>
        </w:rPr>
        <w:t xml:space="preserve">a </w:t>
      </w:r>
      <w:r w:rsidRPr="00C32362">
        <w:rPr>
          <w:rFonts w:ascii="Times New Roman" w:eastAsia="MS Mincho" w:hAnsi="Times New Roman"/>
        </w:rPr>
        <w:t>Local Area Network 10 GbE Switch with the following configuration:</w:t>
      </w:r>
    </w:p>
    <w:p w:rsidR="00351A01" w:rsidRPr="00C32362" w:rsidRDefault="00351A01" w:rsidP="00351A01">
      <w:pPr>
        <w:pStyle w:val="List2"/>
        <w:numPr>
          <w:ilvl w:val="2"/>
          <w:numId w:val="192"/>
        </w:numPr>
        <w:rPr>
          <w:rFonts w:eastAsia="MS Mincho"/>
        </w:rPr>
      </w:pPr>
      <w:r w:rsidRPr="00C32362">
        <w:rPr>
          <w:rFonts w:eastAsia="MS Mincho"/>
        </w:rPr>
        <w:t xml:space="preserve">Switch shall be provided with sufficient capacity to connect all Management and Service nodes and </w:t>
      </w:r>
      <w:r>
        <w:rPr>
          <w:rFonts w:eastAsia="MS Mincho"/>
        </w:rPr>
        <w:t>a minimum of 2 uplinks</w:t>
      </w:r>
      <w:r w:rsidRPr="00C32362">
        <w:rPr>
          <w:rFonts w:eastAsia="MS Mincho"/>
        </w:rPr>
        <w:t>;</w:t>
      </w:r>
    </w:p>
    <w:p w:rsidR="00351A01" w:rsidRPr="00C32362" w:rsidRDefault="00351A01" w:rsidP="00351A01">
      <w:pPr>
        <w:pStyle w:val="List2"/>
        <w:numPr>
          <w:ilvl w:val="2"/>
          <w:numId w:val="192"/>
        </w:numPr>
        <w:rPr>
          <w:rFonts w:eastAsia="MS Mincho"/>
        </w:rPr>
      </w:pPr>
      <w:r w:rsidRPr="00C32362">
        <w:rPr>
          <w:rFonts w:eastAsia="MS Mincho"/>
        </w:rPr>
        <w:t>Hot-swap power supplies and fans;</w:t>
      </w:r>
    </w:p>
    <w:p w:rsidR="00351A01" w:rsidRPr="00C32362" w:rsidRDefault="00351A01" w:rsidP="00351A01">
      <w:pPr>
        <w:pStyle w:val="List2"/>
        <w:numPr>
          <w:ilvl w:val="2"/>
          <w:numId w:val="192"/>
        </w:numPr>
        <w:rPr>
          <w:rFonts w:eastAsia="MS Mincho"/>
        </w:rPr>
      </w:pPr>
      <w:r w:rsidRPr="00C32362">
        <w:rPr>
          <w:rFonts w:eastAsia="MS Mincho"/>
        </w:rPr>
        <w:t>Switch shall be Layer 2 with support for multiple VLAN and bonding;</w:t>
      </w:r>
    </w:p>
    <w:p w:rsidR="00351A01" w:rsidRPr="00C32362" w:rsidRDefault="00351A01" w:rsidP="00351A01">
      <w:pPr>
        <w:pStyle w:val="List2"/>
        <w:numPr>
          <w:ilvl w:val="2"/>
          <w:numId w:val="192"/>
        </w:numPr>
        <w:rPr>
          <w:rFonts w:eastAsia="MS Mincho"/>
        </w:rPr>
      </w:pPr>
      <w:r w:rsidRPr="00C32362">
        <w:rPr>
          <w:rFonts w:eastAsia="MS Mincho"/>
        </w:rPr>
        <w:lastRenderedPageBreak/>
        <w:t>Switch shall be provided with all cabling and adapters for console access;</w:t>
      </w:r>
    </w:p>
    <w:p w:rsidR="00351A01" w:rsidRPr="00C32362" w:rsidRDefault="00351A01" w:rsidP="00351A01">
      <w:pPr>
        <w:pStyle w:val="List2"/>
        <w:numPr>
          <w:ilvl w:val="2"/>
          <w:numId w:val="192"/>
        </w:numPr>
        <w:rPr>
          <w:rFonts w:eastAsia="MS Mincho"/>
        </w:rPr>
      </w:pPr>
      <w:r w:rsidRPr="00C32362">
        <w:rPr>
          <w:rFonts w:eastAsia="MS Mincho"/>
        </w:rPr>
        <w:t>Switch shall be provided with redundant power supplies and power cables to allow the switch to be connected to two different PDUs fed from different circuits within the same rack.</w:t>
      </w:r>
    </w:p>
    <w:p w:rsidR="00351A01" w:rsidRPr="00C32362" w:rsidRDefault="00351A01" w:rsidP="00351A01">
      <w:pPr>
        <w:pStyle w:val="BodyTextIndent"/>
        <w:numPr>
          <w:ilvl w:val="1"/>
          <w:numId w:val="165"/>
        </w:numPr>
        <w:rPr>
          <w:rFonts w:ascii="Times New Roman" w:eastAsia="MS Mincho" w:hAnsi="Times New Roman"/>
        </w:rPr>
      </w:pPr>
      <w:r w:rsidRPr="00C32362">
        <w:rPr>
          <w:rFonts w:ascii="Times New Roman" w:eastAsia="MS Mincho" w:hAnsi="Times New Roman"/>
        </w:rPr>
        <w:t>Provide Infiniband Network QDR Switch with the following configuration:</w:t>
      </w:r>
    </w:p>
    <w:p w:rsidR="00351A01" w:rsidRPr="00C32362" w:rsidRDefault="00351A01" w:rsidP="00351A01">
      <w:pPr>
        <w:pStyle w:val="List2"/>
        <w:numPr>
          <w:ilvl w:val="2"/>
          <w:numId w:val="193"/>
        </w:numPr>
        <w:rPr>
          <w:rFonts w:eastAsia="MS Mincho"/>
        </w:rPr>
      </w:pPr>
      <w:r w:rsidRPr="00C32362">
        <w:rPr>
          <w:rFonts w:eastAsia="MS Mincho"/>
        </w:rPr>
        <w:t xml:space="preserve">Switch(es) shall be provided with sufficient capacity to connect all management, service, and compute nodes and </w:t>
      </w:r>
      <w:r>
        <w:rPr>
          <w:rFonts w:eastAsia="MS Mincho"/>
        </w:rPr>
        <w:t xml:space="preserve">an appropriate number of </w:t>
      </w:r>
      <w:r w:rsidRPr="00C32362">
        <w:rPr>
          <w:rFonts w:eastAsia="MS Mincho"/>
        </w:rPr>
        <w:t>uplinks</w:t>
      </w:r>
      <w:r>
        <w:rPr>
          <w:rFonts w:eastAsia="MS Mincho"/>
        </w:rPr>
        <w:t xml:space="preserve"> in accordance with the blocking factor</w:t>
      </w:r>
      <w:r w:rsidRPr="00C32362">
        <w:rPr>
          <w:rFonts w:eastAsia="MS Mincho"/>
        </w:rPr>
        <w:t>;</w:t>
      </w:r>
    </w:p>
    <w:p w:rsidR="00351A01" w:rsidRPr="00C32362" w:rsidRDefault="00351A01" w:rsidP="00351A01">
      <w:pPr>
        <w:pStyle w:val="List2"/>
        <w:numPr>
          <w:ilvl w:val="2"/>
          <w:numId w:val="194"/>
        </w:numPr>
        <w:rPr>
          <w:rFonts w:eastAsia="MS Mincho"/>
        </w:rPr>
      </w:pPr>
      <w:r w:rsidRPr="00C32362">
        <w:rPr>
          <w:rFonts w:eastAsia="MS Mincho"/>
        </w:rPr>
        <w:t xml:space="preserve">Switch(es) shall be fully populated with leaf modules </w:t>
      </w:r>
      <w:r>
        <w:rPr>
          <w:rFonts w:eastAsia="MS Mincho"/>
        </w:rPr>
        <w:t>(as necessary)</w:t>
      </w:r>
      <w:r w:rsidRPr="00C32362">
        <w:rPr>
          <w:rFonts w:eastAsia="MS Mincho"/>
        </w:rPr>
        <w:t>;</w:t>
      </w:r>
    </w:p>
    <w:p w:rsidR="00351A01" w:rsidRPr="00C32362" w:rsidRDefault="00351A01" w:rsidP="00351A01">
      <w:pPr>
        <w:pStyle w:val="List2"/>
        <w:numPr>
          <w:ilvl w:val="2"/>
          <w:numId w:val="194"/>
        </w:numPr>
        <w:rPr>
          <w:rFonts w:eastAsia="MS Mincho"/>
        </w:rPr>
      </w:pPr>
      <w:r w:rsidRPr="00C32362">
        <w:rPr>
          <w:rFonts w:eastAsia="MS Mincho"/>
        </w:rPr>
        <w:t xml:space="preserve">Switch(es) shall have redundant management cards </w:t>
      </w:r>
      <w:r>
        <w:rPr>
          <w:rFonts w:eastAsia="MS Mincho"/>
        </w:rPr>
        <w:t>(as necessary)</w:t>
      </w:r>
      <w:r w:rsidRPr="00C32362">
        <w:rPr>
          <w:rFonts w:eastAsia="MS Mincho"/>
        </w:rPr>
        <w:t>;</w:t>
      </w:r>
    </w:p>
    <w:p w:rsidR="00351A01" w:rsidRPr="00C32362" w:rsidRDefault="00351A01" w:rsidP="00351A01">
      <w:pPr>
        <w:pStyle w:val="List2"/>
        <w:numPr>
          <w:ilvl w:val="2"/>
          <w:numId w:val="194"/>
        </w:numPr>
        <w:rPr>
          <w:rFonts w:eastAsia="MS Mincho"/>
        </w:rPr>
      </w:pPr>
      <w:r w:rsidRPr="00C32362">
        <w:rPr>
          <w:rFonts w:eastAsia="MS Mincho"/>
        </w:rPr>
        <w:t>Switch(es) shall have hot-swap power supplies and fans;</w:t>
      </w:r>
    </w:p>
    <w:p w:rsidR="00351A01" w:rsidRPr="00C32362" w:rsidRDefault="00351A01" w:rsidP="00351A01">
      <w:pPr>
        <w:pStyle w:val="List2"/>
        <w:numPr>
          <w:ilvl w:val="2"/>
          <w:numId w:val="194"/>
        </w:numPr>
        <w:rPr>
          <w:rFonts w:eastAsia="MS Mincho"/>
        </w:rPr>
      </w:pPr>
      <w:r w:rsidRPr="00C32362">
        <w:t>All IB switch(es) must have redundant power supplies and power cords to allow them to be connected to two different PDUs fed from different circuits within the same rack or nearby racks</w:t>
      </w:r>
      <w:r w:rsidRPr="00C32362">
        <w:rPr>
          <w:rFonts w:eastAsia="MS Mincho"/>
        </w:rPr>
        <w:t>;</w:t>
      </w:r>
    </w:p>
    <w:p w:rsidR="00351A01" w:rsidRDefault="00351A01" w:rsidP="00351A01">
      <w:pPr>
        <w:pStyle w:val="List2"/>
        <w:numPr>
          <w:ilvl w:val="2"/>
          <w:numId w:val="194"/>
        </w:numPr>
        <w:rPr>
          <w:rFonts w:eastAsia="MS Mincho"/>
        </w:rPr>
      </w:pPr>
      <w:r w:rsidRPr="00C32362">
        <w:rPr>
          <w:rFonts w:eastAsia="MS Mincho"/>
        </w:rPr>
        <w:t>Switch(es) shall be provided with all cabling and adapters for console access;</w:t>
      </w:r>
    </w:p>
    <w:p w:rsidR="00351A01" w:rsidRPr="00C2202E" w:rsidRDefault="00351A01" w:rsidP="00351A01">
      <w:pPr>
        <w:pStyle w:val="List2"/>
        <w:numPr>
          <w:ilvl w:val="2"/>
          <w:numId w:val="194"/>
        </w:numPr>
        <w:rPr>
          <w:rFonts w:eastAsia="MS Mincho"/>
        </w:rPr>
      </w:pPr>
      <w:r w:rsidRPr="00C2202E">
        <w:rPr>
          <w:rFonts w:eastAsia="MS Mincho"/>
        </w:rPr>
        <w:t xml:space="preserve">FDR Infiniband </w:t>
      </w:r>
      <w:r>
        <w:rPr>
          <w:rFonts w:eastAsia="MS Mincho"/>
        </w:rPr>
        <w:t>Switch</w:t>
      </w:r>
      <w:r w:rsidRPr="00C2202E">
        <w:rPr>
          <w:rFonts w:eastAsia="MS Mincho"/>
        </w:rPr>
        <w:t xml:space="preserve"> (desirable);</w:t>
      </w:r>
    </w:p>
    <w:p w:rsidR="00351A01" w:rsidRPr="00C32362" w:rsidRDefault="00351A01" w:rsidP="00351A01">
      <w:pPr>
        <w:pStyle w:val="BodyTextIndent"/>
        <w:numPr>
          <w:ilvl w:val="1"/>
          <w:numId w:val="165"/>
        </w:numPr>
        <w:rPr>
          <w:rFonts w:ascii="Times New Roman" w:eastAsia="MS Mincho" w:hAnsi="Times New Roman"/>
        </w:rPr>
      </w:pPr>
      <w:r w:rsidRPr="00C32362">
        <w:rPr>
          <w:rFonts w:ascii="Times New Roman" w:eastAsia="MS Mincho" w:hAnsi="Times New Roman"/>
        </w:rPr>
        <w:t>Racks:</w:t>
      </w:r>
    </w:p>
    <w:p w:rsidR="00351A01" w:rsidRPr="00C32362" w:rsidRDefault="00351A01" w:rsidP="00351A01">
      <w:pPr>
        <w:pStyle w:val="BodyTextIndent"/>
        <w:numPr>
          <w:ilvl w:val="2"/>
          <w:numId w:val="195"/>
        </w:numPr>
        <w:rPr>
          <w:rFonts w:ascii="Times New Roman" w:eastAsia="MS Mincho" w:hAnsi="Times New Roman"/>
        </w:rPr>
      </w:pPr>
      <w:r w:rsidRPr="00C32362">
        <w:rPr>
          <w:rFonts w:ascii="Times New Roman" w:eastAsia="MS Mincho" w:hAnsi="Times New Roman"/>
        </w:rPr>
        <w:t>Racks shall be provided to contain and support all Management, Service and Compute nodes, switches and KVM and shall be configured with redundant PDUs;</w:t>
      </w:r>
    </w:p>
    <w:p w:rsidR="00351A01" w:rsidRPr="00C32362" w:rsidRDefault="00351A01" w:rsidP="00351A01">
      <w:pPr>
        <w:pStyle w:val="BodyTextIndent"/>
        <w:numPr>
          <w:ilvl w:val="2"/>
          <w:numId w:val="195"/>
        </w:numPr>
        <w:rPr>
          <w:rFonts w:ascii="Times New Roman" w:eastAsia="MS Mincho" w:hAnsi="Times New Roman"/>
        </w:rPr>
      </w:pPr>
      <w:r w:rsidRPr="00C32362">
        <w:rPr>
          <w:rFonts w:ascii="Times New Roman" w:eastAsia="MS Mincho" w:hAnsi="Times New Roman"/>
        </w:rPr>
        <w:t>Power tails shall be IEC309.</w:t>
      </w:r>
    </w:p>
    <w:p w:rsidR="00351A01" w:rsidRPr="00C32362" w:rsidRDefault="00351A01" w:rsidP="00351A01">
      <w:pPr>
        <w:pStyle w:val="BodyTextIndent"/>
        <w:numPr>
          <w:ilvl w:val="1"/>
          <w:numId w:val="165"/>
        </w:numPr>
        <w:rPr>
          <w:rFonts w:ascii="Times New Roman" w:eastAsia="MS Mincho" w:hAnsi="Times New Roman"/>
        </w:rPr>
      </w:pPr>
      <w:r w:rsidRPr="00C32362">
        <w:rPr>
          <w:rFonts w:ascii="Times New Roman" w:eastAsia="MS Mincho" w:hAnsi="Times New Roman"/>
        </w:rPr>
        <w:t>Cable management for all nodes, switches and KVM:</w:t>
      </w:r>
    </w:p>
    <w:p w:rsidR="00351A01" w:rsidRPr="00C32362" w:rsidRDefault="00351A01" w:rsidP="00351A01">
      <w:pPr>
        <w:pStyle w:val="BodyTextIndent"/>
        <w:numPr>
          <w:ilvl w:val="2"/>
          <w:numId w:val="197"/>
        </w:numPr>
        <w:rPr>
          <w:rFonts w:ascii="Times New Roman" w:eastAsia="MS Mincho" w:hAnsi="Times New Roman"/>
        </w:rPr>
      </w:pPr>
      <w:r w:rsidRPr="00C32362">
        <w:rPr>
          <w:rFonts w:ascii="Times New Roman" w:eastAsia="MS Mincho" w:hAnsi="Times New Roman"/>
        </w:rPr>
        <w:t>All cables for all nodes, switches and KVM must run either within the rack housing the node or overhead;</w:t>
      </w:r>
    </w:p>
    <w:p w:rsidR="00351A01" w:rsidRPr="00C32362" w:rsidRDefault="00351A01" w:rsidP="00351A01">
      <w:pPr>
        <w:pStyle w:val="BodyTextIndent"/>
        <w:numPr>
          <w:ilvl w:val="2"/>
          <w:numId w:val="197"/>
        </w:numPr>
        <w:rPr>
          <w:rFonts w:ascii="Times New Roman" w:eastAsia="MS Mincho" w:hAnsi="Times New Roman"/>
        </w:rPr>
      </w:pPr>
      <w:r w:rsidRPr="00C32362">
        <w:rPr>
          <w:rFonts w:ascii="Times New Roman" w:eastAsia="MS Mincho" w:hAnsi="Times New Roman"/>
        </w:rPr>
        <w:t>Overhead cable trays must support and protect the cables;</w:t>
      </w:r>
    </w:p>
    <w:p w:rsidR="00351A01" w:rsidRPr="00C32362" w:rsidRDefault="00351A01" w:rsidP="00351A01">
      <w:pPr>
        <w:pStyle w:val="BodyTextIndent"/>
        <w:numPr>
          <w:ilvl w:val="2"/>
          <w:numId w:val="197"/>
        </w:numPr>
        <w:rPr>
          <w:rFonts w:ascii="Times New Roman" w:eastAsia="MS Mincho" w:hAnsi="Times New Roman"/>
        </w:rPr>
      </w:pPr>
      <w:r w:rsidRPr="00C32362">
        <w:rPr>
          <w:rFonts w:ascii="Times New Roman" w:eastAsia="MS Mincho" w:hAnsi="Times New Roman"/>
        </w:rPr>
        <w:t>All uplink cables run between the Compute nodes and either the Management network switch or the Infiniband network switch may be run overhead in the cable tray or under raised floor.</w:t>
      </w:r>
    </w:p>
    <w:p w:rsidR="00351A01" w:rsidRPr="00C32362" w:rsidRDefault="00351A01" w:rsidP="00351A01">
      <w:pPr>
        <w:pStyle w:val="BodyTextIndent"/>
        <w:numPr>
          <w:ilvl w:val="1"/>
          <w:numId w:val="198"/>
        </w:numPr>
        <w:rPr>
          <w:rFonts w:ascii="Times New Roman" w:eastAsia="MS Mincho" w:hAnsi="Times New Roman"/>
        </w:rPr>
      </w:pPr>
      <w:r w:rsidRPr="00C32362">
        <w:rPr>
          <w:rFonts w:ascii="Times New Roman" w:eastAsia="MS Mincho" w:hAnsi="Times New Roman"/>
        </w:rPr>
        <w:t>Provide a KVM capability to support all 484 Management/Service/Compute nodes:</w:t>
      </w:r>
    </w:p>
    <w:p w:rsidR="00351A01" w:rsidRPr="00C32362" w:rsidRDefault="00351A01" w:rsidP="00351A01">
      <w:pPr>
        <w:pStyle w:val="BodyTextIndent"/>
        <w:numPr>
          <w:ilvl w:val="2"/>
          <w:numId w:val="199"/>
        </w:numPr>
        <w:rPr>
          <w:rFonts w:ascii="Times New Roman" w:eastAsia="MS Mincho" w:hAnsi="Times New Roman"/>
        </w:rPr>
      </w:pPr>
      <w:r w:rsidRPr="00C32362">
        <w:rPr>
          <w:rFonts w:ascii="Times New Roman" w:eastAsia="MS Mincho" w:hAnsi="Times New Roman"/>
        </w:rPr>
        <w:t>Ethernet based (desirable);</w:t>
      </w:r>
    </w:p>
    <w:p w:rsidR="00351A01" w:rsidRPr="00C32362" w:rsidRDefault="00351A01" w:rsidP="00351A01">
      <w:pPr>
        <w:pStyle w:val="BodyTextIndent"/>
        <w:numPr>
          <w:ilvl w:val="2"/>
          <w:numId w:val="199"/>
        </w:numPr>
        <w:rPr>
          <w:rFonts w:ascii="Times New Roman" w:eastAsia="MS Mincho" w:hAnsi="Times New Roman"/>
        </w:rPr>
      </w:pPr>
      <w:r w:rsidRPr="00C32362">
        <w:rPr>
          <w:rFonts w:ascii="Times New Roman" w:eastAsia="MS Mincho" w:hAnsi="Times New Roman"/>
        </w:rPr>
        <w:t>All nodes shall have a dedicated KVM network or connection;</w:t>
      </w:r>
    </w:p>
    <w:p w:rsidR="00351A01" w:rsidRPr="00C32362" w:rsidRDefault="00351A01" w:rsidP="00351A01">
      <w:pPr>
        <w:pStyle w:val="BodyTextIndent"/>
        <w:numPr>
          <w:ilvl w:val="2"/>
          <w:numId w:val="199"/>
        </w:numPr>
        <w:rPr>
          <w:rFonts w:ascii="Times New Roman" w:eastAsia="MS Mincho" w:hAnsi="Times New Roman"/>
        </w:rPr>
      </w:pPr>
      <w:r w:rsidRPr="00C32362">
        <w:rPr>
          <w:rFonts w:ascii="Times New Roman" w:eastAsia="MS Mincho" w:hAnsi="Times New Roman"/>
        </w:rPr>
        <w:t>Cables and dongles shall be provided to manage all nodes.</w:t>
      </w:r>
    </w:p>
    <w:p w:rsidR="00351A01" w:rsidRPr="00C32362" w:rsidRDefault="00351A01" w:rsidP="00351A01">
      <w:pPr>
        <w:pStyle w:val="BodyTextIndent"/>
        <w:numPr>
          <w:ilvl w:val="1"/>
          <w:numId w:val="204"/>
        </w:numPr>
        <w:rPr>
          <w:rFonts w:ascii="Times New Roman" w:eastAsia="MS Mincho" w:hAnsi="Times New Roman"/>
        </w:rPr>
      </w:pPr>
      <w:r w:rsidRPr="00C32362">
        <w:rPr>
          <w:rFonts w:ascii="Times New Roman" w:eastAsia="MS Mincho" w:hAnsi="Times New Roman"/>
        </w:rPr>
        <w:t>Architectural description of a fully configured system, using the required components listed above configured for optimal performance showing both management and IB network topologies and uplinks and including a complete mechanical and electrical description with diagrams (Advanced Technology)</w:t>
      </w:r>
    </w:p>
    <w:p w:rsidR="00351A01" w:rsidRPr="00200F31" w:rsidRDefault="00351A01" w:rsidP="00351A01">
      <w:pPr>
        <w:pStyle w:val="BodyTextIndent"/>
        <w:numPr>
          <w:ilvl w:val="1"/>
          <w:numId w:val="204"/>
        </w:numPr>
        <w:rPr>
          <w:rFonts w:ascii="Times New Roman" w:eastAsia="MS Mincho" w:hAnsi="Times New Roman"/>
          <w:highlight w:val="yellow"/>
        </w:rPr>
      </w:pPr>
      <w:r w:rsidRPr="00200F31">
        <w:rPr>
          <w:rFonts w:eastAsia="MS Mincho"/>
          <w:highlight w:val="yellow"/>
        </w:rPr>
        <w:t>The following software shall be supported and the names of a sample software package provided</w:t>
      </w:r>
      <w:r w:rsidRPr="00200F31" w:rsidDel="00EF60D6">
        <w:rPr>
          <w:rFonts w:ascii="Times New Roman" w:eastAsia="MS Mincho" w:hAnsi="Times New Roman"/>
          <w:highlight w:val="yellow"/>
        </w:rPr>
        <w:t xml:space="preserve"> </w:t>
      </w:r>
      <w:r w:rsidRPr="00200F31">
        <w:rPr>
          <w:rFonts w:ascii="Times New Roman" w:eastAsia="MS Mincho" w:hAnsi="Times New Roman"/>
          <w:highlight w:val="yellow"/>
        </w:rPr>
        <w:t>:</w:t>
      </w:r>
    </w:p>
    <w:p w:rsidR="00F47E53" w:rsidRPr="00200F31" w:rsidRDefault="00351A01" w:rsidP="00F47E53">
      <w:pPr>
        <w:pStyle w:val="BodyTextIndent"/>
        <w:numPr>
          <w:ilvl w:val="0"/>
          <w:numId w:val="555"/>
        </w:numPr>
        <w:rPr>
          <w:rFonts w:ascii="Times New Roman" w:eastAsia="MS Mincho" w:hAnsi="Times New Roman"/>
          <w:highlight w:val="yellow"/>
        </w:rPr>
      </w:pPr>
      <w:r w:rsidRPr="00200F31">
        <w:rPr>
          <w:rFonts w:ascii="Times New Roman" w:eastAsia="MS Mincho" w:hAnsi="Times New Roman"/>
          <w:highlight w:val="yellow"/>
        </w:rPr>
        <w:t>Software utility performs remote BIOS updates and modifications across all nodes from a central location;</w:t>
      </w:r>
    </w:p>
    <w:p w:rsidR="00F47E53" w:rsidRPr="00200F31" w:rsidRDefault="00351A01" w:rsidP="00F47E53">
      <w:pPr>
        <w:pStyle w:val="BodyTextIndent"/>
        <w:numPr>
          <w:ilvl w:val="3"/>
          <w:numId w:val="204"/>
        </w:numPr>
        <w:rPr>
          <w:rFonts w:ascii="Times New Roman" w:eastAsia="MS Mincho" w:hAnsi="Times New Roman"/>
          <w:highlight w:val="yellow"/>
        </w:rPr>
      </w:pPr>
      <w:r w:rsidRPr="00200F31">
        <w:rPr>
          <w:rFonts w:ascii="Times New Roman" w:eastAsia="MS Mincho" w:hAnsi="Times New Roman"/>
          <w:highlight w:val="yellow"/>
        </w:rPr>
        <w:t>The utility shall operate under Linux;</w:t>
      </w:r>
    </w:p>
    <w:p w:rsidR="00F47E53" w:rsidRPr="00200F31" w:rsidRDefault="00351A01" w:rsidP="00F47E53">
      <w:pPr>
        <w:pStyle w:val="BodyTextIndent"/>
        <w:numPr>
          <w:ilvl w:val="3"/>
          <w:numId w:val="204"/>
        </w:numPr>
        <w:rPr>
          <w:rFonts w:ascii="Times New Roman" w:eastAsia="MS Mincho" w:hAnsi="Times New Roman"/>
          <w:highlight w:val="yellow"/>
        </w:rPr>
      </w:pPr>
      <w:r w:rsidRPr="00200F31">
        <w:rPr>
          <w:rFonts w:ascii="Times New Roman" w:eastAsia="MS Mincho" w:hAnsi="Times New Roman"/>
          <w:highlight w:val="yellow"/>
        </w:rPr>
        <w:t>The utility shall enable management of the following for each node:</w:t>
      </w:r>
    </w:p>
    <w:p w:rsidR="00F47E53" w:rsidRPr="00200F31" w:rsidRDefault="00351A01" w:rsidP="00F47E53">
      <w:pPr>
        <w:pStyle w:val="BodyTextIndent"/>
        <w:numPr>
          <w:ilvl w:val="4"/>
          <w:numId w:val="204"/>
        </w:numPr>
        <w:rPr>
          <w:rFonts w:ascii="Times New Roman" w:eastAsia="MS Mincho" w:hAnsi="Times New Roman"/>
          <w:highlight w:val="yellow"/>
        </w:rPr>
      </w:pPr>
      <w:r w:rsidRPr="00200F31">
        <w:rPr>
          <w:rFonts w:ascii="Times New Roman" w:eastAsia="MS Mincho" w:hAnsi="Times New Roman"/>
          <w:highlight w:val="yellow"/>
        </w:rPr>
        <w:t>Power management settings;</w:t>
      </w:r>
    </w:p>
    <w:p w:rsidR="00F47E53" w:rsidRPr="00200F31" w:rsidRDefault="00351A01" w:rsidP="00F47E53">
      <w:pPr>
        <w:pStyle w:val="BodyTextIndent"/>
        <w:numPr>
          <w:ilvl w:val="4"/>
          <w:numId w:val="204"/>
        </w:numPr>
        <w:rPr>
          <w:rFonts w:ascii="Times New Roman" w:eastAsia="MS Mincho" w:hAnsi="Times New Roman"/>
          <w:highlight w:val="yellow"/>
        </w:rPr>
      </w:pPr>
      <w:r w:rsidRPr="00200F31">
        <w:rPr>
          <w:rFonts w:ascii="Times New Roman" w:eastAsia="MS Mincho" w:hAnsi="Times New Roman"/>
          <w:highlight w:val="yellow"/>
        </w:rPr>
        <w:t>C-state settings;</w:t>
      </w:r>
    </w:p>
    <w:p w:rsidR="00F47E53" w:rsidRPr="00200F31" w:rsidRDefault="00351A01" w:rsidP="00F47E53">
      <w:pPr>
        <w:pStyle w:val="BodyTextIndent"/>
        <w:numPr>
          <w:ilvl w:val="4"/>
          <w:numId w:val="204"/>
        </w:numPr>
        <w:rPr>
          <w:rFonts w:ascii="Times New Roman" w:eastAsia="MS Mincho" w:hAnsi="Times New Roman"/>
          <w:highlight w:val="yellow"/>
        </w:rPr>
      </w:pPr>
      <w:r w:rsidRPr="00200F31">
        <w:rPr>
          <w:rFonts w:ascii="Times New Roman" w:eastAsia="MS Mincho" w:hAnsi="Times New Roman"/>
          <w:highlight w:val="yellow"/>
        </w:rPr>
        <w:t>P-state settings;</w:t>
      </w:r>
    </w:p>
    <w:p w:rsidR="00F47E53" w:rsidRPr="00200F31" w:rsidRDefault="00351A01" w:rsidP="00F47E53">
      <w:pPr>
        <w:pStyle w:val="BodyTextIndent"/>
        <w:numPr>
          <w:ilvl w:val="4"/>
          <w:numId w:val="204"/>
        </w:numPr>
        <w:rPr>
          <w:rFonts w:ascii="Times New Roman" w:eastAsia="MS Mincho" w:hAnsi="Times New Roman"/>
          <w:highlight w:val="yellow"/>
        </w:rPr>
      </w:pPr>
      <w:r w:rsidRPr="00200F31">
        <w:rPr>
          <w:rFonts w:ascii="Times New Roman" w:eastAsia="MS Mincho" w:hAnsi="Times New Roman"/>
          <w:highlight w:val="yellow"/>
        </w:rPr>
        <w:t>CPU and Memory performance;</w:t>
      </w:r>
    </w:p>
    <w:p w:rsidR="00F47E53" w:rsidRPr="00200F31" w:rsidRDefault="00351A01" w:rsidP="00F47E53">
      <w:pPr>
        <w:pStyle w:val="BodyTextIndent"/>
        <w:numPr>
          <w:ilvl w:val="4"/>
          <w:numId w:val="204"/>
        </w:numPr>
        <w:rPr>
          <w:rFonts w:ascii="Times New Roman" w:eastAsia="MS Mincho" w:hAnsi="Times New Roman"/>
          <w:highlight w:val="yellow"/>
        </w:rPr>
      </w:pPr>
      <w:r w:rsidRPr="00200F31">
        <w:rPr>
          <w:rFonts w:ascii="Times New Roman" w:eastAsia="MS Mincho" w:hAnsi="Times New Roman"/>
          <w:highlight w:val="yellow"/>
        </w:rPr>
        <w:t>Hyperthreading;</w:t>
      </w:r>
    </w:p>
    <w:p w:rsidR="00F47E53" w:rsidRPr="00200F31" w:rsidRDefault="00351A01" w:rsidP="00F47E53">
      <w:pPr>
        <w:pStyle w:val="BodyTextIndent"/>
        <w:numPr>
          <w:ilvl w:val="4"/>
          <w:numId w:val="204"/>
        </w:numPr>
        <w:rPr>
          <w:rFonts w:ascii="Times New Roman" w:eastAsia="MS Mincho" w:hAnsi="Times New Roman"/>
          <w:highlight w:val="yellow"/>
        </w:rPr>
      </w:pPr>
      <w:r w:rsidRPr="00200F31">
        <w:rPr>
          <w:rFonts w:ascii="Times New Roman" w:eastAsia="MS Mincho" w:hAnsi="Times New Roman"/>
          <w:highlight w:val="yellow"/>
        </w:rPr>
        <w:t>Turboboost;</w:t>
      </w:r>
    </w:p>
    <w:p w:rsidR="00F47E53" w:rsidRPr="00200F31" w:rsidRDefault="00351A01" w:rsidP="00F47E53">
      <w:pPr>
        <w:pStyle w:val="BodyTextIndent"/>
        <w:numPr>
          <w:ilvl w:val="4"/>
          <w:numId w:val="204"/>
        </w:numPr>
        <w:rPr>
          <w:rFonts w:ascii="Times New Roman" w:eastAsia="MS Mincho" w:hAnsi="Times New Roman"/>
          <w:highlight w:val="yellow"/>
        </w:rPr>
      </w:pPr>
      <w:r w:rsidRPr="00200F31">
        <w:rPr>
          <w:rFonts w:ascii="Times New Roman" w:eastAsia="MS Mincho" w:hAnsi="Times New Roman"/>
          <w:highlight w:val="yellow"/>
        </w:rPr>
        <w:t>Serial port settings for console redirection.</w:t>
      </w:r>
    </w:p>
    <w:p w:rsidR="00F47E53" w:rsidRPr="00200F31" w:rsidRDefault="00351A01" w:rsidP="00F47E53">
      <w:pPr>
        <w:pStyle w:val="List2"/>
        <w:numPr>
          <w:ilvl w:val="2"/>
          <w:numId w:val="204"/>
        </w:numPr>
        <w:rPr>
          <w:rFonts w:eastAsia="MS Mincho"/>
          <w:highlight w:val="yellow"/>
        </w:rPr>
      </w:pPr>
      <w:r w:rsidRPr="00200F31">
        <w:rPr>
          <w:rFonts w:eastAsia="MS Mincho"/>
          <w:highlight w:val="yellow"/>
        </w:rPr>
        <w:t>Cluster Management software:</w:t>
      </w:r>
    </w:p>
    <w:p w:rsidR="00F47E53" w:rsidRPr="00200F31" w:rsidRDefault="00351A01" w:rsidP="00F47E53">
      <w:pPr>
        <w:pStyle w:val="List2"/>
        <w:numPr>
          <w:ilvl w:val="3"/>
          <w:numId w:val="204"/>
        </w:numPr>
        <w:rPr>
          <w:rFonts w:eastAsia="MS Mincho"/>
          <w:highlight w:val="yellow"/>
        </w:rPr>
      </w:pPr>
      <w:r w:rsidRPr="00200F31">
        <w:rPr>
          <w:rFonts w:eastAsia="MS Mincho"/>
          <w:highlight w:val="yellow"/>
        </w:rPr>
        <w:lastRenderedPageBreak/>
        <w:t>Cluster Management shall perform “node provisioning”;</w:t>
      </w:r>
    </w:p>
    <w:p w:rsidR="00F47E53" w:rsidRPr="00200F31" w:rsidRDefault="00351A01" w:rsidP="00F47E53">
      <w:pPr>
        <w:pStyle w:val="List2"/>
        <w:numPr>
          <w:ilvl w:val="3"/>
          <w:numId w:val="204"/>
        </w:numPr>
        <w:rPr>
          <w:rFonts w:eastAsia="MS Mincho"/>
          <w:highlight w:val="yellow"/>
        </w:rPr>
      </w:pPr>
      <w:r w:rsidRPr="00200F31">
        <w:rPr>
          <w:rFonts w:eastAsia="MS Mincho"/>
          <w:highlight w:val="yellow"/>
        </w:rPr>
        <w:t>Cluster Management shall support “versioning” of the software being provisioned to the nodes (Advanced Technology).</w:t>
      </w:r>
    </w:p>
    <w:p w:rsidR="00F47E53" w:rsidRPr="00200F31" w:rsidRDefault="00351A01" w:rsidP="00F47E53">
      <w:pPr>
        <w:pStyle w:val="List2"/>
        <w:numPr>
          <w:ilvl w:val="2"/>
          <w:numId w:val="204"/>
        </w:numPr>
        <w:rPr>
          <w:rFonts w:eastAsia="MS Mincho"/>
          <w:highlight w:val="yellow"/>
        </w:rPr>
      </w:pPr>
      <w:r w:rsidRPr="00200F31">
        <w:rPr>
          <w:rFonts w:eastAsia="MS Mincho"/>
          <w:highlight w:val="yellow"/>
        </w:rPr>
        <w:t>Shared File System (Desirable).</w:t>
      </w:r>
    </w:p>
    <w:p w:rsidR="00F47E53" w:rsidRPr="00200F31" w:rsidRDefault="00351A01" w:rsidP="00F47E53">
      <w:pPr>
        <w:pStyle w:val="List2"/>
        <w:numPr>
          <w:ilvl w:val="2"/>
          <w:numId w:val="204"/>
        </w:numPr>
        <w:rPr>
          <w:highlight w:val="yellow"/>
        </w:rPr>
      </w:pPr>
      <w:r w:rsidRPr="00200F31">
        <w:rPr>
          <w:rFonts w:eastAsia="MS Mincho"/>
          <w:highlight w:val="yellow"/>
        </w:rPr>
        <w:t>Scheduler software (Desirable).</w:t>
      </w:r>
    </w:p>
    <w:p w:rsidR="00351A01" w:rsidRPr="00C32362" w:rsidRDefault="00351A01" w:rsidP="00351A01">
      <w:pPr>
        <w:pStyle w:val="Heading3"/>
      </w:pPr>
      <w:bookmarkStart w:id="728" w:name="_Toc350086517"/>
      <w:bookmarkStart w:id="729" w:name="_Toc364329337"/>
      <w:bookmarkStart w:id="730" w:name="_Toc370288301"/>
      <w:r w:rsidRPr="00C32362">
        <w:t>3.2.3. Class 3: Container-based Servers</w:t>
      </w:r>
      <w:bookmarkEnd w:id="728"/>
      <w:bookmarkEnd w:id="729"/>
      <w:bookmarkEnd w:id="730"/>
    </w:p>
    <w:p w:rsidR="00351A01" w:rsidRPr="00C32362" w:rsidRDefault="00351A01" w:rsidP="00351A01">
      <w:pPr>
        <w:jc w:val="both"/>
      </w:pPr>
      <w:r w:rsidRPr="00C32362">
        <w:t xml:space="preserve">The purpose of this section is to define the specific requirements for the Container-Based </w:t>
      </w:r>
      <w:r>
        <w:t>Servers</w:t>
      </w:r>
      <w:r w:rsidRPr="00C32362">
        <w:t>. The requirements stated in this section shall be proposed as a completely integrated solution that would be delivered in a container. The following hardware and software specifications are required of these Class 3 computer systems over and above, or in place of the core specifications defined in Section 3.1.</w:t>
      </w:r>
    </w:p>
    <w:p w:rsidR="00351A01" w:rsidRPr="00C32362" w:rsidRDefault="00351A01" w:rsidP="00351A01">
      <w:pPr>
        <w:pStyle w:val="Heading4"/>
        <w:rPr>
          <w:rFonts w:eastAsia="MS Mincho"/>
        </w:rPr>
      </w:pPr>
    </w:p>
    <w:p w:rsidR="00351A01" w:rsidRPr="00C32362" w:rsidRDefault="00351A01" w:rsidP="00351A01">
      <w:pPr>
        <w:pStyle w:val="Heading4"/>
      </w:pPr>
      <w:r w:rsidRPr="00E42769">
        <w:rPr>
          <w:rFonts w:eastAsia="MS Mincho"/>
          <w:highlight w:val="yellow"/>
        </w:rPr>
        <w:t>3.2.3.1. Hardware Configurations</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This section describes the container system hardware configurations required for Class 3.  Two basic configurations are required:  a 3/a container and a 3/b container. </w:t>
      </w:r>
      <w:r>
        <w:rPr>
          <w:rFonts w:ascii="Times New Roman" w:hAnsi="Times New Roman"/>
          <w:color w:val="000000"/>
        </w:rPr>
        <w:t xml:space="preserve">For this base system, </w:t>
      </w:r>
      <w:r w:rsidRPr="00DE4DFF">
        <w:rPr>
          <w:rFonts w:ascii="Times New Roman" w:hAnsi="Times New Roman"/>
          <w:color w:val="000000"/>
        </w:rPr>
        <w:t>the con</w:t>
      </w:r>
      <w:r>
        <w:rPr>
          <w:rFonts w:ascii="Times New Roman" w:hAnsi="Times New Roman"/>
          <w:color w:val="000000"/>
        </w:rPr>
        <w:t xml:space="preserve">figuration is for 3 phase power, </w:t>
      </w:r>
      <w:r w:rsidRPr="00DE4DFF">
        <w:rPr>
          <w:rFonts w:ascii="Times New Roman" w:hAnsi="Times New Roman"/>
          <w:color w:val="000000"/>
        </w:rPr>
        <w:t>an input voltage of 220 V and the environment should be considered ideal; i.e. there are no e</w:t>
      </w:r>
      <w:r>
        <w:rPr>
          <w:rFonts w:ascii="Times New Roman" w:hAnsi="Times New Roman"/>
          <w:color w:val="000000"/>
        </w:rPr>
        <w:t>xtreme environ</w:t>
      </w:r>
      <w:r w:rsidRPr="00DE4DFF">
        <w:rPr>
          <w:rFonts w:ascii="Times New Roman" w:hAnsi="Times New Roman"/>
          <w:color w:val="000000"/>
        </w:rPr>
        <w:t>mental conditions to be considered.</w:t>
      </w:r>
    </w:p>
    <w:p w:rsidR="00351A01" w:rsidRPr="00C32362" w:rsidRDefault="00351A01" w:rsidP="00351A01">
      <w:pPr>
        <w:pStyle w:val="BodyTextIndent"/>
        <w:rPr>
          <w:rFonts w:ascii="Times New Roman" w:hAnsi="Times New Roman"/>
        </w:rPr>
      </w:pPr>
      <w:r w:rsidRPr="00C32362">
        <w:rPr>
          <w:rFonts w:ascii="Times New Roman" w:hAnsi="Times New Roman"/>
        </w:rPr>
        <w:t>All Class 3 containers (Class 3/a and 3/b) shall provide the following minimum capabilities, unless noted as desirable:</w:t>
      </w:r>
    </w:p>
    <w:p w:rsidR="00351A01" w:rsidRPr="00C32362" w:rsidRDefault="00351A01" w:rsidP="00351A01">
      <w:pPr>
        <w:pStyle w:val="List2"/>
        <w:numPr>
          <w:ilvl w:val="0"/>
          <w:numId w:val="54"/>
        </w:numPr>
        <w:rPr>
          <w:rFonts w:eastAsia="MS Mincho"/>
        </w:rPr>
      </w:pPr>
      <w:r w:rsidRPr="00C32362">
        <w:t>Adiabatic/Ambient cooling (i.e., chiller-free);</w:t>
      </w:r>
    </w:p>
    <w:p w:rsidR="00351A01" w:rsidRPr="00C32362" w:rsidRDefault="00351A01" w:rsidP="00351A01">
      <w:pPr>
        <w:pStyle w:val="List2"/>
        <w:numPr>
          <w:ilvl w:val="0"/>
          <w:numId w:val="54"/>
        </w:numPr>
        <w:rPr>
          <w:rFonts w:eastAsia="MS Mincho"/>
        </w:rPr>
      </w:pPr>
      <w:r w:rsidRPr="00C32362">
        <w:t>25kW/rack power consumption (desirable);</w:t>
      </w:r>
    </w:p>
    <w:p w:rsidR="00351A01" w:rsidRPr="00C32362" w:rsidRDefault="00351A01" w:rsidP="00351A01">
      <w:pPr>
        <w:pStyle w:val="List2"/>
        <w:numPr>
          <w:ilvl w:val="0"/>
          <w:numId w:val="54"/>
        </w:numPr>
        <w:rPr>
          <w:rFonts w:eastAsia="MS Mincho"/>
        </w:rPr>
      </w:pPr>
      <w:r w:rsidRPr="00C32362">
        <w:rPr>
          <w:rFonts w:eastAsia="MS Mincho"/>
          <w:bCs/>
        </w:rPr>
        <w:t>Uninterruptible Power Supply (UPS) capacity shall be sufficient to handle transient (10 seconds or less) power fluctuations and short-term interruptions</w:t>
      </w:r>
      <w:r>
        <w:rPr>
          <w:rFonts w:eastAsia="MS Mincho"/>
          <w:bCs/>
        </w:rPr>
        <w:t xml:space="preserve"> without disruptions to the equipment in the container</w:t>
      </w:r>
      <w:r w:rsidRPr="00C32362">
        <w:rPr>
          <w:rFonts w:eastAsia="MS Mincho"/>
          <w:bCs/>
        </w:rPr>
        <w:t>;</w:t>
      </w:r>
    </w:p>
    <w:p w:rsidR="00436FDD" w:rsidRPr="00154036" w:rsidRDefault="00351A01" w:rsidP="00436FDD">
      <w:pPr>
        <w:pStyle w:val="List2"/>
        <w:numPr>
          <w:ilvl w:val="0"/>
          <w:numId w:val="54"/>
        </w:numPr>
        <w:rPr>
          <w:rFonts w:eastAsia="MS Mincho"/>
        </w:rPr>
      </w:pPr>
      <w:r w:rsidRPr="00C32362">
        <w:rPr>
          <w:rFonts w:eastAsia="MS Mincho"/>
          <w:bCs/>
        </w:rPr>
        <w:t xml:space="preserve">UPS capacity shall support orderly shutdown of IT equipment </w:t>
      </w:r>
      <w:r>
        <w:rPr>
          <w:rFonts w:eastAsia="MS Mincho"/>
          <w:bCs/>
        </w:rPr>
        <w:t xml:space="preserve">and cooling </w:t>
      </w:r>
      <w:r w:rsidRPr="00C32362">
        <w:rPr>
          <w:rFonts w:eastAsia="MS Mincho"/>
          <w:bCs/>
        </w:rPr>
        <w:t>in case of complete (long-term) power disruption</w:t>
      </w:r>
      <w:r w:rsidR="009C166E">
        <w:rPr>
          <w:rFonts w:eastAsia="MS Mincho"/>
          <w:bCs/>
        </w:rPr>
        <w:t xml:space="preserve">. </w:t>
      </w:r>
      <w:r w:rsidR="009C166E" w:rsidRPr="009C166E">
        <w:rPr>
          <w:rFonts w:eastAsia="MS Mincho"/>
          <w:bCs/>
        </w:rPr>
        <w:t xml:space="preserve">UPS capacity shall support a run-time of a </w:t>
      </w:r>
      <w:r w:rsidR="00436FDD">
        <w:rPr>
          <w:rFonts w:eastAsia="MS Mincho"/>
          <w:bCs/>
          <w:highlight w:val="yellow"/>
        </w:rPr>
        <w:t xml:space="preserve">minimum of </w:t>
      </w:r>
      <w:r w:rsidR="00436FDD" w:rsidRPr="00575920">
        <w:rPr>
          <w:rFonts w:eastAsia="MS Mincho"/>
          <w:bCs/>
          <w:highlight w:val="yellow"/>
        </w:rPr>
        <w:t>6 minutes</w:t>
      </w:r>
      <w:r w:rsidR="00436FDD" w:rsidRPr="00C32362">
        <w:rPr>
          <w:rFonts w:eastAsia="MS Mincho"/>
          <w:bCs/>
        </w:rPr>
        <w:t>;</w:t>
      </w:r>
    </w:p>
    <w:p w:rsidR="00351A01" w:rsidRPr="00436FDD" w:rsidRDefault="00436FDD" w:rsidP="00436FDD">
      <w:pPr>
        <w:pStyle w:val="List2"/>
        <w:numPr>
          <w:ilvl w:val="1"/>
          <w:numId w:val="54"/>
        </w:numPr>
        <w:rPr>
          <w:rFonts w:eastAsia="MS Mincho"/>
          <w:highlight w:val="yellow"/>
        </w:rPr>
      </w:pPr>
      <w:r w:rsidRPr="00575920">
        <w:rPr>
          <w:rFonts w:eastAsia="MS Mincho"/>
          <w:bCs/>
          <w:highlight w:val="yellow"/>
        </w:rPr>
        <w:t>Support a run-time of a minimum of 30 minutes (desirable)</w:t>
      </w:r>
    </w:p>
    <w:p w:rsidR="00351A01" w:rsidRPr="00C32362" w:rsidRDefault="00351A01" w:rsidP="00351A01">
      <w:pPr>
        <w:pStyle w:val="List2"/>
        <w:numPr>
          <w:ilvl w:val="0"/>
          <w:numId w:val="54"/>
        </w:numPr>
        <w:rPr>
          <w:rFonts w:eastAsia="MS Mincho"/>
        </w:rPr>
      </w:pPr>
      <w:r w:rsidRPr="00C32362">
        <w:t>Highly energy efficient solution with a PUE of 1.3 or better;</w:t>
      </w:r>
    </w:p>
    <w:p w:rsidR="00351A01" w:rsidRDefault="00351A01" w:rsidP="00351A01">
      <w:pPr>
        <w:pStyle w:val="List2"/>
        <w:numPr>
          <w:ilvl w:val="1"/>
          <w:numId w:val="54"/>
        </w:numPr>
        <w:rPr>
          <w:rFonts w:eastAsia="MS Mincho"/>
        </w:rPr>
      </w:pPr>
      <w:r w:rsidRPr="00C32362">
        <w:t>PUE of 1.1 (desirable);</w:t>
      </w:r>
    </w:p>
    <w:p w:rsidR="00351A01" w:rsidRPr="00C32362" w:rsidRDefault="00351A01" w:rsidP="00351A01">
      <w:pPr>
        <w:pStyle w:val="List2"/>
        <w:numPr>
          <w:ilvl w:val="0"/>
          <w:numId w:val="54"/>
        </w:numPr>
        <w:rPr>
          <w:rFonts w:eastAsia="MS Mincho"/>
        </w:rPr>
      </w:pPr>
      <w:r w:rsidRPr="00C32362">
        <w:t>Emergency Power Off (EPO);</w:t>
      </w:r>
    </w:p>
    <w:p w:rsidR="00351A01" w:rsidRPr="00C32362" w:rsidRDefault="00351A01" w:rsidP="00351A01">
      <w:pPr>
        <w:pStyle w:val="List2"/>
        <w:numPr>
          <w:ilvl w:val="0"/>
          <w:numId w:val="54"/>
        </w:numPr>
        <w:rPr>
          <w:rFonts w:eastAsia="MS Mincho"/>
        </w:rPr>
      </w:pPr>
      <w:r w:rsidRPr="00C32362">
        <w:t>Redundant PDUs;</w:t>
      </w:r>
    </w:p>
    <w:p w:rsidR="00351A01" w:rsidRPr="00C32362" w:rsidRDefault="00351A01" w:rsidP="00351A01">
      <w:pPr>
        <w:pStyle w:val="List2"/>
        <w:numPr>
          <w:ilvl w:val="0"/>
          <w:numId w:val="54"/>
        </w:numPr>
        <w:rPr>
          <w:rFonts w:eastAsia="MS Mincho"/>
        </w:rPr>
      </w:pPr>
      <w:r w:rsidRPr="00C32362">
        <w:t xml:space="preserve">Cooling shall provide “N+1” redundancy with no single points of failure; </w:t>
      </w:r>
    </w:p>
    <w:p w:rsidR="00351A01" w:rsidRPr="00C32362" w:rsidRDefault="00351A01" w:rsidP="00351A01">
      <w:pPr>
        <w:pStyle w:val="List2"/>
        <w:numPr>
          <w:ilvl w:val="0"/>
          <w:numId w:val="54"/>
        </w:numPr>
        <w:rPr>
          <w:rFonts w:eastAsia="MS Mincho"/>
        </w:rPr>
      </w:pPr>
      <w:r w:rsidRPr="00C32362">
        <w:rPr>
          <w:rFonts w:eastAsia="MS Mincho"/>
          <w:bCs/>
        </w:rPr>
        <w:t>Security shall provide support for electronic entry with logging;</w:t>
      </w:r>
    </w:p>
    <w:p w:rsidR="00351A01" w:rsidRPr="00C32362" w:rsidRDefault="00351A01" w:rsidP="00351A01">
      <w:pPr>
        <w:pStyle w:val="List2"/>
        <w:numPr>
          <w:ilvl w:val="0"/>
          <w:numId w:val="54"/>
        </w:numPr>
        <w:rPr>
          <w:rFonts w:eastAsia="MS Mincho"/>
        </w:rPr>
      </w:pPr>
      <w:r>
        <w:rPr>
          <w:rFonts w:eastAsia="MS Mincho"/>
          <w:bCs/>
        </w:rPr>
        <w:t>F</w:t>
      </w:r>
      <w:r w:rsidRPr="00C32362">
        <w:rPr>
          <w:rFonts w:eastAsia="MS Mincho"/>
          <w:bCs/>
        </w:rPr>
        <w:t>ire suppression:</w:t>
      </w:r>
    </w:p>
    <w:p w:rsidR="00351A01" w:rsidRPr="00C32362" w:rsidRDefault="00351A01" w:rsidP="00351A01">
      <w:pPr>
        <w:pStyle w:val="List2"/>
        <w:numPr>
          <w:ilvl w:val="1"/>
          <w:numId w:val="54"/>
        </w:numPr>
        <w:rPr>
          <w:rFonts w:eastAsia="MS Mincho"/>
        </w:rPr>
      </w:pPr>
      <w:r w:rsidRPr="00C32362">
        <w:rPr>
          <w:rFonts w:eastAsia="MS Mincho"/>
          <w:bCs/>
        </w:rPr>
        <w:t>Comply with NFPA 2001;</w:t>
      </w:r>
    </w:p>
    <w:p w:rsidR="00351A01" w:rsidRPr="0062434E" w:rsidRDefault="00351A01" w:rsidP="00351A01">
      <w:pPr>
        <w:pStyle w:val="List2"/>
        <w:numPr>
          <w:ilvl w:val="1"/>
          <w:numId w:val="54"/>
        </w:numPr>
        <w:rPr>
          <w:rFonts w:eastAsia="MS Mincho"/>
        </w:rPr>
      </w:pPr>
      <w:r w:rsidRPr="00C32362">
        <w:rPr>
          <w:rFonts w:eastAsia="MS Mincho"/>
          <w:bCs/>
        </w:rPr>
        <w:t>Provide manual activation at each egress door;</w:t>
      </w:r>
    </w:p>
    <w:p w:rsidR="00351A01" w:rsidRDefault="00351A01" w:rsidP="00351A01">
      <w:pPr>
        <w:pStyle w:val="List2"/>
        <w:numPr>
          <w:ilvl w:val="2"/>
          <w:numId w:val="54"/>
        </w:numPr>
        <w:rPr>
          <w:rFonts w:eastAsia="MS Mincho"/>
        </w:rPr>
      </w:pPr>
      <w:r w:rsidRPr="00C32362">
        <w:rPr>
          <w:rFonts w:eastAsia="MS Mincho"/>
          <w:bCs/>
        </w:rPr>
        <w:t>Provide abort switches at each egress door</w:t>
      </w:r>
      <w:r>
        <w:rPr>
          <w:rFonts w:eastAsia="MS Mincho"/>
          <w:bCs/>
        </w:rPr>
        <w:t xml:space="preserve"> (desirable)</w:t>
      </w:r>
    </w:p>
    <w:p w:rsidR="00351A01" w:rsidRPr="00C32362" w:rsidRDefault="00351A01" w:rsidP="00351A01">
      <w:pPr>
        <w:pStyle w:val="List2"/>
        <w:numPr>
          <w:ilvl w:val="0"/>
          <w:numId w:val="54"/>
        </w:numPr>
        <w:rPr>
          <w:rFonts w:eastAsia="MS Mincho"/>
        </w:rPr>
      </w:pPr>
      <w:r w:rsidRPr="00C32362">
        <w:rPr>
          <w:rFonts w:eastAsia="MS Mincho"/>
          <w:bCs/>
        </w:rPr>
        <w:t>Air Aspirating Smoke Detection System:</w:t>
      </w:r>
    </w:p>
    <w:p w:rsidR="00351A01" w:rsidRPr="00C32362" w:rsidRDefault="00351A01" w:rsidP="00351A01">
      <w:pPr>
        <w:pStyle w:val="List2"/>
        <w:numPr>
          <w:ilvl w:val="1"/>
          <w:numId w:val="54"/>
        </w:numPr>
        <w:rPr>
          <w:rFonts w:eastAsia="MS Mincho"/>
        </w:rPr>
      </w:pPr>
      <w:r w:rsidRPr="00C32362">
        <w:rPr>
          <w:rFonts w:eastAsia="MS Mincho"/>
          <w:bCs/>
        </w:rPr>
        <w:t>Provide a minimum of four alarm levels with the first three alarm levels providing advance warning of a fire condition;</w:t>
      </w:r>
    </w:p>
    <w:p w:rsidR="00351A01" w:rsidRPr="00C32362" w:rsidRDefault="00351A01" w:rsidP="00351A01">
      <w:pPr>
        <w:pStyle w:val="List2"/>
        <w:numPr>
          <w:ilvl w:val="1"/>
          <w:numId w:val="54"/>
        </w:numPr>
        <w:rPr>
          <w:rFonts w:eastAsia="MS Mincho"/>
        </w:rPr>
      </w:pPr>
      <w:r w:rsidRPr="00C32362">
        <w:rPr>
          <w:rFonts w:eastAsia="MS Mincho"/>
          <w:bCs/>
        </w:rPr>
        <w:t>Provide automatic shutdown of all equipment upon a configurable alarm level (e.g., automatic shutdown activated by a level 2 to level 3 alarm transition);</w:t>
      </w:r>
    </w:p>
    <w:p w:rsidR="00351A01" w:rsidRPr="00C32362" w:rsidRDefault="00351A01" w:rsidP="00351A01">
      <w:pPr>
        <w:pStyle w:val="List2"/>
        <w:numPr>
          <w:ilvl w:val="1"/>
          <w:numId w:val="54"/>
        </w:numPr>
        <w:rPr>
          <w:rFonts w:eastAsia="MS Mincho"/>
        </w:rPr>
      </w:pPr>
      <w:r w:rsidRPr="00C32362">
        <w:rPr>
          <w:rFonts w:eastAsia="MS Mincho"/>
          <w:bCs/>
        </w:rPr>
        <w:t>Activation of the fire suppression system upon a level 4 alarm;</w:t>
      </w:r>
    </w:p>
    <w:p w:rsidR="00351A01" w:rsidRPr="00C32362" w:rsidRDefault="00351A01" w:rsidP="00351A01">
      <w:pPr>
        <w:pStyle w:val="List2"/>
        <w:numPr>
          <w:ilvl w:val="1"/>
          <w:numId w:val="54"/>
        </w:numPr>
        <w:rPr>
          <w:rFonts w:eastAsia="MS Mincho"/>
        </w:rPr>
      </w:pPr>
      <w:r w:rsidRPr="00C32362">
        <w:rPr>
          <w:rFonts w:eastAsia="MS Mincho"/>
          <w:bCs/>
        </w:rPr>
        <w:t>Contain dry contacts to interface with external fire alarm network.</w:t>
      </w:r>
    </w:p>
    <w:p w:rsidR="00351A01" w:rsidRPr="00C32362" w:rsidRDefault="00351A01" w:rsidP="00351A01">
      <w:pPr>
        <w:pStyle w:val="List2"/>
        <w:numPr>
          <w:ilvl w:val="0"/>
          <w:numId w:val="54"/>
        </w:numPr>
        <w:rPr>
          <w:rFonts w:eastAsia="MS Mincho"/>
        </w:rPr>
      </w:pPr>
      <w:r w:rsidRPr="00C32362">
        <w:rPr>
          <w:rFonts w:eastAsia="MS Mincho"/>
        </w:rPr>
        <w:t>Manual “pull station” by each door with weatherproof fire alarm horn and strobe light on the container exterior;</w:t>
      </w:r>
    </w:p>
    <w:p w:rsidR="00351A01" w:rsidRPr="00C32362" w:rsidRDefault="00351A01" w:rsidP="00351A01">
      <w:pPr>
        <w:pStyle w:val="List2"/>
        <w:numPr>
          <w:ilvl w:val="0"/>
          <w:numId w:val="54"/>
        </w:numPr>
        <w:rPr>
          <w:rFonts w:eastAsia="MS Mincho"/>
        </w:rPr>
      </w:pPr>
      <w:r w:rsidRPr="00C32362">
        <w:t>Monitoring shall be provided for all container alarms, power, temperature, and humidity and shall be accessible remotely and support alerting/paging functions such as via a Nagios server;</w:t>
      </w:r>
    </w:p>
    <w:p w:rsidR="00351A01" w:rsidRPr="00C32362" w:rsidRDefault="003B159C" w:rsidP="00351A01">
      <w:pPr>
        <w:pStyle w:val="List2"/>
        <w:numPr>
          <w:ilvl w:val="0"/>
          <w:numId w:val="54"/>
        </w:numPr>
        <w:rPr>
          <w:rFonts w:eastAsia="MS Mincho"/>
        </w:rPr>
      </w:pPr>
      <w:r>
        <w:t xml:space="preserve">Built-in facility and environmental monitoring and controls with </w:t>
      </w:r>
      <w:r w:rsidRPr="00200F31">
        <w:rPr>
          <w:highlight w:val="yellow"/>
        </w:rPr>
        <w:t>programmable interfaces (advanced technology)</w:t>
      </w:r>
      <w:r w:rsidR="00351A01" w:rsidRPr="00200F31">
        <w:rPr>
          <w:rFonts w:eastAsia="MS Mincho"/>
          <w:bCs/>
          <w:highlight w:val="yellow"/>
        </w:rPr>
        <w:t>;</w:t>
      </w:r>
    </w:p>
    <w:p w:rsidR="00351A01" w:rsidRPr="00C32362" w:rsidRDefault="00351A01" w:rsidP="00351A01">
      <w:pPr>
        <w:pStyle w:val="List2"/>
        <w:numPr>
          <w:ilvl w:val="0"/>
          <w:numId w:val="54"/>
        </w:numPr>
        <w:rPr>
          <w:rFonts w:eastAsia="MS Mincho"/>
        </w:rPr>
      </w:pPr>
      <w:r w:rsidRPr="00C32362">
        <w:rPr>
          <w:rFonts w:eastAsia="MS Mincho"/>
          <w:bCs/>
        </w:rPr>
        <w:t>Remote management capabilities</w:t>
      </w:r>
      <w:r>
        <w:rPr>
          <w:rFonts w:eastAsia="MS Mincho"/>
          <w:bCs/>
        </w:rPr>
        <w:t xml:space="preserve"> (desirable)</w:t>
      </w:r>
      <w:r w:rsidRPr="00C32362">
        <w:rPr>
          <w:rFonts w:eastAsia="MS Mincho"/>
          <w:bCs/>
        </w:rPr>
        <w:t>;</w:t>
      </w:r>
    </w:p>
    <w:p w:rsidR="00351A01" w:rsidRPr="00C32362" w:rsidRDefault="00351A01" w:rsidP="00351A01">
      <w:pPr>
        <w:pStyle w:val="List2"/>
        <w:numPr>
          <w:ilvl w:val="0"/>
          <w:numId w:val="54"/>
        </w:numPr>
        <w:rPr>
          <w:rFonts w:eastAsia="MS Mincho"/>
        </w:rPr>
      </w:pPr>
      <w:r w:rsidRPr="00C32362">
        <w:rPr>
          <w:rFonts w:eastAsia="MS Mincho"/>
          <w:bCs/>
        </w:rPr>
        <w:t>Converged networks (desirable);</w:t>
      </w:r>
    </w:p>
    <w:p w:rsidR="00351A01" w:rsidRPr="00C32362" w:rsidRDefault="00351A01" w:rsidP="00351A01">
      <w:pPr>
        <w:pStyle w:val="List2"/>
        <w:numPr>
          <w:ilvl w:val="0"/>
          <w:numId w:val="54"/>
        </w:numPr>
        <w:rPr>
          <w:rFonts w:eastAsia="MS Mincho"/>
        </w:rPr>
      </w:pPr>
      <w:r w:rsidRPr="00C32362">
        <w:rPr>
          <w:rFonts w:eastAsia="MS Mincho"/>
          <w:bCs/>
        </w:rPr>
        <w:t>Single point utility connection;</w:t>
      </w:r>
    </w:p>
    <w:p w:rsidR="00351A01" w:rsidRPr="00C32362" w:rsidRDefault="00351A01" w:rsidP="00351A01">
      <w:pPr>
        <w:pStyle w:val="List2"/>
        <w:numPr>
          <w:ilvl w:val="0"/>
          <w:numId w:val="54"/>
        </w:numPr>
        <w:rPr>
          <w:rFonts w:eastAsia="MS Mincho"/>
        </w:rPr>
      </w:pPr>
      <w:r w:rsidRPr="00C32362">
        <w:rPr>
          <w:rFonts w:eastAsia="MS Mincho"/>
          <w:bCs/>
        </w:rPr>
        <w:t>Internal lighting shall provide normal and emergency lighting with exit lighting above all egress doors;</w:t>
      </w:r>
    </w:p>
    <w:p w:rsidR="00351A01" w:rsidRPr="00C32362" w:rsidRDefault="00351A01" w:rsidP="00351A01">
      <w:pPr>
        <w:pStyle w:val="List2"/>
        <w:numPr>
          <w:ilvl w:val="1"/>
          <w:numId w:val="54"/>
        </w:numPr>
        <w:rPr>
          <w:rFonts w:eastAsia="MS Mincho"/>
        </w:rPr>
      </w:pPr>
      <w:r w:rsidRPr="00C32362">
        <w:rPr>
          <w:rFonts w:eastAsia="MS Mincho"/>
          <w:bCs/>
        </w:rPr>
        <w:t>In-floor path lighting (desirable);</w:t>
      </w:r>
    </w:p>
    <w:p w:rsidR="00351A01" w:rsidRPr="00C32362" w:rsidRDefault="00351A01" w:rsidP="00351A01">
      <w:pPr>
        <w:pStyle w:val="List2"/>
        <w:numPr>
          <w:ilvl w:val="0"/>
          <w:numId w:val="54"/>
        </w:numPr>
        <w:rPr>
          <w:rFonts w:eastAsia="MS Mincho"/>
        </w:rPr>
      </w:pPr>
      <w:r w:rsidRPr="00C32362">
        <w:rPr>
          <w:rFonts w:eastAsia="MS Mincho"/>
          <w:bCs/>
        </w:rPr>
        <w:lastRenderedPageBreak/>
        <w:t>Internal emergency alarms shall provide both sound and light notifications;</w:t>
      </w:r>
    </w:p>
    <w:p w:rsidR="00351A01" w:rsidRPr="00C32362" w:rsidRDefault="00351A01" w:rsidP="00351A01">
      <w:pPr>
        <w:pStyle w:val="List2"/>
        <w:numPr>
          <w:ilvl w:val="0"/>
          <w:numId w:val="54"/>
        </w:numPr>
        <w:rPr>
          <w:rFonts w:eastAsia="MS Mincho"/>
        </w:rPr>
      </w:pPr>
      <w:r w:rsidRPr="00C32362">
        <w:rPr>
          <w:rFonts w:eastAsia="MS Mincho"/>
          <w:bCs/>
        </w:rPr>
        <w:t>External lighting with photocell activation above each exterior door (desirable);</w:t>
      </w:r>
    </w:p>
    <w:p w:rsidR="00351A01" w:rsidRPr="00C61141" w:rsidRDefault="00351A01" w:rsidP="00351A01">
      <w:pPr>
        <w:pStyle w:val="List2"/>
        <w:numPr>
          <w:ilvl w:val="0"/>
          <w:numId w:val="54"/>
        </w:numPr>
        <w:rPr>
          <w:rFonts w:eastAsia="MS Mincho"/>
        </w:rPr>
      </w:pPr>
      <w:r w:rsidRPr="00C32362">
        <w:rPr>
          <w:rFonts w:eastAsia="MS Mincho"/>
          <w:bCs/>
        </w:rPr>
        <w:t>Exterior painted with rust-inhibiting epoxy paint.</w:t>
      </w:r>
    </w:p>
    <w:p w:rsidR="00351A01" w:rsidRDefault="00351A01" w:rsidP="00351A01">
      <w:pPr>
        <w:pStyle w:val="Heading4"/>
      </w:pPr>
    </w:p>
    <w:p w:rsidR="00B510B4" w:rsidRDefault="00B510B4" w:rsidP="00B510B4"/>
    <w:p w:rsidR="00B510B4" w:rsidRDefault="00B510B4" w:rsidP="00B510B4"/>
    <w:p w:rsidR="00351A01" w:rsidRPr="00C32362" w:rsidRDefault="00351A01" w:rsidP="00351A01">
      <w:pPr>
        <w:pStyle w:val="Heading5"/>
      </w:pPr>
      <w:r w:rsidRPr="00C32362">
        <w:t>3.2.3.1.1. Class 3/a Container-based Computer Systems</w:t>
      </w:r>
    </w:p>
    <w:p w:rsidR="00351A01" w:rsidRPr="00C32362" w:rsidRDefault="00351A01" w:rsidP="00351A01">
      <w:pPr>
        <w:pStyle w:val="BodyTextIndent"/>
        <w:rPr>
          <w:rFonts w:ascii="Times New Roman" w:hAnsi="Times New Roman"/>
        </w:rPr>
      </w:pPr>
      <w:r w:rsidRPr="00C32362">
        <w:rPr>
          <w:rFonts w:ascii="Times New Roman" w:hAnsi="Times New Roman"/>
        </w:rPr>
        <w:t>The Class 3/a container shall provide the following minimum capabilities, unless noted as desirable:</w:t>
      </w:r>
    </w:p>
    <w:p w:rsidR="00351A01" w:rsidRPr="00B1383B" w:rsidRDefault="00351A01" w:rsidP="00351A01">
      <w:pPr>
        <w:pStyle w:val="List2"/>
        <w:numPr>
          <w:ilvl w:val="0"/>
          <w:numId w:val="55"/>
        </w:numPr>
        <w:rPr>
          <w:rFonts w:eastAsia="MS Mincho"/>
          <w:highlight w:val="yellow"/>
        </w:rPr>
      </w:pPr>
      <w:r w:rsidRPr="00B1383B">
        <w:rPr>
          <w:rFonts w:eastAsia="MS Mincho"/>
          <w:highlight w:val="yellow"/>
        </w:rPr>
        <w:t>Capacity for 20 42U racks</w:t>
      </w:r>
    </w:p>
    <w:p w:rsidR="00351A01" w:rsidRPr="00C32362" w:rsidRDefault="00351A01" w:rsidP="00351A01">
      <w:pPr>
        <w:pStyle w:val="List2"/>
        <w:numPr>
          <w:ilvl w:val="0"/>
          <w:numId w:val="55"/>
        </w:numPr>
        <w:rPr>
          <w:rFonts w:eastAsia="MS Mincho"/>
        </w:rPr>
      </w:pPr>
      <w:r w:rsidRPr="00C32362">
        <w:rPr>
          <w:rFonts w:eastAsia="MS Mincho"/>
        </w:rPr>
        <w:t>10Gbps Ethernet</w:t>
      </w:r>
      <w:r w:rsidR="00230C73">
        <w:rPr>
          <w:rFonts w:eastAsia="MS Mincho"/>
        </w:rPr>
        <w:t xml:space="preserve"> </w:t>
      </w:r>
      <w:r w:rsidR="00230C73" w:rsidRPr="00200F31">
        <w:rPr>
          <w:rFonts w:eastAsia="MS Mincho"/>
          <w:highlight w:val="yellow"/>
        </w:rPr>
        <w:t>(per port speed)</w:t>
      </w:r>
      <w:r w:rsidRPr="00200F31">
        <w:rPr>
          <w:rFonts w:eastAsia="MS Mincho"/>
          <w:highlight w:val="yellow"/>
        </w:rPr>
        <w:t>;</w:t>
      </w:r>
    </w:p>
    <w:p w:rsidR="00351A01" w:rsidRPr="00C32362" w:rsidRDefault="00351A01" w:rsidP="00351A01">
      <w:pPr>
        <w:pStyle w:val="List2"/>
        <w:numPr>
          <w:ilvl w:val="0"/>
          <w:numId w:val="55"/>
        </w:numPr>
        <w:rPr>
          <w:rFonts w:eastAsia="MS Mincho"/>
        </w:rPr>
      </w:pPr>
      <w:r w:rsidRPr="00C32362">
        <w:rPr>
          <w:rFonts w:eastAsia="MS Mincho"/>
        </w:rPr>
        <w:t>40Gbps Ethernet</w:t>
      </w:r>
      <w:r w:rsidR="00230C73">
        <w:rPr>
          <w:rFonts w:eastAsia="MS Mincho"/>
        </w:rPr>
        <w:t xml:space="preserve"> </w:t>
      </w:r>
      <w:r w:rsidR="00230C73" w:rsidRPr="00D414E8">
        <w:rPr>
          <w:rFonts w:eastAsia="MS Mincho"/>
          <w:highlight w:val="darkGreen"/>
        </w:rPr>
        <w:t>(</w:t>
      </w:r>
      <w:r w:rsidR="00230C73" w:rsidRPr="00200F31">
        <w:rPr>
          <w:rFonts w:eastAsia="MS Mincho"/>
          <w:highlight w:val="yellow"/>
        </w:rPr>
        <w:t>per port speed);</w:t>
      </w:r>
      <w:r w:rsidRPr="00C32362">
        <w:rPr>
          <w:rFonts w:eastAsia="MS Mincho"/>
        </w:rPr>
        <w:t xml:space="preserve"> (desirable);</w:t>
      </w:r>
    </w:p>
    <w:p w:rsidR="00351A01" w:rsidRPr="00C32362" w:rsidRDefault="00351A01" w:rsidP="00351A01">
      <w:pPr>
        <w:pStyle w:val="List2"/>
        <w:numPr>
          <w:ilvl w:val="0"/>
          <w:numId w:val="55"/>
        </w:numPr>
        <w:rPr>
          <w:rFonts w:eastAsia="MS Mincho"/>
        </w:rPr>
      </w:pPr>
      <w:r w:rsidRPr="00C32362">
        <w:rPr>
          <w:rFonts w:eastAsia="MS Mincho"/>
        </w:rPr>
        <w:t xml:space="preserve">100Gbps Ethernet </w:t>
      </w:r>
      <w:r w:rsidR="00230C73">
        <w:rPr>
          <w:rFonts w:eastAsia="MS Mincho"/>
        </w:rPr>
        <w:t xml:space="preserve"> </w:t>
      </w:r>
      <w:r w:rsidR="00230C73" w:rsidRPr="00200F31">
        <w:rPr>
          <w:rFonts w:eastAsia="MS Mincho"/>
          <w:highlight w:val="yellow"/>
        </w:rPr>
        <w:t>(per port speed);</w:t>
      </w:r>
      <w:r w:rsidR="00230C73" w:rsidRPr="00C32362">
        <w:rPr>
          <w:rFonts w:eastAsia="MS Mincho"/>
        </w:rPr>
        <w:t xml:space="preserve"> </w:t>
      </w:r>
      <w:r w:rsidRPr="00C32362">
        <w:rPr>
          <w:rFonts w:eastAsia="MS Mincho"/>
        </w:rPr>
        <w:t>(advanced technology);</w:t>
      </w:r>
    </w:p>
    <w:p w:rsidR="00351A01" w:rsidRPr="00C32362" w:rsidRDefault="00351A01" w:rsidP="00351A01">
      <w:pPr>
        <w:pStyle w:val="List2"/>
        <w:numPr>
          <w:ilvl w:val="0"/>
          <w:numId w:val="55"/>
        </w:numPr>
        <w:rPr>
          <w:rFonts w:eastAsia="MS Mincho"/>
        </w:rPr>
      </w:pPr>
      <w:r w:rsidRPr="00C32362">
        <w:rPr>
          <w:rFonts w:eastAsia="MS Mincho"/>
        </w:rPr>
        <w:t>Compute Requirements:</w:t>
      </w:r>
    </w:p>
    <w:p w:rsidR="00351A01" w:rsidRPr="00C32362" w:rsidRDefault="00351A01" w:rsidP="00351A01">
      <w:pPr>
        <w:pStyle w:val="List2"/>
        <w:numPr>
          <w:ilvl w:val="1"/>
          <w:numId w:val="55"/>
        </w:numPr>
        <w:rPr>
          <w:rFonts w:eastAsia="MS Mincho"/>
        </w:rPr>
      </w:pPr>
      <w:r w:rsidRPr="00C32362">
        <w:rPr>
          <w:rFonts w:eastAsia="MS Mincho"/>
          <w:bCs/>
        </w:rPr>
        <w:t>Intel-based, 64-bit architecture, 2.0+ GHz, 2 to 4 processors, 6 to 10 cores per processor;</w:t>
      </w:r>
    </w:p>
    <w:p w:rsidR="00351A01" w:rsidRPr="00C32362" w:rsidRDefault="00351A01" w:rsidP="00351A01">
      <w:pPr>
        <w:pStyle w:val="List2"/>
        <w:numPr>
          <w:ilvl w:val="1"/>
          <w:numId w:val="55"/>
        </w:numPr>
        <w:rPr>
          <w:rFonts w:eastAsia="MS Mincho"/>
        </w:rPr>
      </w:pPr>
      <w:r w:rsidRPr="00C32362">
        <w:rPr>
          <w:rFonts w:eastAsia="MS Mincho"/>
          <w:bCs/>
        </w:rPr>
        <w:t>128 GB physical memory</w:t>
      </w:r>
    </w:p>
    <w:p w:rsidR="00351A01" w:rsidRPr="00C32362" w:rsidRDefault="00351A01" w:rsidP="00351A01">
      <w:pPr>
        <w:pStyle w:val="List2"/>
        <w:numPr>
          <w:ilvl w:val="2"/>
          <w:numId w:val="55"/>
        </w:numPr>
        <w:rPr>
          <w:rFonts w:eastAsia="MS Mincho"/>
        </w:rPr>
      </w:pPr>
      <w:r w:rsidRPr="00C32362">
        <w:rPr>
          <w:rFonts w:eastAsia="MS Mincho"/>
          <w:bCs/>
        </w:rPr>
        <w:t>Upgradable to 256 GB;</w:t>
      </w:r>
    </w:p>
    <w:p w:rsidR="00351A01" w:rsidRPr="00C32362" w:rsidRDefault="00351A01" w:rsidP="00351A01">
      <w:pPr>
        <w:pStyle w:val="List2"/>
        <w:numPr>
          <w:ilvl w:val="1"/>
          <w:numId w:val="55"/>
        </w:numPr>
        <w:rPr>
          <w:rFonts w:eastAsia="MS Mincho"/>
        </w:rPr>
      </w:pPr>
      <w:r w:rsidRPr="00C32362">
        <w:rPr>
          <w:rFonts w:eastAsia="MS Mincho"/>
          <w:bCs/>
        </w:rPr>
        <w:t>500 GB internal storage;</w:t>
      </w:r>
    </w:p>
    <w:p w:rsidR="00351A01" w:rsidRPr="00C32362" w:rsidRDefault="00351A01" w:rsidP="00351A01">
      <w:pPr>
        <w:pStyle w:val="List2"/>
        <w:numPr>
          <w:ilvl w:val="2"/>
          <w:numId w:val="55"/>
        </w:numPr>
        <w:rPr>
          <w:rFonts w:eastAsia="MS Mincho"/>
        </w:rPr>
      </w:pPr>
      <w:r w:rsidRPr="00C32362">
        <w:rPr>
          <w:rFonts w:eastAsia="MS Mincho"/>
          <w:bCs/>
        </w:rPr>
        <w:t>Upgradable to 1 TB</w:t>
      </w:r>
    </w:p>
    <w:p w:rsidR="00351A01" w:rsidRPr="00C32362" w:rsidRDefault="00351A01" w:rsidP="00351A01">
      <w:pPr>
        <w:pStyle w:val="List2"/>
        <w:numPr>
          <w:ilvl w:val="1"/>
          <w:numId w:val="55"/>
        </w:numPr>
        <w:rPr>
          <w:rFonts w:eastAsia="MS Mincho"/>
        </w:rPr>
      </w:pPr>
      <w:r w:rsidRPr="00C32362">
        <w:rPr>
          <w:rFonts w:eastAsia="MS Mincho"/>
          <w:bCs/>
        </w:rPr>
        <w:t>Dual or Quad Ethernet;</w:t>
      </w:r>
    </w:p>
    <w:p w:rsidR="00351A01" w:rsidRPr="00C32362" w:rsidRDefault="00351A01" w:rsidP="00351A01">
      <w:pPr>
        <w:pStyle w:val="List2"/>
        <w:numPr>
          <w:ilvl w:val="1"/>
          <w:numId w:val="55"/>
        </w:numPr>
        <w:rPr>
          <w:rFonts w:eastAsia="MS Mincho"/>
        </w:rPr>
      </w:pPr>
      <w:r w:rsidRPr="00C32362">
        <w:rPr>
          <w:rFonts w:eastAsia="MS Mincho"/>
          <w:bCs/>
        </w:rPr>
        <w:t>QDR Infiniband (for internal interconnect backbone);</w:t>
      </w:r>
    </w:p>
    <w:p w:rsidR="00351A01" w:rsidRPr="00C32362" w:rsidRDefault="00351A01" w:rsidP="00351A01">
      <w:pPr>
        <w:pStyle w:val="List2"/>
        <w:numPr>
          <w:ilvl w:val="1"/>
          <w:numId w:val="55"/>
        </w:numPr>
        <w:rPr>
          <w:rFonts w:eastAsia="MS Mincho"/>
        </w:rPr>
      </w:pPr>
      <w:r w:rsidRPr="00C32362">
        <w:rPr>
          <w:rFonts w:eastAsia="MS Mincho"/>
          <w:bCs/>
        </w:rPr>
        <w:t>32 nodes</w:t>
      </w:r>
    </w:p>
    <w:p w:rsidR="00351A01" w:rsidRPr="00C32362" w:rsidRDefault="00351A01" w:rsidP="00351A01">
      <w:pPr>
        <w:pStyle w:val="List2"/>
        <w:numPr>
          <w:ilvl w:val="0"/>
          <w:numId w:val="55"/>
        </w:numPr>
        <w:rPr>
          <w:rFonts w:eastAsia="MS Mincho"/>
        </w:rPr>
      </w:pPr>
      <w:r w:rsidRPr="00C32362">
        <w:rPr>
          <w:rFonts w:eastAsia="MS Mincho"/>
          <w:bCs/>
        </w:rPr>
        <w:t>Storage Requirements:</w:t>
      </w:r>
    </w:p>
    <w:p w:rsidR="00351A01" w:rsidRPr="00C32362" w:rsidRDefault="00351A01" w:rsidP="00351A01">
      <w:pPr>
        <w:pStyle w:val="List2"/>
        <w:numPr>
          <w:ilvl w:val="1"/>
          <w:numId w:val="55"/>
        </w:numPr>
        <w:rPr>
          <w:rFonts w:eastAsia="MS Mincho"/>
        </w:rPr>
      </w:pPr>
      <w:r w:rsidRPr="00C32362">
        <w:rPr>
          <w:rFonts w:eastAsia="MS Mincho"/>
          <w:bCs/>
        </w:rPr>
        <w:t>Dual Controllers for High Availability;</w:t>
      </w:r>
    </w:p>
    <w:p w:rsidR="00351A01" w:rsidRPr="00C32362" w:rsidRDefault="00351A01" w:rsidP="00351A01">
      <w:pPr>
        <w:pStyle w:val="List2"/>
        <w:numPr>
          <w:ilvl w:val="1"/>
          <w:numId w:val="55"/>
        </w:numPr>
        <w:rPr>
          <w:rFonts w:eastAsia="MS Mincho"/>
        </w:rPr>
      </w:pPr>
      <w:r w:rsidRPr="00C32362">
        <w:rPr>
          <w:rFonts w:eastAsia="MS Mincho"/>
          <w:bCs/>
        </w:rPr>
        <w:t xml:space="preserve">1.8 PB </w:t>
      </w:r>
      <w:r>
        <w:rPr>
          <w:rFonts w:eastAsia="MS Mincho"/>
          <w:bCs/>
        </w:rPr>
        <w:t xml:space="preserve"> raw storage capacity</w:t>
      </w:r>
    </w:p>
    <w:p w:rsidR="00351A01" w:rsidRPr="00C32362" w:rsidRDefault="00351A01" w:rsidP="00351A01">
      <w:pPr>
        <w:pStyle w:val="List2"/>
        <w:numPr>
          <w:ilvl w:val="2"/>
          <w:numId w:val="55"/>
        </w:numPr>
        <w:rPr>
          <w:rFonts w:eastAsia="MS Mincho"/>
        </w:rPr>
      </w:pPr>
      <w:r w:rsidRPr="00C32362">
        <w:rPr>
          <w:rFonts w:eastAsia="MS Mincho"/>
          <w:bCs/>
        </w:rPr>
        <w:t xml:space="preserve">Upgradable to 3.6 PB </w:t>
      </w:r>
      <w:r>
        <w:rPr>
          <w:rFonts w:eastAsia="MS Mincho"/>
          <w:bCs/>
        </w:rPr>
        <w:t xml:space="preserve">raw </w:t>
      </w:r>
      <w:r w:rsidRPr="00C32362">
        <w:rPr>
          <w:rFonts w:eastAsia="MS Mincho"/>
          <w:bCs/>
        </w:rPr>
        <w:t>storage capacity;</w:t>
      </w:r>
    </w:p>
    <w:p w:rsidR="00351A01" w:rsidRPr="00C32362" w:rsidRDefault="00351A01" w:rsidP="00351A01">
      <w:pPr>
        <w:pStyle w:val="List2"/>
        <w:numPr>
          <w:ilvl w:val="1"/>
          <w:numId w:val="55"/>
        </w:numPr>
        <w:rPr>
          <w:rFonts w:eastAsia="MS Mincho"/>
        </w:rPr>
      </w:pPr>
      <w:r w:rsidRPr="00C32362">
        <w:rPr>
          <w:rFonts w:eastAsia="MS Mincho"/>
          <w:bCs/>
        </w:rPr>
        <w:t>Provide SAS, SATA or SSD drives;</w:t>
      </w:r>
    </w:p>
    <w:p w:rsidR="00351A01" w:rsidRPr="00C32362" w:rsidRDefault="00351A01" w:rsidP="00351A01">
      <w:pPr>
        <w:pStyle w:val="List2"/>
        <w:numPr>
          <w:ilvl w:val="1"/>
          <w:numId w:val="55"/>
        </w:numPr>
        <w:rPr>
          <w:rFonts w:eastAsia="MS Mincho"/>
        </w:rPr>
      </w:pPr>
      <w:r w:rsidRPr="00C32362">
        <w:rPr>
          <w:rFonts w:eastAsia="MS Mincho"/>
          <w:bCs/>
        </w:rPr>
        <w:t>Support iSCSI, FCoE, NFS, CIFS.</w:t>
      </w:r>
    </w:p>
    <w:p w:rsidR="00351A01" w:rsidRPr="00C32362" w:rsidRDefault="00351A01" w:rsidP="00351A01">
      <w:pPr>
        <w:pStyle w:val="List2"/>
        <w:ind w:left="1080" w:firstLine="0"/>
        <w:rPr>
          <w:rFonts w:eastAsia="MS Mincho"/>
        </w:rPr>
      </w:pPr>
    </w:p>
    <w:p w:rsidR="00351A01" w:rsidRPr="00C32362" w:rsidRDefault="00351A01" w:rsidP="00351A01">
      <w:pPr>
        <w:pStyle w:val="Heading5"/>
      </w:pPr>
      <w:r w:rsidRPr="00C32362">
        <w:t>3.2.3.1.2. Class 3/b Container-based Computer Systems</w:t>
      </w:r>
    </w:p>
    <w:p w:rsidR="00351A01" w:rsidRPr="00C32362" w:rsidRDefault="00351A01" w:rsidP="00351A01">
      <w:pPr>
        <w:pStyle w:val="BodyTextIndent"/>
        <w:rPr>
          <w:rFonts w:ascii="Times New Roman" w:hAnsi="Times New Roman"/>
        </w:rPr>
      </w:pPr>
      <w:r w:rsidRPr="00C32362">
        <w:rPr>
          <w:rFonts w:ascii="Times New Roman" w:hAnsi="Times New Roman"/>
        </w:rPr>
        <w:t>The Class 3/b container shall provide the following minimum capabilities, unless noted as desirable:</w:t>
      </w:r>
    </w:p>
    <w:p w:rsidR="00351A01" w:rsidRPr="00C32362" w:rsidRDefault="00351A01" w:rsidP="00351A01">
      <w:pPr>
        <w:pStyle w:val="List2"/>
        <w:numPr>
          <w:ilvl w:val="0"/>
          <w:numId w:val="154"/>
        </w:numPr>
        <w:rPr>
          <w:rFonts w:eastAsia="MS Mincho"/>
        </w:rPr>
      </w:pPr>
      <w:r w:rsidRPr="00C32362">
        <w:rPr>
          <w:rFonts w:eastAsia="MS Mincho"/>
        </w:rPr>
        <w:t>Capacity for 10 42U racks;</w:t>
      </w:r>
    </w:p>
    <w:p w:rsidR="00351A01" w:rsidRPr="00C32362" w:rsidRDefault="00351A01" w:rsidP="00351A01">
      <w:pPr>
        <w:pStyle w:val="List2"/>
        <w:numPr>
          <w:ilvl w:val="0"/>
          <w:numId w:val="154"/>
        </w:numPr>
        <w:rPr>
          <w:rFonts w:eastAsia="MS Mincho"/>
        </w:rPr>
      </w:pPr>
      <w:r w:rsidRPr="00C32362">
        <w:rPr>
          <w:rFonts w:eastAsia="MS Mincho"/>
        </w:rPr>
        <w:t>10Gbps Ethernet;</w:t>
      </w:r>
    </w:p>
    <w:p w:rsidR="00351A01" w:rsidRPr="00C32362" w:rsidRDefault="00351A01" w:rsidP="00351A01">
      <w:pPr>
        <w:pStyle w:val="List2"/>
        <w:numPr>
          <w:ilvl w:val="0"/>
          <w:numId w:val="154"/>
        </w:numPr>
        <w:rPr>
          <w:rFonts w:eastAsia="MS Mincho"/>
        </w:rPr>
      </w:pPr>
      <w:r w:rsidRPr="00C32362">
        <w:rPr>
          <w:rFonts w:eastAsia="MS Mincho"/>
        </w:rPr>
        <w:t>Compute Requirements:</w:t>
      </w:r>
    </w:p>
    <w:p w:rsidR="00351A01" w:rsidRPr="00C32362" w:rsidRDefault="00351A01" w:rsidP="00351A01">
      <w:pPr>
        <w:pStyle w:val="List2"/>
        <w:numPr>
          <w:ilvl w:val="1"/>
          <w:numId w:val="155"/>
        </w:numPr>
        <w:rPr>
          <w:rFonts w:eastAsia="MS Mincho"/>
        </w:rPr>
      </w:pPr>
      <w:r w:rsidRPr="00C32362">
        <w:rPr>
          <w:rFonts w:eastAsia="MS Mincho"/>
          <w:bCs/>
        </w:rPr>
        <w:t>Intel-based, 64-bit architecture, 2.0+ GHz, 2 to 4 processors, 6 to 10 cores per processor;</w:t>
      </w:r>
    </w:p>
    <w:p w:rsidR="00351A01" w:rsidRPr="00C32362" w:rsidRDefault="00351A01" w:rsidP="00351A01">
      <w:pPr>
        <w:pStyle w:val="List2"/>
        <w:numPr>
          <w:ilvl w:val="1"/>
          <w:numId w:val="155"/>
        </w:numPr>
        <w:rPr>
          <w:rFonts w:eastAsia="MS Mincho"/>
        </w:rPr>
      </w:pPr>
      <w:r w:rsidRPr="00C32362">
        <w:rPr>
          <w:rFonts w:eastAsia="MS Mincho"/>
          <w:bCs/>
        </w:rPr>
        <w:t>64 GB physical memory;</w:t>
      </w:r>
    </w:p>
    <w:p w:rsidR="00351A01" w:rsidRPr="00C32362" w:rsidRDefault="00351A01" w:rsidP="00351A01">
      <w:pPr>
        <w:pStyle w:val="List2"/>
        <w:numPr>
          <w:ilvl w:val="2"/>
          <w:numId w:val="155"/>
        </w:numPr>
        <w:rPr>
          <w:rFonts w:eastAsia="MS Mincho"/>
        </w:rPr>
      </w:pPr>
      <w:r w:rsidRPr="00C32362">
        <w:rPr>
          <w:rFonts w:eastAsia="MS Mincho"/>
          <w:bCs/>
        </w:rPr>
        <w:t>Upgradable to 128GB</w:t>
      </w:r>
    </w:p>
    <w:p w:rsidR="00351A01" w:rsidRPr="00C32362" w:rsidRDefault="00351A01" w:rsidP="00351A01">
      <w:pPr>
        <w:pStyle w:val="List2"/>
        <w:numPr>
          <w:ilvl w:val="1"/>
          <w:numId w:val="155"/>
        </w:numPr>
        <w:rPr>
          <w:rFonts w:eastAsia="MS Mincho"/>
        </w:rPr>
      </w:pPr>
      <w:r w:rsidRPr="00C32362">
        <w:rPr>
          <w:rFonts w:eastAsia="MS Mincho"/>
          <w:bCs/>
        </w:rPr>
        <w:t>250 GB  internal storage;</w:t>
      </w:r>
    </w:p>
    <w:p w:rsidR="00351A01" w:rsidRPr="00C32362" w:rsidRDefault="00351A01" w:rsidP="00351A01">
      <w:pPr>
        <w:pStyle w:val="List2"/>
        <w:numPr>
          <w:ilvl w:val="2"/>
          <w:numId w:val="155"/>
        </w:numPr>
        <w:rPr>
          <w:rFonts w:eastAsia="MS Mincho"/>
        </w:rPr>
      </w:pPr>
      <w:r w:rsidRPr="00C32362">
        <w:rPr>
          <w:rFonts w:eastAsia="MS Mincho"/>
          <w:bCs/>
        </w:rPr>
        <w:t>Upgradable to 500 GB</w:t>
      </w:r>
    </w:p>
    <w:p w:rsidR="00351A01" w:rsidRPr="00C32362" w:rsidRDefault="00351A01" w:rsidP="00351A01">
      <w:pPr>
        <w:pStyle w:val="List2"/>
        <w:numPr>
          <w:ilvl w:val="1"/>
          <w:numId w:val="155"/>
        </w:numPr>
        <w:rPr>
          <w:rFonts w:eastAsia="MS Mincho"/>
        </w:rPr>
      </w:pPr>
      <w:r w:rsidRPr="00C32362">
        <w:rPr>
          <w:rFonts w:eastAsia="MS Mincho"/>
          <w:bCs/>
        </w:rPr>
        <w:t>Dual or Quad Ethernet;</w:t>
      </w:r>
    </w:p>
    <w:p w:rsidR="00351A01" w:rsidRPr="00C32362" w:rsidRDefault="00351A01" w:rsidP="00351A01">
      <w:pPr>
        <w:pStyle w:val="List2"/>
        <w:numPr>
          <w:ilvl w:val="1"/>
          <w:numId w:val="155"/>
        </w:numPr>
        <w:rPr>
          <w:rFonts w:eastAsia="MS Mincho"/>
        </w:rPr>
      </w:pPr>
      <w:r w:rsidRPr="00C32362">
        <w:rPr>
          <w:rFonts w:eastAsia="MS Mincho"/>
          <w:bCs/>
        </w:rPr>
        <w:t>QDR Infiniband (for internal interconnect backbone);</w:t>
      </w:r>
    </w:p>
    <w:p w:rsidR="00351A01" w:rsidRPr="00C32362" w:rsidRDefault="00351A01" w:rsidP="00351A01">
      <w:pPr>
        <w:pStyle w:val="List2"/>
        <w:numPr>
          <w:ilvl w:val="1"/>
          <w:numId w:val="155"/>
        </w:numPr>
        <w:rPr>
          <w:rFonts w:eastAsia="MS Mincho"/>
        </w:rPr>
      </w:pPr>
      <w:r w:rsidRPr="00C32362">
        <w:rPr>
          <w:rFonts w:eastAsia="MS Mincho"/>
          <w:bCs/>
        </w:rPr>
        <w:t>16 nodes</w:t>
      </w:r>
    </w:p>
    <w:p w:rsidR="00351A01" w:rsidRPr="00C32362" w:rsidRDefault="00351A01" w:rsidP="00351A01">
      <w:pPr>
        <w:pStyle w:val="List2"/>
        <w:numPr>
          <w:ilvl w:val="0"/>
          <w:numId w:val="154"/>
        </w:numPr>
        <w:rPr>
          <w:rFonts w:eastAsia="MS Mincho"/>
        </w:rPr>
      </w:pPr>
      <w:r w:rsidRPr="00C32362">
        <w:rPr>
          <w:rFonts w:eastAsia="MS Mincho"/>
          <w:bCs/>
        </w:rPr>
        <w:t>Storage Requirements:</w:t>
      </w:r>
    </w:p>
    <w:p w:rsidR="00351A01" w:rsidRPr="00C32362" w:rsidRDefault="00351A01" w:rsidP="00351A01">
      <w:pPr>
        <w:pStyle w:val="List2"/>
        <w:numPr>
          <w:ilvl w:val="1"/>
          <w:numId w:val="154"/>
        </w:numPr>
        <w:rPr>
          <w:rFonts w:eastAsia="MS Mincho"/>
        </w:rPr>
      </w:pPr>
      <w:r w:rsidRPr="00C32362">
        <w:rPr>
          <w:rFonts w:eastAsia="MS Mincho"/>
          <w:bCs/>
        </w:rPr>
        <w:t>Dual Controllers for High Availability;</w:t>
      </w:r>
    </w:p>
    <w:p w:rsidR="00351A01" w:rsidRPr="00C32362" w:rsidRDefault="00351A01" w:rsidP="00351A01">
      <w:pPr>
        <w:pStyle w:val="List2"/>
        <w:numPr>
          <w:ilvl w:val="1"/>
          <w:numId w:val="154"/>
        </w:numPr>
        <w:rPr>
          <w:rFonts w:eastAsia="MS Mincho"/>
        </w:rPr>
      </w:pPr>
      <w:r w:rsidRPr="00C32362">
        <w:rPr>
          <w:rFonts w:eastAsia="MS Mincho"/>
          <w:bCs/>
        </w:rPr>
        <w:t xml:space="preserve">0.9 PB </w:t>
      </w:r>
      <w:r w:rsidR="001B02A5" w:rsidRPr="00305F77">
        <w:rPr>
          <w:rFonts w:eastAsia="MS Mincho"/>
          <w:bCs/>
          <w:highlight w:val="yellow"/>
        </w:rPr>
        <w:t>raw</w:t>
      </w:r>
      <w:r w:rsidR="001B02A5">
        <w:rPr>
          <w:rFonts w:eastAsia="MS Mincho"/>
          <w:bCs/>
        </w:rPr>
        <w:t xml:space="preserve"> </w:t>
      </w:r>
      <w:r w:rsidRPr="00C32362">
        <w:rPr>
          <w:rFonts w:eastAsia="MS Mincho"/>
          <w:bCs/>
        </w:rPr>
        <w:t>storage capacity</w:t>
      </w:r>
    </w:p>
    <w:p w:rsidR="00351A01" w:rsidRPr="00C32362" w:rsidRDefault="00351A01" w:rsidP="00351A01">
      <w:pPr>
        <w:pStyle w:val="List2"/>
        <w:numPr>
          <w:ilvl w:val="2"/>
          <w:numId w:val="154"/>
        </w:numPr>
        <w:rPr>
          <w:rFonts w:eastAsia="MS Mincho"/>
        </w:rPr>
      </w:pPr>
      <w:r w:rsidRPr="00C32362">
        <w:rPr>
          <w:rFonts w:eastAsia="MS Mincho"/>
          <w:bCs/>
        </w:rPr>
        <w:t>Upgradable to 1.8 PB;</w:t>
      </w:r>
    </w:p>
    <w:p w:rsidR="00351A01" w:rsidRPr="00C32362" w:rsidRDefault="00351A01" w:rsidP="00351A01">
      <w:pPr>
        <w:pStyle w:val="List2"/>
        <w:numPr>
          <w:ilvl w:val="1"/>
          <w:numId w:val="154"/>
        </w:numPr>
        <w:rPr>
          <w:rFonts w:eastAsia="MS Mincho"/>
        </w:rPr>
      </w:pPr>
      <w:r w:rsidRPr="00C32362">
        <w:rPr>
          <w:rFonts w:eastAsia="MS Mincho"/>
          <w:bCs/>
        </w:rPr>
        <w:t>Provide SAS, SATA or SSD drives;</w:t>
      </w:r>
    </w:p>
    <w:p w:rsidR="00351A01" w:rsidRPr="00C32362" w:rsidRDefault="00351A01" w:rsidP="00351A01">
      <w:pPr>
        <w:pStyle w:val="List2"/>
        <w:numPr>
          <w:ilvl w:val="1"/>
          <w:numId w:val="154"/>
        </w:numPr>
        <w:rPr>
          <w:rFonts w:eastAsia="MS Mincho"/>
        </w:rPr>
      </w:pPr>
      <w:r w:rsidRPr="00C32362">
        <w:rPr>
          <w:rFonts w:eastAsia="MS Mincho"/>
          <w:bCs/>
        </w:rPr>
        <w:t>Support iSCSI, FCoE, NFS, CIFS.</w:t>
      </w:r>
    </w:p>
    <w:p w:rsidR="00351A01" w:rsidRPr="00C32362" w:rsidRDefault="00351A01" w:rsidP="00351A01">
      <w:pPr>
        <w:pStyle w:val="Heading4"/>
        <w:rPr>
          <w:rFonts w:eastAsia="MS Mincho"/>
        </w:rPr>
      </w:pPr>
    </w:p>
    <w:p w:rsidR="00351A01" w:rsidRPr="006F6AAC" w:rsidRDefault="00351A01" w:rsidP="00351A01">
      <w:pPr>
        <w:pStyle w:val="Heading2"/>
      </w:pPr>
      <w:bookmarkStart w:id="731" w:name="_Toc350086518"/>
      <w:bookmarkStart w:id="732" w:name="_Toc364329338"/>
      <w:bookmarkStart w:id="733" w:name="_Toc370288302"/>
      <w:r w:rsidRPr="006F6AAC">
        <w:t>3.3. Product Based Services Support</w:t>
      </w:r>
      <w:bookmarkEnd w:id="731"/>
      <w:bookmarkEnd w:id="732"/>
      <w:bookmarkEnd w:id="733"/>
    </w:p>
    <w:p w:rsidR="00351A01" w:rsidRPr="00C32362" w:rsidRDefault="00351A01" w:rsidP="00351A01">
      <w:pPr>
        <w:pStyle w:val="BodyTextIndent"/>
        <w:ind w:left="0"/>
        <w:rPr>
          <w:rFonts w:ascii="Times New Roman" w:hAnsi="Times New Roman"/>
        </w:rPr>
      </w:pPr>
      <w:r w:rsidRPr="00C32362">
        <w:rPr>
          <w:rFonts w:ascii="Times New Roman" w:hAnsi="Times New Roman"/>
        </w:rPr>
        <w:t xml:space="preserve">To assist in product recommendations, installation, and support of computer systems products the following specialists shall be </w:t>
      </w:r>
      <w:r>
        <w:rPr>
          <w:rFonts w:ascii="Times New Roman" w:hAnsi="Times New Roman"/>
        </w:rPr>
        <w:t>supported</w:t>
      </w:r>
      <w:r w:rsidRPr="00C32362">
        <w:rPr>
          <w:rFonts w:ascii="Times New Roman" w:hAnsi="Times New Roman"/>
        </w:rPr>
        <w:t>:</w:t>
      </w:r>
    </w:p>
    <w:p w:rsidR="00351A01" w:rsidRPr="00C32362" w:rsidRDefault="00351A01" w:rsidP="00351A01">
      <w:pPr>
        <w:pStyle w:val="List2"/>
        <w:numPr>
          <w:ilvl w:val="0"/>
          <w:numId w:val="56"/>
        </w:numPr>
      </w:pPr>
      <w:r w:rsidRPr="00C32362">
        <w:lastRenderedPageBreak/>
        <w:t>Operations Systems Security Specialist</w:t>
      </w:r>
    </w:p>
    <w:p w:rsidR="00351A01" w:rsidRPr="00C32362" w:rsidRDefault="00351A01" w:rsidP="00351A01">
      <w:pPr>
        <w:pStyle w:val="List3"/>
        <w:numPr>
          <w:ilvl w:val="0"/>
          <w:numId w:val="53"/>
        </w:numPr>
      </w:pPr>
      <w:r w:rsidRPr="00C32362">
        <w:t xml:space="preserve">Provides technical knowledge and analysis of information assurance, to include applications; operating systems; Internet and Intranet; physical security; networks; risk assessment; critical infrastructure continuity and contingency planning; emergency preparedness; security awareness and training.  Provides analysis of existing system’s vulnerability to possible intrusions, resource manipulation, resource denial and destruction of resources.  Provides technical support and analysis to document organizational information protection framework, and supports policy and procedures preparation and implementation. </w:t>
      </w:r>
    </w:p>
    <w:p w:rsidR="00351A01" w:rsidRPr="00C32362" w:rsidRDefault="00351A01" w:rsidP="00351A01">
      <w:pPr>
        <w:pStyle w:val="List3"/>
        <w:numPr>
          <w:ilvl w:val="0"/>
          <w:numId w:val="53"/>
        </w:numPr>
        <w:rPr>
          <w:rFonts w:eastAsia="MS Mincho"/>
        </w:rPr>
      </w:pPr>
      <w:r w:rsidRPr="00C32362">
        <w:t>Experience Requirements: Seven years of substantial experience in systems operations.</w:t>
      </w:r>
    </w:p>
    <w:p w:rsidR="00351A01" w:rsidRPr="00C32362" w:rsidRDefault="00351A01" w:rsidP="00351A01">
      <w:pPr>
        <w:pStyle w:val="List2"/>
        <w:numPr>
          <w:ilvl w:val="0"/>
          <w:numId w:val="56"/>
        </w:numPr>
      </w:pPr>
      <w:r w:rsidRPr="00C32362">
        <w:t xml:space="preserve">Computer Systems Engineer  </w:t>
      </w:r>
    </w:p>
    <w:p w:rsidR="00351A01" w:rsidRPr="00C32362" w:rsidRDefault="00351A01" w:rsidP="00351A01">
      <w:pPr>
        <w:pStyle w:val="List3"/>
        <w:numPr>
          <w:ilvl w:val="0"/>
          <w:numId w:val="58"/>
        </w:numPr>
      </w:pPr>
      <w:r w:rsidRPr="00C32362">
        <w:t>Tests and</w:t>
      </w:r>
      <w:r w:rsidRPr="00C32362">
        <w:rPr>
          <w:b/>
        </w:rPr>
        <w:t xml:space="preserve"> </w:t>
      </w:r>
      <w:r w:rsidRPr="00C32362">
        <w:t xml:space="preserve">analyzes all elements of the computer systems facilities including power, software, mass storage devices, communications devices, computer systems and terminals and for the overall integration of the enterprise network.  Responsible for the planning, design, installation, maintenance, management and coordination of the storage systems.  Monitors and controls the performance and status of the storage resources.  Utilizes software and hardware tools, identifies and diagnoses complex problems and factors affecting storage performance.  Maintains technical currency and studies vendor products to determine those which best meet client needs.  Provides guidance and direction for less experienced storage support technicians.  </w:t>
      </w:r>
    </w:p>
    <w:p w:rsidR="00351A01" w:rsidRPr="00C32362" w:rsidRDefault="00351A01" w:rsidP="00351A01">
      <w:pPr>
        <w:pStyle w:val="List3"/>
        <w:numPr>
          <w:ilvl w:val="0"/>
          <w:numId w:val="58"/>
        </w:numPr>
        <w:rPr>
          <w:rFonts w:eastAsia="MS Mincho"/>
        </w:rPr>
      </w:pPr>
      <w:r w:rsidRPr="00C32362">
        <w:t>Experience Requirements: Seven</w:t>
      </w:r>
      <w:r w:rsidRPr="00C32362">
        <w:rPr>
          <w:b/>
        </w:rPr>
        <w:t xml:space="preserve"> </w:t>
      </w:r>
      <w:r w:rsidRPr="00C32362">
        <w:t>years of increasingly complex and progressive experience in computer system/network engineering.  Includes two years of specialized experience related to the task.</w:t>
      </w:r>
    </w:p>
    <w:p w:rsidR="00351A01" w:rsidRPr="00C32362" w:rsidRDefault="00351A01" w:rsidP="00351A01">
      <w:pPr>
        <w:pStyle w:val="List2"/>
        <w:numPr>
          <w:ilvl w:val="0"/>
          <w:numId w:val="56"/>
        </w:numPr>
      </w:pPr>
      <w:r w:rsidRPr="00C32362">
        <w:t xml:space="preserve">Applications Systems Analyst/Programmer  </w:t>
      </w:r>
    </w:p>
    <w:p w:rsidR="00351A01" w:rsidRPr="00C32362" w:rsidRDefault="00351A01" w:rsidP="00351A01">
      <w:pPr>
        <w:pStyle w:val="List3"/>
        <w:numPr>
          <w:ilvl w:val="1"/>
          <w:numId w:val="60"/>
        </w:numPr>
      </w:pPr>
      <w:r w:rsidRPr="00C32362">
        <w:t xml:space="preserve">Formulates and defines system scope and objectives.  Prepares detailed specifications for programs.  Designs, codes, tests, debugs and documents programs.  Works at the highest technical level of all phases of applications, systems analysis and programming activities.  Provides guidance and training to less experienced analysts/programmers. </w:t>
      </w:r>
    </w:p>
    <w:p w:rsidR="00351A01" w:rsidRPr="00C32362" w:rsidRDefault="00351A01" w:rsidP="00351A01">
      <w:pPr>
        <w:pStyle w:val="List3"/>
        <w:numPr>
          <w:ilvl w:val="1"/>
          <w:numId w:val="60"/>
        </w:numPr>
      </w:pPr>
      <w:r w:rsidRPr="00C32362">
        <w:t>Experience Requirements: Seven years of increasingly complex and progressive experience in performing systems analysis, development, and implementation of business, mathematical, or scientific setting using a variety of information technology resources.  Has experience with current technologies and, where required for the task, emerging technologies.</w:t>
      </w:r>
    </w:p>
    <w:p w:rsidR="00351A01" w:rsidRPr="00C32362" w:rsidRDefault="00351A01" w:rsidP="00351A01">
      <w:pPr>
        <w:rPr>
          <w:b/>
        </w:rPr>
      </w:pPr>
      <w:r w:rsidRPr="00C32362">
        <w:br w:type="page"/>
      </w:r>
    </w:p>
    <w:p w:rsidR="00351A01" w:rsidRPr="00C32362" w:rsidRDefault="00351A01" w:rsidP="00351A01">
      <w:pPr>
        <w:pStyle w:val="Heading3"/>
        <w:rPr>
          <w:color w:val="auto"/>
        </w:rPr>
      </w:pPr>
    </w:p>
    <w:p w:rsidR="00351A01" w:rsidRPr="00D9231D" w:rsidRDefault="00351A01" w:rsidP="00351A01">
      <w:pPr>
        <w:pStyle w:val="Heading1"/>
      </w:pPr>
      <w:bookmarkStart w:id="734" w:name="_Toc350086519"/>
      <w:bookmarkStart w:id="735" w:name="_Toc364329339"/>
      <w:bookmarkStart w:id="736" w:name="_Toc370288303"/>
      <w:r w:rsidRPr="00D9231D">
        <w:t>4. Category B: Group B: Computer System Storage Devices</w:t>
      </w:r>
      <w:bookmarkEnd w:id="734"/>
      <w:bookmarkEnd w:id="735"/>
      <w:bookmarkEnd w:id="736"/>
    </w:p>
    <w:p w:rsidR="00351A01" w:rsidRPr="00C32362" w:rsidRDefault="00351A01" w:rsidP="00351A01">
      <w:pPr>
        <w:pStyle w:val="BodyTextIndent"/>
        <w:rPr>
          <w:rFonts w:ascii="Times New Roman" w:hAnsi="Times New Roman"/>
        </w:rPr>
      </w:pPr>
      <w:r w:rsidRPr="00C32362">
        <w:rPr>
          <w:rFonts w:ascii="Times New Roman" w:hAnsi="Times New Roman"/>
        </w:rPr>
        <w:t>This section describes the technical requirements for Storage Devices which complement and support the Computer Systems in Category A.</w:t>
      </w:r>
    </w:p>
    <w:p w:rsidR="00351A01" w:rsidRPr="00C32362" w:rsidRDefault="00351A01" w:rsidP="00351A01">
      <w:pPr>
        <w:pStyle w:val="BodyTextIndent"/>
        <w:rPr>
          <w:rFonts w:ascii="Times New Roman" w:hAnsi="Times New Roman"/>
        </w:rPr>
      </w:pPr>
      <w:r w:rsidRPr="00C32362">
        <w:rPr>
          <w:rFonts w:ascii="Times New Roman" w:hAnsi="Times New Roman"/>
        </w:rPr>
        <w:t>All proposed mandatory products must meet the following (where applicable):</w:t>
      </w:r>
    </w:p>
    <w:p w:rsidR="00351A01" w:rsidRPr="00C32362" w:rsidRDefault="00351A01" w:rsidP="00351A01">
      <w:pPr>
        <w:pStyle w:val="BodyTextIndent"/>
        <w:numPr>
          <w:ilvl w:val="0"/>
          <w:numId w:val="176"/>
        </w:numPr>
        <w:spacing w:after="0"/>
        <w:rPr>
          <w:rFonts w:ascii="Times New Roman" w:hAnsi="Times New Roman"/>
        </w:rPr>
      </w:pPr>
      <w:r w:rsidRPr="00C32362">
        <w:rPr>
          <w:rFonts w:ascii="Times New Roman" w:hAnsi="Times New Roman"/>
        </w:rPr>
        <w:t>EPEAT certified</w:t>
      </w:r>
    </w:p>
    <w:p w:rsidR="00351A01" w:rsidRPr="00C32362" w:rsidRDefault="00351A01" w:rsidP="00351A01">
      <w:pPr>
        <w:pStyle w:val="BodyTextIndent"/>
        <w:numPr>
          <w:ilvl w:val="0"/>
          <w:numId w:val="176"/>
        </w:numPr>
        <w:spacing w:after="0"/>
        <w:rPr>
          <w:rFonts w:ascii="Times New Roman" w:hAnsi="Times New Roman"/>
        </w:rPr>
      </w:pPr>
      <w:r w:rsidRPr="00C32362">
        <w:rPr>
          <w:rFonts w:ascii="Times New Roman" w:hAnsi="Times New Roman"/>
        </w:rPr>
        <w:t>Energy Star compliant</w:t>
      </w:r>
    </w:p>
    <w:p w:rsidR="00351A01" w:rsidRPr="00C32362" w:rsidRDefault="00351A01" w:rsidP="00351A01">
      <w:pPr>
        <w:pStyle w:val="BodyTextIndent"/>
        <w:numPr>
          <w:ilvl w:val="0"/>
          <w:numId w:val="176"/>
        </w:numPr>
        <w:spacing w:after="0"/>
        <w:rPr>
          <w:rFonts w:ascii="Times New Roman" w:hAnsi="Times New Roman"/>
        </w:rPr>
      </w:pPr>
      <w:r w:rsidRPr="00C32362">
        <w:rPr>
          <w:rFonts w:ascii="Times New Roman" w:hAnsi="Times New Roman"/>
        </w:rPr>
        <w:t>508 compliant</w:t>
      </w:r>
    </w:p>
    <w:p w:rsidR="00351A01" w:rsidRDefault="00351A01" w:rsidP="00351A01">
      <w:pPr>
        <w:pStyle w:val="BodyTextIndent"/>
        <w:numPr>
          <w:ilvl w:val="0"/>
          <w:numId w:val="176"/>
        </w:numPr>
        <w:spacing w:after="0"/>
        <w:rPr>
          <w:rFonts w:ascii="Times New Roman" w:hAnsi="Times New Roman"/>
        </w:rPr>
      </w:pPr>
      <w:r w:rsidRPr="00C32362">
        <w:rPr>
          <w:rFonts w:ascii="Times New Roman" w:hAnsi="Times New Roman"/>
        </w:rPr>
        <w:t>Trade Act (TAA) compliant.</w:t>
      </w:r>
    </w:p>
    <w:p w:rsidR="00351A01" w:rsidRPr="00246AA6" w:rsidRDefault="00351A01" w:rsidP="00351A01">
      <w:pPr>
        <w:pStyle w:val="BodyTextIndent"/>
        <w:numPr>
          <w:ilvl w:val="0"/>
          <w:numId w:val="176"/>
        </w:numPr>
        <w:spacing w:after="0"/>
        <w:rPr>
          <w:rFonts w:ascii="Times New Roman" w:hAnsi="Times New Roman"/>
        </w:rPr>
      </w:pPr>
      <w:r>
        <w:rPr>
          <w:rFonts w:ascii="Times New Roman" w:hAnsi="Times New Roman"/>
        </w:rPr>
        <w:t>New Equipment</w:t>
      </w:r>
    </w:p>
    <w:p w:rsidR="00351A01" w:rsidRPr="00C32362" w:rsidRDefault="00351A01" w:rsidP="00351A01">
      <w:pPr>
        <w:pStyle w:val="BodyTextIndent"/>
        <w:numPr>
          <w:ilvl w:val="0"/>
          <w:numId w:val="176"/>
        </w:numPr>
        <w:spacing w:after="0"/>
        <w:rPr>
          <w:rFonts w:ascii="Times New Roman" w:hAnsi="Times New Roman"/>
        </w:rPr>
      </w:pPr>
      <w:r w:rsidRPr="00C32362">
        <w:rPr>
          <w:rFonts w:ascii="Times New Roman" w:hAnsi="Times New Roman"/>
        </w:rPr>
        <w:t>Authorized reseller for the following mandatory products:</w:t>
      </w:r>
    </w:p>
    <w:p w:rsidR="004541D8" w:rsidRDefault="00351A01">
      <w:pPr>
        <w:pStyle w:val="ListParagraph"/>
        <w:numPr>
          <w:ilvl w:val="1"/>
          <w:numId w:val="203"/>
        </w:numPr>
      </w:pPr>
      <w:r w:rsidRPr="00C32362">
        <w:t>LTO Desktop Library tape system</w:t>
      </w:r>
    </w:p>
    <w:p w:rsidR="004541D8" w:rsidRDefault="00351A01">
      <w:pPr>
        <w:pStyle w:val="ListParagraph"/>
        <w:numPr>
          <w:ilvl w:val="1"/>
          <w:numId w:val="203"/>
        </w:numPr>
      </w:pPr>
      <w:r w:rsidRPr="00C32362">
        <w:t>Large Robotic Device</w:t>
      </w:r>
      <w:r w:rsidR="00BC3484">
        <w:t xml:space="preserve"> </w:t>
      </w:r>
      <w:r w:rsidR="00BC3484" w:rsidRPr="00BC3484">
        <w:rPr>
          <w:highlight w:val="yellow"/>
        </w:rPr>
        <w:t>(desirable)</w:t>
      </w:r>
    </w:p>
    <w:p w:rsidR="004541D8" w:rsidRDefault="00351A01">
      <w:pPr>
        <w:pStyle w:val="ListParagraph"/>
        <w:numPr>
          <w:ilvl w:val="1"/>
          <w:numId w:val="203"/>
        </w:numPr>
      </w:pPr>
      <w:r w:rsidRPr="00C32362">
        <w:t>Server UPS</w:t>
      </w:r>
    </w:p>
    <w:p w:rsidR="00351A01" w:rsidRPr="006F6AAC" w:rsidRDefault="00351A01" w:rsidP="00351A01">
      <w:pPr>
        <w:pStyle w:val="Heading2"/>
      </w:pPr>
      <w:bookmarkStart w:id="737" w:name="_Toc350086520"/>
      <w:bookmarkStart w:id="738" w:name="_Toc364329340"/>
      <w:bookmarkStart w:id="739" w:name="_Toc370288304"/>
      <w:r w:rsidRPr="006F6AAC">
        <w:t>4.1. Single Storage Devices</w:t>
      </w:r>
      <w:bookmarkEnd w:id="737"/>
      <w:bookmarkEnd w:id="738"/>
      <w:bookmarkEnd w:id="739"/>
    </w:p>
    <w:p w:rsidR="00351A01" w:rsidRPr="00C32362" w:rsidRDefault="00351A01" w:rsidP="00351A01">
      <w:pPr>
        <w:pStyle w:val="BodyTextIndent"/>
        <w:rPr>
          <w:rFonts w:ascii="Times New Roman" w:hAnsi="Times New Roman"/>
        </w:rPr>
      </w:pPr>
      <w:r w:rsidRPr="00C32362">
        <w:rPr>
          <w:rFonts w:ascii="Times New Roman" w:hAnsi="Times New Roman"/>
        </w:rPr>
        <w:t>The following devices must be provided:</w:t>
      </w:r>
    </w:p>
    <w:p w:rsidR="00351A01" w:rsidRPr="00C32362" w:rsidRDefault="00351A01" w:rsidP="00351A01">
      <w:pPr>
        <w:pStyle w:val="List3"/>
        <w:numPr>
          <w:ilvl w:val="0"/>
          <w:numId w:val="25"/>
        </w:numPr>
      </w:pPr>
      <w:r w:rsidRPr="00C32362">
        <w:t>Blu-ray Disc Player</w:t>
      </w:r>
      <w:r w:rsidR="00BC3484">
        <w:t xml:space="preserve"> </w:t>
      </w:r>
      <w:r w:rsidR="00BC3484" w:rsidRPr="00BC3484">
        <w:rPr>
          <w:highlight w:val="yellow"/>
        </w:rPr>
        <w:t>(desirable)</w:t>
      </w:r>
    </w:p>
    <w:p w:rsidR="00351A01" w:rsidRPr="00C32362" w:rsidRDefault="00351A01" w:rsidP="00351A01">
      <w:pPr>
        <w:pStyle w:val="List3"/>
        <w:numPr>
          <w:ilvl w:val="0"/>
          <w:numId w:val="25"/>
        </w:numPr>
      </w:pPr>
      <w:r w:rsidRPr="00C32362">
        <w:t>Digital Video Recorder (DVR)</w:t>
      </w:r>
    </w:p>
    <w:p w:rsidR="00351A01" w:rsidRPr="0048677B" w:rsidRDefault="00EA4956" w:rsidP="00351A01">
      <w:pPr>
        <w:pStyle w:val="List3"/>
        <w:numPr>
          <w:ilvl w:val="1"/>
          <w:numId w:val="25"/>
        </w:numPr>
      </w:pPr>
      <w:r w:rsidRPr="0048677B">
        <w:t>Multiple inputs</w:t>
      </w:r>
    </w:p>
    <w:p w:rsidR="00351A01" w:rsidRPr="00200F31" w:rsidRDefault="004D22F3" w:rsidP="00351A01">
      <w:pPr>
        <w:pStyle w:val="List3"/>
        <w:numPr>
          <w:ilvl w:val="1"/>
          <w:numId w:val="25"/>
        </w:numPr>
        <w:rPr>
          <w:highlight w:val="yellow"/>
        </w:rPr>
      </w:pPr>
      <w:r w:rsidRPr="00200F31">
        <w:rPr>
          <w:highlight w:val="yellow"/>
        </w:rPr>
        <w:t xml:space="preserve">1 </w:t>
      </w:r>
      <w:r w:rsidR="00351A01" w:rsidRPr="00200F31">
        <w:rPr>
          <w:highlight w:val="yellow"/>
        </w:rPr>
        <w:t>USB port</w:t>
      </w:r>
    </w:p>
    <w:p w:rsidR="00B66BE5" w:rsidRDefault="004D22F3">
      <w:pPr>
        <w:pStyle w:val="List3"/>
        <w:numPr>
          <w:ilvl w:val="2"/>
          <w:numId w:val="25"/>
        </w:numPr>
      </w:pPr>
      <w:r>
        <w:t>2 USB ports (</w:t>
      </w:r>
      <w:r w:rsidRPr="00DA7858">
        <w:rPr>
          <w:highlight w:val="yellow"/>
        </w:rPr>
        <w:t>desirable)</w:t>
      </w:r>
    </w:p>
    <w:p w:rsidR="00351A01" w:rsidRPr="00C32362" w:rsidRDefault="00351A01" w:rsidP="00351A01">
      <w:pPr>
        <w:pStyle w:val="List3"/>
        <w:numPr>
          <w:ilvl w:val="1"/>
          <w:numId w:val="25"/>
        </w:numPr>
      </w:pPr>
      <w:r w:rsidRPr="00C32362">
        <w:t>Compression (analog): H.264</w:t>
      </w:r>
    </w:p>
    <w:p w:rsidR="00351A01" w:rsidRPr="00C32362" w:rsidRDefault="00351A01" w:rsidP="00351A01">
      <w:pPr>
        <w:pStyle w:val="List3"/>
        <w:numPr>
          <w:ilvl w:val="1"/>
          <w:numId w:val="25"/>
        </w:numPr>
      </w:pPr>
      <w:r w:rsidRPr="00C32362">
        <w:t>Support at least 1 internal SATA HDD</w:t>
      </w:r>
    </w:p>
    <w:p w:rsidR="00351A01" w:rsidRPr="00C32362" w:rsidRDefault="00351A01" w:rsidP="00351A01">
      <w:pPr>
        <w:pStyle w:val="List3"/>
        <w:numPr>
          <w:ilvl w:val="1"/>
          <w:numId w:val="25"/>
        </w:numPr>
      </w:pPr>
      <w:r w:rsidRPr="00C32362">
        <w:t>Video format (Analog): NTSC: 352x240 (CIF), 7</w:t>
      </w:r>
      <w:r>
        <w:t>04</w:t>
      </w:r>
      <w:r w:rsidRPr="00C32362">
        <w:t>x240 (Half-D1), 7</w:t>
      </w:r>
      <w:r>
        <w:t>04</w:t>
      </w:r>
      <w:r w:rsidRPr="00C32362">
        <w:t>x480 (D1)</w:t>
      </w:r>
    </w:p>
    <w:p w:rsidR="00351A01" w:rsidRPr="00C32362" w:rsidRDefault="00351A01" w:rsidP="00351A01">
      <w:pPr>
        <w:pStyle w:val="List3"/>
        <w:numPr>
          <w:ilvl w:val="1"/>
          <w:numId w:val="25"/>
        </w:numPr>
      </w:pPr>
      <w:r w:rsidRPr="00C32362">
        <w:t>Networking: 10/100 Base-T Ethernet, RJ-45</w:t>
      </w:r>
    </w:p>
    <w:p w:rsidR="00351A01" w:rsidRPr="00C32362" w:rsidRDefault="00351A01" w:rsidP="00351A01">
      <w:pPr>
        <w:pStyle w:val="List2"/>
        <w:numPr>
          <w:ilvl w:val="0"/>
          <w:numId w:val="25"/>
        </w:numPr>
      </w:pPr>
      <w:r w:rsidRPr="00C32362">
        <w:t>the following single tape devices:</w:t>
      </w:r>
    </w:p>
    <w:p w:rsidR="00351A01" w:rsidRPr="00C32362" w:rsidRDefault="00351A01" w:rsidP="00351A01">
      <w:pPr>
        <w:pStyle w:val="List3"/>
        <w:numPr>
          <w:ilvl w:val="1"/>
          <w:numId w:val="25"/>
        </w:numPr>
        <w:tabs>
          <w:tab w:val="clear" w:pos="1800"/>
          <w:tab w:val="num" w:pos="1440"/>
        </w:tabs>
        <w:ind w:left="1440"/>
      </w:pPr>
      <w:r w:rsidRPr="00C32362">
        <w:t>DAT  72;</w:t>
      </w:r>
    </w:p>
    <w:p w:rsidR="00351A01" w:rsidRPr="00C32362" w:rsidRDefault="00351A01" w:rsidP="00351A01">
      <w:pPr>
        <w:pStyle w:val="List3"/>
        <w:numPr>
          <w:ilvl w:val="2"/>
          <w:numId w:val="25"/>
        </w:numPr>
        <w:tabs>
          <w:tab w:val="num" w:pos="2160"/>
        </w:tabs>
        <w:ind w:left="1800"/>
      </w:pPr>
      <w:r w:rsidRPr="00C32362">
        <w:t>External Drive</w:t>
      </w:r>
    </w:p>
    <w:p w:rsidR="00351A01" w:rsidRPr="00C32362" w:rsidRDefault="00351A01" w:rsidP="00351A01">
      <w:pPr>
        <w:pStyle w:val="List3"/>
        <w:numPr>
          <w:ilvl w:val="2"/>
          <w:numId w:val="25"/>
        </w:numPr>
        <w:tabs>
          <w:tab w:val="num" w:pos="2160"/>
        </w:tabs>
        <w:ind w:left="1800"/>
      </w:pPr>
      <w:r w:rsidRPr="00C32362">
        <w:t>36GB capacity (native)</w:t>
      </w:r>
    </w:p>
    <w:p w:rsidR="00351A01" w:rsidRPr="00C32362" w:rsidRDefault="00351A01" w:rsidP="00351A01">
      <w:pPr>
        <w:pStyle w:val="List3"/>
        <w:numPr>
          <w:ilvl w:val="2"/>
          <w:numId w:val="25"/>
        </w:numPr>
        <w:tabs>
          <w:tab w:val="num" w:pos="2160"/>
        </w:tabs>
        <w:ind w:left="1800"/>
      </w:pPr>
      <w:r w:rsidRPr="00C32362">
        <w:t xml:space="preserve">Data transfer rate 3 MB/sec native </w:t>
      </w:r>
    </w:p>
    <w:p w:rsidR="00351A01" w:rsidRPr="0063514C" w:rsidRDefault="008B1879" w:rsidP="00351A01">
      <w:pPr>
        <w:pStyle w:val="List3"/>
        <w:numPr>
          <w:ilvl w:val="1"/>
          <w:numId w:val="25"/>
        </w:numPr>
        <w:tabs>
          <w:tab w:val="clear" w:pos="1800"/>
          <w:tab w:val="num" w:pos="1440"/>
        </w:tabs>
        <w:ind w:left="1440"/>
        <w:rPr>
          <w:highlight w:val="yellow"/>
        </w:rPr>
      </w:pPr>
      <w:r w:rsidRPr="0063514C">
        <w:rPr>
          <w:highlight w:val="yellow"/>
        </w:rPr>
        <w:t>&lt;Requirement removed&gt;</w:t>
      </w:r>
    </w:p>
    <w:p w:rsidR="00351A01" w:rsidRPr="00C32362" w:rsidRDefault="00351A01" w:rsidP="00351A01">
      <w:pPr>
        <w:pStyle w:val="List3"/>
        <w:numPr>
          <w:ilvl w:val="1"/>
          <w:numId w:val="25"/>
        </w:numPr>
        <w:tabs>
          <w:tab w:val="clear" w:pos="1800"/>
          <w:tab w:val="num" w:pos="1440"/>
          <w:tab w:val="num" w:pos="2700"/>
        </w:tabs>
        <w:ind w:hanging="720"/>
      </w:pPr>
      <w:r w:rsidRPr="00C32362">
        <w:t>STK T10000C</w:t>
      </w:r>
    </w:p>
    <w:p w:rsidR="00351A01" w:rsidRPr="00C32362" w:rsidRDefault="00351A01" w:rsidP="00351A01">
      <w:pPr>
        <w:pStyle w:val="List3"/>
        <w:numPr>
          <w:ilvl w:val="2"/>
          <w:numId w:val="25"/>
        </w:numPr>
        <w:tabs>
          <w:tab w:val="clear" w:pos="2700"/>
          <w:tab w:val="num" w:pos="2610"/>
        </w:tabs>
        <w:ind w:left="1800"/>
      </w:pPr>
      <w:r w:rsidRPr="00C32362">
        <w:t>Read compatible with STK 10000B and 10000A</w:t>
      </w:r>
    </w:p>
    <w:p w:rsidR="00351A01" w:rsidRPr="00C32362" w:rsidRDefault="00351A01" w:rsidP="00351A01">
      <w:pPr>
        <w:pStyle w:val="List3"/>
        <w:numPr>
          <w:ilvl w:val="2"/>
          <w:numId w:val="25"/>
        </w:numPr>
        <w:tabs>
          <w:tab w:val="clear" w:pos="2700"/>
          <w:tab w:val="num" w:pos="2610"/>
        </w:tabs>
        <w:ind w:left="1800"/>
      </w:pPr>
      <w:r w:rsidRPr="00C32362">
        <w:t>5TB capacity (native)</w:t>
      </w:r>
    </w:p>
    <w:p w:rsidR="00351A01" w:rsidRPr="00C32362" w:rsidRDefault="00351A01" w:rsidP="00351A01">
      <w:pPr>
        <w:pStyle w:val="List3"/>
        <w:numPr>
          <w:ilvl w:val="2"/>
          <w:numId w:val="25"/>
        </w:numPr>
        <w:tabs>
          <w:tab w:val="clear" w:pos="2700"/>
          <w:tab w:val="num" w:pos="2610"/>
        </w:tabs>
        <w:ind w:left="1800"/>
      </w:pPr>
      <w:r w:rsidRPr="00C32362">
        <w:t>Data transfer rate 240 MB/sec (uncompressed)</w:t>
      </w:r>
    </w:p>
    <w:p w:rsidR="00351A01" w:rsidRPr="00C32362" w:rsidRDefault="00351A01" w:rsidP="00351A01">
      <w:pPr>
        <w:pStyle w:val="List3"/>
        <w:numPr>
          <w:ilvl w:val="2"/>
          <w:numId w:val="25"/>
        </w:numPr>
        <w:tabs>
          <w:tab w:val="clear" w:pos="2700"/>
          <w:tab w:val="num" w:pos="2610"/>
        </w:tabs>
        <w:ind w:left="1800"/>
      </w:pPr>
      <w:r w:rsidRPr="00C32362">
        <w:t>Drive level encryption (desirable)</w:t>
      </w:r>
    </w:p>
    <w:p w:rsidR="00351A01" w:rsidRPr="00C32362" w:rsidRDefault="00351A01" w:rsidP="00351A01">
      <w:pPr>
        <w:pStyle w:val="List3"/>
        <w:numPr>
          <w:ilvl w:val="1"/>
          <w:numId w:val="25"/>
        </w:numPr>
        <w:tabs>
          <w:tab w:val="clear" w:pos="1800"/>
          <w:tab w:val="num" w:pos="1440"/>
        </w:tabs>
        <w:ind w:left="1440"/>
      </w:pPr>
      <w:r w:rsidRPr="00C32362">
        <w:t>LTO Ultrium;</w:t>
      </w:r>
    </w:p>
    <w:p w:rsidR="00351A01" w:rsidRPr="00C32362" w:rsidRDefault="00351A01" w:rsidP="00351A01">
      <w:pPr>
        <w:pStyle w:val="List3"/>
        <w:numPr>
          <w:ilvl w:val="2"/>
          <w:numId w:val="25"/>
        </w:numPr>
        <w:tabs>
          <w:tab w:val="num" w:pos="2160"/>
        </w:tabs>
        <w:ind w:left="1800"/>
      </w:pPr>
      <w:r w:rsidRPr="00C32362">
        <w:t>External Drive (desirable)</w:t>
      </w:r>
    </w:p>
    <w:p w:rsidR="00351A01" w:rsidRPr="00C32362" w:rsidRDefault="00351A01" w:rsidP="00351A01">
      <w:pPr>
        <w:pStyle w:val="List3"/>
        <w:numPr>
          <w:ilvl w:val="2"/>
          <w:numId w:val="25"/>
        </w:numPr>
        <w:tabs>
          <w:tab w:val="num" w:pos="2160"/>
        </w:tabs>
        <w:ind w:left="1800"/>
      </w:pPr>
      <w:r w:rsidRPr="00C32362">
        <w:t>1.5 TB capacity (native)</w:t>
      </w:r>
    </w:p>
    <w:p w:rsidR="00351A01" w:rsidRPr="00C32362" w:rsidRDefault="00351A01" w:rsidP="00351A01">
      <w:pPr>
        <w:pStyle w:val="List3"/>
        <w:numPr>
          <w:ilvl w:val="2"/>
          <w:numId w:val="25"/>
        </w:numPr>
        <w:tabs>
          <w:tab w:val="num" w:pos="2160"/>
        </w:tabs>
        <w:ind w:left="1800"/>
      </w:pPr>
      <w:r w:rsidRPr="00C32362">
        <w:t>Data transfer rate 140 MBps native with Ultrium 5 media</w:t>
      </w:r>
    </w:p>
    <w:p w:rsidR="00351A01" w:rsidRPr="00C32362" w:rsidRDefault="00351A01" w:rsidP="00351A01">
      <w:pPr>
        <w:pStyle w:val="List3"/>
        <w:numPr>
          <w:ilvl w:val="2"/>
          <w:numId w:val="25"/>
        </w:numPr>
        <w:tabs>
          <w:tab w:val="num" w:pos="2160"/>
        </w:tabs>
        <w:ind w:left="1800"/>
      </w:pPr>
      <w:r w:rsidRPr="00C32362">
        <w:t>Data transfer rate 160 MBps native with Ultrium 6 media</w:t>
      </w:r>
    </w:p>
    <w:p w:rsidR="00351A01" w:rsidRPr="00C32362" w:rsidRDefault="00351A01" w:rsidP="00351A01">
      <w:pPr>
        <w:pStyle w:val="List3"/>
        <w:numPr>
          <w:ilvl w:val="2"/>
          <w:numId w:val="25"/>
        </w:numPr>
        <w:tabs>
          <w:tab w:val="num" w:pos="2160"/>
        </w:tabs>
        <w:ind w:left="1800"/>
      </w:pPr>
      <w:r w:rsidRPr="00C32362">
        <w:t>Drive level encryption (desirable)</w:t>
      </w:r>
    </w:p>
    <w:p w:rsidR="00351A01" w:rsidRPr="00C32362" w:rsidRDefault="00351A01" w:rsidP="00351A01">
      <w:pPr>
        <w:pStyle w:val="List3"/>
        <w:tabs>
          <w:tab w:val="num" w:pos="2700"/>
        </w:tabs>
        <w:ind w:left="0" w:firstLine="0"/>
      </w:pPr>
    </w:p>
    <w:p w:rsidR="00351A01" w:rsidRPr="006F6AAC" w:rsidRDefault="00351A01" w:rsidP="00351A01">
      <w:pPr>
        <w:pStyle w:val="Heading2"/>
      </w:pPr>
      <w:bookmarkStart w:id="740" w:name="_Toc350086521"/>
      <w:bookmarkStart w:id="741" w:name="_Toc364329341"/>
      <w:bookmarkStart w:id="742" w:name="_Toc370288305"/>
      <w:r w:rsidRPr="006F6AAC">
        <w:t>4.2. Multiple Storage Devices</w:t>
      </w:r>
      <w:bookmarkEnd w:id="740"/>
      <w:bookmarkEnd w:id="741"/>
      <w:bookmarkEnd w:id="742"/>
    </w:p>
    <w:p w:rsidR="00351A01" w:rsidRPr="00C32362" w:rsidRDefault="00351A01" w:rsidP="00351A01">
      <w:r w:rsidRPr="00C32362">
        <w:t>This section describes several mandatory storage devices including a core specification that must be met by all proposed mandatory devices in this section</w:t>
      </w:r>
    </w:p>
    <w:p w:rsidR="00351A01" w:rsidRPr="00C32362" w:rsidRDefault="00351A01" w:rsidP="00351A01">
      <w:pPr>
        <w:pStyle w:val="Heading3"/>
      </w:pPr>
      <w:bookmarkStart w:id="743" w:name="_Toc350086522"/>
      <w:bookmarkStart w:id="744" w:name="_Toc364329342"/>
      <w:bookmarkStart w:id="745" w:name="_Toc370288306"/>
      <w:r w:rsidRPr="00C32362">
        <w:t>4.2.1. Storage Devices Core Specification</w:t>
      </w:r>
      <w:bookmarkEnd w:id="743"/>
      <w:bookmarkEnd w:id="744"/>
      <w:bookmarkEnd w:id="745"/>
    </w:p>
    <w:p w:rsidR="00351A01" w:rsidRPr="00C32362" w:rsidRDefault="00351A01" w:rsidP="00351A01">
      <w:pPr>
        <w:pStyle w:val="BodyTextIndent"/>
        <w:rPr>
          <w:rFonts w:ascii="Times New Roman" w:hAnsi="Times New Roman"/>
        </w:rPr>
      </w:pPr>
      <w:r w:rsidRPr="00C32362">
        <w:rPr>
          <w:rFonts w:ascii="Times New Roman" w:hAnsi="Times New Roman"/>
        </w:rPr>
        <w:t>Proposed storage devices shall provide:</w:t>
      </w:r>
    </w:p>
    <w:p w:rsidR="00351A01" w:rsidRPr="00C32362" w:rsidRDefault="00351A01" w:rsidP="00351A01">
      <w:pPr>
        <w:pStyle w:val="List2"/>
        <w:numPr>
          <w:ilvl w:val="0"/>
          <w:numId w:val="26"/>
        </w:numPr>
        <w:ind w:left="1080"/>
        <w:rPr>
          <w:rFonts w:eastAsia="MS Mincho"/>
        </w:rPr>
      </w:pPr>
      <w:r w:rsidRPr="00C32362">
        <w:rPr>
          <w:rFonts w:eastAsia="MS Mincho"/>
        </w:rPr>
        <w:lastRenderedPageBreak/>
        <w:t xml:space="preserve">be attachable to USB, Ultra-SCSI, Fibre Channel, SATA, eSATA, PCI Express, FireWire, InfiniBand, </w:t>
      </w:r>
      <w:r w:rsidR="00A60BF6" w:rsidRPr="00DA7858">
        <w:rPr>
          <w:highlight w:val="yellow"/>
        </w:rPr>
        <w:t xml:space="preserve">10GBe, </w:t>
      </w:r>
      <w:r w:rsidR="004D22F3" w:rsidRPr="00DA7858">
        <w:rPr>
          <w:highlight w:val="yellow"/>
        </w:rPr>
        <w:t>iSCSI</w:t>
      </w:r>
      <w:r w:rsidR="004D22F3">
        <w:t xml:space="preserve"> </w:t>
      </w:r>
      <w:r w:rsidRPr="00C32362">
        <w:rPr>
          <w:rFonts w:eastAsia="MS Mincho"/>
        </w:rPr>
        <w:t xml:space="preserve">or Thunderbolt </w:t>
      </w:r>
    </w:p>
    <w:p w:rsidR="00351A01" w:rsidRPr="00C32362" w:rsidRDefault="00351A01" w:rsidP="00351A01">
      <w:pPr>
        <w:pStyle w:val="List2"/>
        <w:numPr>
          <w:ilvl w:val="0"/>
          <w:numId w:val="27"/>
        </w:numPr>
      </w:pPr>
      <w:r w:rsidRPr="00C32362">
        <w:t xml:space="preserve">devices which are upgradeable and flexible in hardware configuration; e.g. standard housings/sleds which can accommodate different drive capacities/types, </w:t>
      </w:r>
      <w:r w:rsidRPr="00C32362">
        <w:rPr>
          <w:rFonts w:eastAsia="MS Mincho"/>
        </w:rPr>
        <w:t>(advanced technology)</w:t>
      </w:r>
    </w:p>
    <w:p w:rsidR="00351A01" w:rsidRPr="00C32362" w:rsidRDefault="00351A01" w:rsidP="00351A01">
      <w:pPr>
        <w:pStyle w:val="List2"/>
        <w:numPr>
          <w:ilvl w:val="0"/>
          <w:numId w:val="27"/>
        </w:numPr>
      </w:pPr>
      <w:r w:rsidRPr="00C32362">
        <w:t>shall be field installable including all necessary cabling and documentation for installation.</w:t>
      </w:r>
    </w:p>
    <w:p w:rsidR="00351A01" w:rsidRPr="00C32362" w:rsidRDefault="00351A01" w:rsidP="00351A01">
      <w:pPr>
        <w:pStyle w:val="List2"/>
        <w:numPr>
          <w:ilvl w:val="0"/>
          <w:numId w:val="27"/>
        </w:numPr>
      </w:pPr>
      <w:r w:rsidRPr="00C32362">
        <w:t>shall provide error detection.</w:t>
      </w:r>
    </w:p>
    <w:p w:rsidR="00351A01" w:rsidRPr="00C32362" w:rsidRDefault="00351A01" w:rsidP="00351A01">
      <w:pPr>
        <w:pStyle w:val="List2"/>
        <w:numPr>
          <w:ilvl w:val="0"/>
          <w:numId w:val="27"/>
        </w:numPr>
      </w:pPr>
      <w:r w:rsidRPr="00C32362">
        <w:t>shall provide FIPS 140-2 encryption (desirable)</w:t>
      </w:r>
    </w:p>
    <w:p w:rsidR="00351A01" w:rsidRPr="00C32362" w:rsidRDefault="00351A01" w:rsidP="00351A01">
      <w:pPr>
        <w:pStyle w:val="List2"/>
      </w:pPr>
    </w:p>
    <w:p w:rsidR="00351A01" w:rsidRPr="00C32362" w:rsidRDefault="00351A01" w:rsidP="00351A01">
      <w:pPr>
        <w:pStyle w:val="BodyTextIndent"/>
        <w:rPr>
          <w:rFonts w:ascii="Times New Roman" w:hAnsi="Times New Roman"/>
        </w:rPr>
      </w:pPr>
      <w:r w:rsidRPr="00C32362">
        <w:rPr>
          <w:rFonts w:ascii="Times New Roman" w:hAnsi="Times New Roman"/>
        </w:rPr>
        <w:t>Proposed storage devices shall support:</w:t>
      </w:r>
    </w:p>
    <w:p w:rsidR="00351A01" w:rsidRPr="00C32362" w:rsidRDefault="00351A01" w:rsidP="00351A01">
      <w:pPr>
        <w:pStyle w:val="List2"/>
        <w:numPr>
          <w:ilvl w:val="0"/>
          <w:numId w:val="27"/>
        </w:numPr>
      </w:pPr>
      <w:r w:rsidRPr="00C32362">
        <w:t>IBM GPFS file system (desirable)</w:t>
      </w:r>
    </w:p>
    <w:p w:rsidR="00351A01" w:rsidRPr="00C32362" w:rsidRDefault="00351A01" w:rsidP="00351A01">
      <w:pPr>
        <w:pStyle w:val="List2"/>
        <w:numPr>
          <w:ilvl w:val="0"/>
          <w:numId w:val="27"/>
        </w:numPr>
      </w:pPr>
      <w:r w:rsidRPr="00C32362">
        <w:t>at least one of the following UNIX/Linux/Apple OS X computer system platforms: SGI, IBM, HP, Apple, Linux Kernel 2.4.</w:t>
      </w:r>
    </w:p>
    <w:p w:rsidR="00351A01" w:rsidRPr="00C32362" w:rsidRDefault="00351A01" w:rsidP="00351A01">
      <w:pPr>
        <w:pStyle w:val="List2"/>
        <w:numPr>
          <w:ilvl w:val="1"/>
          <w:numId w:val="27"/>
        </w:numPr>
        <w:ind w:left="1440"/>
      </w:pPr>
      <w:r w:rsidRPr="00C32362">
        <w:t>attachable to other OS’s such as Windows 7/8 (desirable)</w:t>
      </w:r>
    </w:p>
    <w:p w:rsidR="00351A01" w:rsidRPr="00C32362" w:rsidRDefault="00351A01" w:rsidP="00351A01">
      <w:pPr>
        <w:pStyle w:val="List2"/>
        <w:numPr>
          <w:ilvl w:val="1"/>
          <w:numId w:val="27"/>
        </w:numPr>
        <w:ind w:left="1440"/>
      </w:pPr>
      <w:r w:rsidRPr="00C32362">
        <w:t>compatible with VMware ESX (desirable)</w:t>
      </w:r>
    </w:p>
    <w:p w:rsidR="00351A01" w:rsidRPr="00C32362" w:rsidRDefault="00351A01" w:rsidP="00351A01">
      <w:pPr>
        <w:pStyle w:val="List2"/>
        <w:numPr>
          <w:ilvl w:val="0"/>
          <w:numId w:val="27"/>
        </w:numPr>
      </w:pPr>
      <w:r w:rsidRPr="00C32362">
        <w:t>Support for:</w:t>
      </w:r>
    </w:p>
    <w:p w:rsidR="00351A01" w:rsidRPr="00C32362" w:rsidRDefault="00351A01" w:rsidP="00351A01">
      <w:pPr>
        <w:pStyle w:val="List2"/>
        <w:numPr>
          <w:ilvl w:val="1"/>
          <w:numId w:val="27"/>
        </w:numPr>
      </w:pPr>
      <w:r w:rsidRPr="00C32362">
        <w:t>hardware performance enhancements such as controller caching and in-line compression,</w:t>
      </w:r>
      <w:r w:rsidRPr="00C32362">
        <w:rPr>
          <w:rFonts w:eastAsia="MS Mincho"/>
        </w:rPr>
        <w:t xml:space="preserve"> (advanced technology)</w:t>
      </w:r>
    </w:p>
    <w:p w:rsidR="00351A01" w:rsidRPr="00C32362" w:rsidRDefault="00351A01" w:rsidP="00351A01">
      <w:pPr>
        <w:pStyle w:val="Heading3"/>
      </w:pPr>
      <w:bookmarkStart w:id="746" w:name="_Toc350086523"/>
      <w:bookmarkStart w:id="747" w:name="_Toc364329343"/>
      <w:bookmarkStart w:id="748" w:name="_Toc370288307"/>
      <w:r w:rsidRPr="00B1383B">
        <w:rPr>
          <w:highlight w:val="yellow"/>
        </w:rPr>
        <w:t>4.2.2. Multiple Storage Device Requirements</w:t>
      </w:r>
      <w:bookmarkEnd w:id="746"/>
      <w:bookmarkEnd w:id="747"/>
      <w:bookmarkEnd w:id="748"/>
    </w:p>
    <w:p w:rsidR="00351A01" w:rsidRPr="00C32362" w:rsidRDefault="00351A01" w:rsidP="00351A01">
      <w:pPr>
        <w:pStyle w:val="List2"/>
        <w:numPr>
          <w:ilvl w:val="0"/>
          <w:numId w:val="188"/>
        </w:numPr>
      </w:pPr>
      <w:r w:rsidRPr="00C32362">
        <w:t>desktop library systems/Autoloaders which handle the following media and capacity and include all drives and controllers to support the stated capacity:</w:t>
      </w:r>
    </w:p>
    <w:p w:rsidR="00351A01" w:rsidRPr="00C32362" w:rsidRDefault="00351A01" w:rsidP="00351A01">
      <w:pPr>
        <w:pStyle w:val="List3"/>
        <w:numPr>
          <w:ilvl w:val="1"/>
          <w:numId w:val="188"/>
        </w:numPr>
        <w:tabs>
          <w:tab w:val="clear" w:pos="1800"/>
          <w:tab w:val="num" w:pos="1440"/>
        </w:tabs>
        <w:ind w:left="1440"/>
      </w:pPr>
      <w:r w:rsidRPr="00C32362">
        <w:t>LTO Ultrium</w:t>
      </w:r>
    </w:p>
    <w:p w:rsidR="00351A01" w:rsidRPr="00C32362" w:rsidRDefault="00351A01" w:rsidP="00351A01">
      <w:pPr>
        <w:pStyle w:val="List3"/>
        <w:numPr>
          <w:ilvl w:val="2"/>
          <w:numId w:val="188"/>
        </w:numPr>
        <w:tabs>
          <w:tab w:val="num" w:pos="2160"/>
        </w:tabs>
        <w:ind w:left="1800"/>
      </w:pPr>
      <w:r w:rsidRPr="00C32362">
        <w:t>40 tape slots</w:t>
      </w:r>
    </w:p>
    <w:p w:rsidR="00351A01" w:rsidRPr="00C32362" w:rsidRDefault="00351A01" w:rsidP="00351A01">
      <w:pPr>
        <w:pStyle w:val="List3"/>
        <w:numPr>
          <w:ilvl w:val="2"/>
          <w:numId w:val="188"/>
        </w:numPr>
        <w:tabs>
          <w:tab w:val="num" w:pos="2160"/>
        </w:tabs>
        <w:ind w:left="1800"/>
      </w:pPr>
      <w:r w:rsidRPr="00C32362">
        <w:t>Tape drive</w:t>
      </w:r>
    </w:p>
    <w:p w:rsidR="00351A01" w:rsidRPr="00C32362" w:rsidRDefault="00351A01" w:rsidP="00351A01">
      <w:pPr>
        <w:pStyle w:val="List3"/>
        <w:numPr>
          <w:ilvl w:val="2"/>
          <w:numId w:val="188"/>
        </w:numPr>
        <w:tabs>
          <w:tab w:val="num" w:pos="2160"/>
        </w:tabs>
        <w:ind w:left="1800"/>
      </w:pPr>
      <w:r w:rsidRPr="00C32362">
        <w:t>60 TB capacity (native)</w:t>
      </w:r>
    </w:p>
    <w:p w:rsidR="00351A01" w:rsidRPr="00C32362" w:rsidRDefault="00351A01" w:rsidP="00351A01">
      <w:pPr>
        <w:pStyle w:val="List3"/>
        <w:numPr>
          <w:ilvl w:val="2"/>
          <w:numId w:val="188"/>
        </w:numPr>
        <w:tabs>
          <w:tab w:val="num" w:pos="2160"/>
        </w:tabs>
        <w:ind w:left="1800"/>
      </w:pPr>
      <w:r w:rsidRPr="00C32362">
        <w:t xml:space="preserve">Data transfer rate 140 MBps native with Ultrium 5 media </w:t>
      </w:r>
    </w:p>
    <w:p w:rsidR="00351A01" w:rsidRPr="00C32362" w:rsidRDefault="00351A01" w:rsidP="00351A01">
      <w:pPr>
        <w:pStyle w:val="List3"/>
        <w:numPr>
          <w:ilvl w:val="2"/>
          <w:numId w:val="188"/>
        </w:numPr>
        <w:tabs>
          <w:tab w:val="num" w:pos="2160"/>
        </w:tabs>
        <w:ind w:left="1800"/>
      </w:pPr>
      <w:r w:rsidRPr="00C32362">
        <w:t>Library managed encryption (desirable)</w:t>
      </w:r>
    </w:p>
    <w:p w:rsidR="00351A01" w:rsidRPr="00C32362" w:rsidRDefault="00351A01" w:rsidP="00351A01">
      <w:pPr>
        <w:pStyle w:val="List2"/>
        <w:numPr>
          <w:ilvl w:val="0"/>
          <w:numId w:val="188"/>
        </w:numPr>
      </w:pPr>
      <w:r w:rsidRPr="00C32362">
        <w:t xml:space="preserve">Enterprise library systems which handle the following media and capacity. </w:t>
      </w:r>
      <w:r w:rsidRPr="00C32362">
        <w:rPr>
          <w:rFonts w:eastAsia="MS Mincho"/>
        </w:rPr>
        <w:t>The proposed products must include the tape drives, controllers, etc that meet the required capacity</w:t>
      </w:r>
      <w:r w:rsidRPr="00C32362">
        <w:t>:</w:t>
      </w:r>
    </w:p>
    <w:p w:rsidR="00351A01" w:rsidRPr="00C32362" w:rsidRDefault="00351A01" w:rsidP="00351A01">
      <w:pPr>
        <w:pStyle w:val="List3"/>
        <w:numPr>
          <w:ilvl w:val="1"/>
          <w:numId w:val="188"/>
        </w:numPr>
        <w:tabs>
          <w:tab w:val="clear" w:pos="1800"/>
          <w:tab w:val="num" w:pos="1440"/>
        </w:tabs>
        <w:ind w:left="1440"/>
      </w:pPr>
      <w:r w:rsidRPr="00C32362">
        <w:t>LTO Ultrium</w:t>
      </w:r>
    </w:p>
    <w:p w:rsidR="00351A01" w:rsidRPr="00C32362" w:rsidRDefault="00351A01" w:rsidP="00351A01">
      <w:pPr>
        <w:pStyle w:val="List3"/>
        <w:numPr>
          <w:ilvl w:val="2"/>
          <w:numId w:val="188"/>
        </w:numPr>
        <w:tabs>
          <w:tab w:val="num" w:pos="2160"/>
        </w:tabs>
        <w:ind w:left="1800"/>
      </w:pPr>
      <w:r w:rsidRPr="00C32362">
        <w:t>200 tape slots</w:t>
      </w:r>
    </w:p>
    <w:p w:rsidR="00351A01" w:rsidRPr="00C32362" w:rsidRDefault="00351A01" w:rsidP="00351A01">
      <w:pPr>
        <w:pStyle w:val="List3"/>
        <w:numPr>
          <w:ilvl w:val="2"/>
          <w:numId w:val="188"/>
        </w:numPr>
        <w:tabs>
          <w:tab w:val="num" w:pos="2160"/>
        </w:tabs>
        <w:ind w:left="1800"/>
      </w:pPr>
      <w:r w:rsidRPr="00C32362">
        <w:t>8 drive bays including drives</w:t>
      </w:r>
    </w:p>
    <w:p w:rsidR="00351A01" w:rsidRPr="00C32362" w:rsidRDefault="00351A01" w:rsidP="00351A01">
      <w:pPr>
        <w:pStyle w:val="List3"/>
        <w:numPr>
          <w:ilvl w:val="2"/>
          <w:numId w:val="188"/>
        </w:numPr>
        <w:tabs>
          <w:tab w:val="num" w:pos="2160"/>
        </w:tabs>
        <w:ind w:left="1800"/>
      </w:pPr>
      <w:r w:rsidRPr="00C32362">
        <w:t>300 TB capacity  for Ultrium 5 media(native)</w:t>
      </w:r>
    </w:p>
    <w:p w:rsidR="00351A01" w:rsidRPr="00C32362" w:rsidRDefault="00351A01" w:rsidP="00351A01">
      <w:pPr>
        <w:pStyle w:val="List3"/>
        <w:numPr>
          <w:ilvl w:val="2"/>
          <w:numId w:val="188"/>
        </w:numPr>
        <w:tabs>
          <w:tab w:val="num" w:pos="2160"/>
        </w:tabs>
        <w:ind w:left="1800"/>
      </w:pPr>
      <w:r w:rsidRPr="00C32362">
        <w:t>500 TB capacity for Ultrium 6 media (native)</w:t>
      </w:r>
    </w:p>
    <w:p w:rsidR="00351A01" w:rsidRPr="00C32362" w:rsidRDefault="00351A01" w:rsidP="00351A01">
      <w:pPr>
        <w:pStyle w:val="List3"/>
        <w:numPr>
          <w:ilvl w:val="2"/>
          <w:numId w:val="188"/>
        </w:numPr>
        <w:tabs>
          <w:tab w:val="num" w:pos="2160"/>
        </w:tabs>
        <w:ind w:left="1800"/>
      </w:pPr>
      <w:r w:rsidRPr="00C32362">
        <w:t xml:space="preserve">Aggregate data transfer rate 4.0 TB/hr  (native) with 8 Ultrium 5 drives </w:t>
      </w:r>
    </w:p>
    <w:p w:rsidR="00351A01" w:rsidRPr="00C32362" w:rsidRDefault="00351A01" w:rsidP="00351A01">
      <w:pPr>
        <w:pStyle w:val="List2"/>
        <w:numPr>
          <w:ilvl w:val="0"/>
          <w:numId w:val="188"/>
        </w:numPr>
      </w:pPr>
      <w:r w:rsidRPr="00C32362">
        <w:t>Large robotic device which handle the following media and capacity (uncompressed values).  Note: “expandable to” means that a single computer server platform has direct access to the storage device(s) providing the required amount of storage.  The expansion can be done through single or multiple enclosures with</w:t>
      </w:r>
      <w:r w:rsidRPr="00C32362">
        <w:rPr>
          <w:rFonts w:eastAsia="MS Mincho"/>
        </w:rPr>
        <w:t xml:space="preserve"> connections as defined in Section </w:t>
      </w:r>
      <w:r>
        <w:rPr>
          <w:rFonts w:eastAsia="MS Mincho"/>
        </w:rPr>
        <w:t>4.2.1. and must only be supported:</w:t>
      </w:r>
    </w:p>
    <w:p w:rsidR="00351A01" w:rsidRPr="00C32362" w:rsidRDefault="00351A01" w:rsidP="00351A01">
      <w:pPr>
        <w:pStyle w:val="List3"/>
        <w:numPr>
          <w:ilvl w:val="1"/>
          <w:numId w:val="188"/>
        </w:numPr>
      </w:pPr>
      <w:r w:rsidRPr="00C32362">
        <w:t>basic configuration of at least 2 PB (native) and 64 drives</w:t>
      </w:r>
    </w:p>
    <w:p w:rsidR="00351A01" w:rsidRPr="00C32362" w:rsidRDefault="00351A01" w:rsidP="00351A01">
      <w:pPr>
        <w:pStyle w:val="List3"/>
        <w:numPr>
          <w:ilvl w:val="1"/>
          <w:numId w:val="188"/>
        </w:numPr>
      </w:pPr>
      <w:r w:rsidRPr="00C32362">
        <w:t>expandable to 500 PB (native)</w:t>
      </w:r>
    </w:p>
    <w:p w:rsidR="0064108C" w:rsidRDefault="0064108C" w:rsidP="0064108C">
      <w:pPr>
        <w:pStyle w:val="List3"/>
        <w:numPr>
          <w:ilvl w:val="1"/>
          <w:numId w:val="188"/>
        </w:numPr>
      </w:pPr>
      <w:r>
        <w:t xml:space="preserve">Audit time of under </w:t>
      </w:r>
      <w:r w:rsidRPr="00662541">
        <w:rPr>
          <w:highlight w:val="yellow"/>
        </w:rPr>
        <w:t>60 minutes</w:t>
      </w:r>
    </w:p>
    <w:p w:rsidR="0064108C" w:rsidRPr="00662541" w:rsidRDefault="0064108C" w:rsidP="0064108C">
      <w:pPr>
        <w:pStyle w:val="List3"/>
        <w:numPr>
          <w:ilvl w:val="2"/>
          <w:numId w:val="188"/>
        </w:numPr>
        <w:rPr>
          <w:highlight w:val="yellow"/>
        </w:rPr>
      </w:pPr>
      <w:r w:rsidRPr="00662541">
        <w:rPr>
          <w:highlight w:val="yellow"/>
        </w:rPr>
        <w:t>Audit time of under 40 minutes (desirable)</w:t>
      </w:r>
    </w:p>
    <w:p w:rsidR="0064108C" w:rsidRDefault="0064108C" w:rsidP="0064108C">
      <w:pPr>
        <w:pStyle w:val="List3"/>
        <w:numPr>
          <w:ilvl w:val="1"/>
          <w:numId w:val="188"/>
        </w:numPr>
      </w:pPr>
      <w:r w:rsidRPr="00C32362">
        <w:t>Average cell to drive time o</w:t>
      </w:r>
      <w:r>
        <w:t xml:space="preserve">f less than </w:t>
      </w:r>
      <w:r w:rsidRPr="00662541">
        <w:rPr>
          <w:highlight w:val="yellow"/>
        </w:rPr>
        <w:t>20 sec</w:t>
      </w:r>
    </w:p>
    <w:p w:rsidR="0064108C" w:rsidRPr="00662541" w:rsidRDefault="0064108C" w:rsidP="0064108C">
      <w:pPr>
        <w:pStyle w:val="List3"/>
        <w:numPr>
          <w:ilvl w:val="2"/>
          <w:numId w:val="188"/>
        </w:numPr>
        <w:rPr>
          <w:highlight w:val="yellow"/>
        </w:rPr>
      </w:pPr>
      <w:r w:rsidRPr="00662541">
        <w:rPr>
          <w:highlight w:val="yellow"/>
        </w:rPr>
        <w:t>Average cell to drive time of less than 11 sec</w:t>
      </w:r>
    </w:p>
    <w:p w:rsidR="00351A01" w:rsidRPr="00C32362" w:rsidRDefault="00351A01" w:rsidP="0064108C">
      <w:pPr>
        <w:pStyle w:val="List3"/>
        <w:numPr>
          <w:ilvl w:val="1"/>
          <w:numId w:val="188"/>
        </w:numPr>
      </w:pPr>
      <w:r w:rsidRPr="00C32362">
        <w:t>Expandable to 640 drives</w:t>
      </w:r>
    </w:p>
    <w:p w:rsidR="00351A01" w:rsidRPr="00C32362" w:rsidRDefault="00351A01" w:rsidP="00351A01">
      <w:pPr>
        <w:pStyle w:val="List3"/>
        <w:numPr>
          <w:ilvl w:val="1"/>
          <w:numId w:val="188"/>
        </w:numPr>
      </w:pPr>
      <w:r w:rsidRPr="00C32362">
        <w:t>Non-disruptive serviceability</w:t>
      </w:r>
    </w:p>
    <w:p w:rsidR="003A4492" w:rsidRPr="00200F31" w:rsidRDefault="00351A01" w:rsidP="003A4492">
      <w:pPr>
        <w:pStyle w:val="List3"/>
        <w:numPr>
          <w:ilvl w:val="1"/>
          <w:numId w:val="188"/>
        </w:numPr>
        <w:rPr>
          <w:highlight w:val="yellow"/>
        </w:rPr>
      </w:pPr>
      <w:r w:rsidRPr="00200F31">
        <w:rPr>
          <w:highlight w:val="yellow"/>
        </w:rPr>
        <w:t xml:space="preserve">Configurable to support </w:t>
      </w:r>
      <w:r w:rsidR="003A4492" w:rsidRPr="00200F31">
        <w:rPr>
          <w:highlight w:val="yellow"/>
        </w:rPr>
        <w:t xml:space="preserve"> LTO Ultrium 6/5 drives</w:t>
      </w:r>
      <w:r w:rsidR="003A4492" w:rsidRPr="00200F31" w:rsidDel="003A4492">
        <w:rPr>
          <w:highlight w:val="yellow"/>
        </w:rPr>
        <w:t xml:space="preserve"> </w:t>
      </w:r>
    </w:p>
    <w:p w:rsidR="00B66BE5" w:rsidRPr="00200F31" w:rsidRDefault="003A4492">
      <w:pPr>
        <w:pStyle w:val="List3"/>
        <w:numPr>
          <w:ilvl w:val="2"/>
          <w:numId w:val="188"/>
        </w:numPr>
        <w:rPr>
          <w:highlight w:val="yellow"/>
        </w:rPr>
      </w:pPr>
      <w:r w:rsidRPr="00200F31">
        <w:rPr>
          <w:highlight w:val="yellow"/>
        </w:rPr>
        <w:t xml:space="preserve">Support for </w:t>
      </w:r>
      <w:r w:rsidR="00351A01" w:rsidRPr="00200F31">
        <w:rPr>
          <w:highlight w:val="yellow"/>
        </w:rPr>
        <w:t>STK T10000C/B/A</w:t>
      </w:r>
      <w:r w:rsidRPr="00200F31">
        <w:rPr>
          <w:highlight w:val="yellow"/>
        </w:rPr>
        <w:t xml:space="preserve"> (desirable) </w:t>
      </w:r>
    </w:p>
    <w:p w:rsidR="00351A01" w:rsidRPr="00C32362" w:rsidRDefault="00351A01" w:rsidP="00351A01">
      <w:pPr>
        <w:pStyle w:val="List2"/>
        <w:numPr>
          <w:ilvl w:val="0"/>
          <w:numId w:val="188"/>
        </w:numPr>
      </w:pPr>
      <w:r w:rsidRPr="00C32362">
        <w:t>at least 2 RAID devices:</w:t>
      </w:r>
    </w:p>
    <w:p w:rsidR="00351A01" w:rsidRPr="00C32362" w:rsidRDefault="00351A01" w:rsidP="00351A01">
      <w:pPr>
        <w:pStyle w:val="List3"/>
        <w:numPr>
          <w:ilvl w:val="1"/>
          <w:numId w:val="188"/>
        </w:numPr>
        <w:tabs>
          <w:tab w:val="clear" w:pos="1800"/>
          <w:tab w:val="num" w:pos="1440"/>
        </w:tabs>
        <w:ind w:left="1440"/>
      </w:pPr>
      <w:r w:rsidRPr="00C32362">
        <w:t xml:space="preserve">Blade array (RAID level 0, 1, 5 and 6): </w:t>
      </w:r>
    </w:p>
    <w:p w:rsidR="00351A01" w:rsidRPr="00C32362" w:rsidRDefault="00351A01" w:rsidP="00351A01">
      <w:pPr>
        <w:pStyle w:val="List3"/>
        <w:numPr>
          <w:ilvl w:val="2"/>
          <w:numId w:val="188"/>
        </w:numPr>
        <w:tabs>
          <w:tab w:val="num" w:pos="2160"/>
        </w:tabs>
        <w:ind w:left="1800"/>
      </w:pPr>
      <w:r w:rsidRPr="00C32362">
        <w:t xml:space="preserve">at least 7 TB (native), </w:t>
      </w:r>
    </w:p>
    <w:p w:rsidR="00351A01" w:rsidRPr="00C32362" w:rsidRDefault="00351A01" w:rsidP="00351A01">
      <w:pPr>
        <w:pStyle w:val="List3"/>
        <w:numPr>
          <w:ilvl w:val="2"/>
          <w:numId w:val="188"/>
        </w:numPr>
        <w:tabs>
          <w:tab w:val="num" w:pos="2160"/>
        </w:tabs>
        <w:ind w:left="1800"/>
      </w:pPr>
      <w:r w:rsidRPr="00C32362">
        <w:t>Up to 320 MB/s read and 190 MB/s write (RAID 5)</w:t>
      </w:r>
    </w:p>
    <w:p w:rsidR="00351A01" w:rsidRPr="00C32362" w:rsidRDefault="00351A01" w:rsidP="00351A01">
      <w:pPr>
        <w:pStyle w:val="List3"/>
        <w:numPr>
          <w:ilvl w:val="2"/>
          <w:numId w:val="188"/>
        </w:numPr>
        <w:tabs>
          <w:tab w:val="num" w:pos="2160"/>
        </w:tabs>
        <w:ind w:left="1800"/>
      </w:pPr>
      <w:r w:rsidRPr="00C32362">
        <w:t>Continual event monitoring</w:t>
      </w:r>
    </w:p>
    <w:p w:rsidR="00351A01" w:rsidRPr="00200F31" w:rsidRDefault="00351A01" w:rsidP="00351A01">
      <w:pPr>
        <w:pStyle w:val="List3"/>
        <w:numPr>
          <w:ilvl w:val="2"/>
          <w:numId w:val="188"/>
        </w:numPr>
        <w:tabs>
          <w:tab w:val="num" w:pos="2160"/>
        </w:tabs>
        <w:ind w:left="1800"/>
        <w:rPr>
          <w:highlight w:val="yellow"/>
        </w:rPr>
      </w:pPr>
      <w:r w:rsidRPr="00C32362">
        <w:t xml:space="preserve">Major components must be </w:t>
      </w:r>
      <w:r w:rsidRPr="00200F31">
        <w:rPr>
          <w:highlight w:val="yellow"/>
        </w:rPr>
        <w:t>hot-</w:t>
      </w:r>
      <w:r w:rsidR="00E53CA2" w:rsidRPr="00200F31">
        <w:rPr>
          <w:highlight w:val="yellow"/>
        </w:rPr>
        <w:t>pluggable</w:t>
      </w:r>
    </w:p>
    <w:p w:rsidR="00F47E53" w:rsidRPr="00200F31" w:rsidRDefault="00E53CA2" w:rsidP="00F47E53">
      <w:pPr>
        <w:pStyle w:val="List3"/>
        <w:numPr>
          <w:ilvl w:val="3"/>
          <w:numId w:val="188"/>
        </w:numPr>
        <w:rPr>
          <w:highlight w:val="yellow"/>
        </w:rPr>
      </w:pPr>
      <w:r w:rsidRPr="00200F31">
        <w:rPr>
          <w:highlight w:val="yellow"/>
        </w:rPr>
        <w:lastRenderedPageBreak/>
        <w:t>Major components are hot-swappable (desirable)</w:t>
      </w:r>
    </w:p>
    <w:p w:rsidR="00351A01" w:rsidRPr="00C32362" w:rsidRDefault="00351A01" w:rsidP="00351A01">
      <w:pPr>
        <w:pStyle w:val="List3"/>
        <w:numPr>
          <w:ilvl w:val="1"/>
          <w:numId w:val="188"/>
        </w:numPr>
        <w:tabs>
          <w:tab w:val="clear" w:pos="1800"/>
          <w:tab w:val="num" w:pos="1440"/>
        </w:tabs>
        <w:ind w:left="1440"/>
      </w:pPr>
      <w:r w:rsidRPr="00C32362">
        <w:t xml:space="preserve">Scalable RAID (RAID level 5): </w:t>
      </w:r>
    </w:p>
    <w:p w:rsidR="00351A01" w:rsidRPr="00C32362" w:rsidRDefault="00351A01" w:rsidP="00351A01">
      <w:pPr>
        <w:pStyle w:val="List3"/>
        <w:numPr>
          <w:ilvl w:val="2"/>
          <w:numId w:val="188"/>
        </w:numPr>
        <w:tabs>
          <w:tab w:val="num" w:pos="2160"/>
        </w:tabs>
        <w:ind w:left="1800"/>
      </w:pPr>
      <w:r w:rsidRPr="00C32362">
        <w:t xml:space="preserve">at least 6 TB (usable), </w:t>
      </w:r>
    </w:p>
    <w:p w:rsidR="00351A01" w:rsidRPr="00C32362" w:rsidRDefault="00351A01" w:rsidP="00351A01">
      <w:pPr>
        <w:pStyle w:val="List3"/>
        <w:numPr>
          <w:ilvl w:val="2"/>
          <w:numId w:val="188"/>
        </w:numPr>
        <w:tabs>
          <w:tab w:val="num" w:pos="2160"/>
        </w:tabs>
        <w:ind w:left="1800"/>
      </w:pPr>
      <w:r w:rsidRPr="00C32362">
        <w:t>expandable to 30 TB (usable)</w:t>
      </w:r>
    </w:p>
    <w:p w:rsidR="00351A01" w:rsidRPr="00C32362" w:rsidRDefault="00351A01" w:rsidP="00351A01">
      <w:pPr>
        <w:pStyle w:val="List3"/>
        <w:numPr>
          <w:ilvl w:val="2"/>
          <w:numId w:val="188"/>
        </w:numPr>
        <w:tabs>
          <w:tab w:val="num" w:pos="2160"/>
        </w:tabs>
        <w:ind w:left="1800"/>
      </w:pPr>
      <w:r>
        <w:t>able to include up to</w:t>
      </w:r>
      <w:r w:rsidRPr="00C32362">
        <w:t xml:space="preserve"> 12 FC interface</w:t>
      </w:r>
      <w:r>
        <w:t>s</w:t>
      </w:r>
    </w:p>
    <w:p w:rsidR="00351A01" w:rsidRPr="00C32362" w:rsidRDefault="00351A01" w:rsidP="00351A01">
      <w:pPr>
        <w:pStyle w:val="List3"/>
        <w:numPr>
          <w:ilvl w:val="2"/>
          <w:numId w:val="188"/>
        </w:numPr>
        <w:tabs>
          <w:tab w:val="num" w:pos="2160"/>
        </w:tabs>
        <w:ind w:left="1800"/>
      </w:pPr>
      <w:r w:rsidRPr="00C32362">
        <w:t>transfer rate of 200 MB/sec per FC interface</w:t>
      </w:r>
    </w:p>
    <w:p w:rsidR="00351A01" w:rsidRPr="00C32362" w:rsidRDefault="00351A01" w:rsidP="00351A01">
      <w:pPr>
        <w:pStyle w:val="List3"/>
        <w:numPr>
          <w:ilvl w:val="2"/>
          <w:numId w:val="188"/>
        </w:numPr>
        <w:tabs>
          <w:tab w:val="num" w:pos="2160"/>
        </w:tabs>
        <w:ind w:left="1800"/>
      </w:pPr>
      <w:r w:rsidRPr="00C32362">
        <w:t>Other RAID levels (desirable)</w:t>
      </w:r>
    </w:p>
    <w:p w:rsidR="00351A01" w:rsidRPr="006F6AAC" w:rsidRDefault="00351A01" w:rsidP="00351A01">
      <w:pPr>
        <w:pStyle w:val="Heading2"/>
      </w:pPr>
      <w:bookmarkStart w:id="749" w:name="_Toc350086524"/>
      <w:bookmarkStart w:id="750" w:name="_Toc364329344"/>
      <w:bookmarkStart w:id="751" w:name="_Toc370288308"/>
      <w:r w:rsidRPr="006F6AAC">
        <w:t>4.3. Storage Devices Software</w:t>
      </w:r>
      <w:bookmarkEnd w:id="749"/>
      <w:bookmarkEnd w:id="750"/>
      <w:bookmarkEnd w:id="751"/>
    </w:p>
    <w:p w:rsidR="00351A01" w:rsidRPr="00C32362" w:rsidRDefault="00351A01" w:rsidP="00351A01">
      <w:pPr>
        <w:pStyle w:val="BodyTextIndent"/>
        <w:rPr>
          <w:rFonts w:ascii="Times New Roman" w:hAnsi="Times New Roman"/>
        </w:rPr>
      </w:pPr>
      <w:r w:rsidRPr="00C32362">
        <w:rPr>
          <w:rFonts w:ascii="Times New Roman" w:hAnsi="Times New Roman"/>
        </w:rPr>
        <w:t>The following Storage related software must be provided:</w:t>
      </w:r>
    </w:p>
    <w:p w:rsidR="00351A01" w:rsidRPr="00C32362" w:rsidRDefault="00351A01" w:rsidP="00351A01">
      <w:pPr>
        <w:pStyle w:val="List2"/>
        <w:numPr>
          <w:ilvl w:val="0"/>
          <w:numId w:val="63"/>
        </w:numPr>
        <w:rPr>
          <w:rFonts w:eastAsia="MS Mincho"/>
        </w:rPr>
      </w:pPr>
      <w:r w:rsidRPr="00C32362">
        <w:rPr>
          <w:rFonts w:eastAsia="MS Mincho"/>
        </w:rPr>
        <w:t>Hierarchical Mass Storage Software:</w:t>
      </w:r>
    </w:p>
    <w:p w:rsidR="00351A01" w:rsidRPr="00C32362" w:rsidRDefault="00351A01" w:rsidP="00351A01">
      <w:pPr>
        <w:pStyle w:val="List3"/>
        <w:ind w:left="1440"/>
      </w:pPr>
      <w:r w:rsidRPr="00C32362">
        <w:rPr>
          <w:rFonts w:eastAsia="MS Mincho"/>
        </w:rPr>
        <w:t>1.</w:t>
      </w:r>
      <w:r w:rsidRPr="00C32362">
        <w:rPr>
          <w:rFonts w:eastAsia="MS Mincho"/>
        </w:rPr>
        <w:tab/>
        <w:t>A commercially available software product that</w:t>
      </w:r>
      <w:r w:rsidRPr="00C32362">
        <w:t xml:space="preserve"> provides:</w:t>
      </w:r>
    </w:p>
    <w:p w:rsidR="00351A01" w:rsidRPr="00C32362" w:rsidRDefault="00351A01" w:rsidP="00351A01">
      <w:pPr>
        <w:pStyle w:val="indent3"/>
        <w:numPr>
          <w:ilvl w:val="0"/>
          <w:numId w:val="129"/>
        </w:numPr>
        <w:tabs>
          <w:tab w:val="clear" w:pos="720"/>
          <w:tab w:val="clear" w:pos="2160"/>
          <w:tab w:val="num" w:pos="1800"/>
        </w:tabs>
        <w:ind w:left="1800"/>
        <w:rPr>
          <w:rFonts w:ascii="Times New Roman" w:hAnsi="Times New Roman"/>
          <w:color w:val="auto"/>
        </w:rPr>
      </w:pPr>
      <w:r w:rsidRPr="00C32362">
        <w:rPr>
          <w:rFonts w:ascii="Times New Roman" w:hAnsi="Times New Roman"/>
          <w:color w:val="auto"/>
        </w:rPr>
        <w:t>Initial license for up to 1 PB of data</w:t>
      </w:r>
    </w:p>
    <w:p w:rsidR="00351A01" w:rsidRPr="00C32362" w:rsidRDefault="00351A01" w:rsidP="00351A01">
      <w:pPr>
        <w:pStyle w:val="indent3"/>
        <w:numPr>
          <w:ilvl w:val="0"/>
          <w:numId w:val="129"/>
        </w:numPr>
        <w:tabs>
          <w:tab w:val="clear" w:pos="720"/>
          <w:tab w:val="clear" w:pos="2160"/>
          <w:tab w:val="num" w:pos="1800"/>
        </w:tabs>
        <w:ind w:left="1800"/>
        <w:rPr>
          <w:rFonts w:ascii="Times New Roman" w:eastAsia="MS Mincho" w:hAnsi="Times New Roman"/>
          <w:color w:val="auto"/>
        </w:rPr>
      </w:pPr>
      <w:r w:rsidRPr="00C32362">
        <w:rPr>
          <w:rFonts w:ascii="Times New Roman" w:hAnsi="Times New Roman"/>
          <w:color w:val="auto"/>
        </w:rPr>
        <w:t>locate, mount, read and write tapes or disks in the jukeboxes.</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support UNIX native file system user calls and commands, e.g. “ls”, “touch”, etc.</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 xml:space="preserve">support access at hard disk storage speed to the most frequently/recently accessed files. </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 xml:space="preserve">‘vault’ media and provide a means of notifying the operator to retrieve a ‘vaulted’ media when an ‘old’ file is requested.  </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employ a ‘nameserver’ and ‘tapeserver’ or similar means for locating files on media.</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provide utilities for backup and recovery of critical databases</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repack function (repack tapes to remove deleted files)</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log major activities of software components for system monitoring.</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write multiple tape copies of a file</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scale up to at least 500 Pbyte, providing the user a way to build up to full use of the mass storage system</w:t>
      </w:r>
    </w:p>
    <w:p w:rsidR="00351A01" w:rsidRPr="00C32362" w:rsidRDefault="00351A01" w:rsidP="00351A01">
      <w:pPr>
        <w:pStyle w:val="indent3"/>
        <w:numPr>
          <w:ilvl w:val="0"/>
          <w:numId w:val="129"/>
        </w:numPr>
        <w:tabs>
          <w:tab w:val="clear" w:pos="2160"/>
          <w:tab w:val="num" w:pos="1800"/>
        </w:tabs>
        <w:ind w:left="1800"/>
        <w:rPr>
          <w:rFonts w:ascii="Times New Roman" w:hAnsi="Times New Roman"/>
          <w:color w:val="auto"/>
        </w:rPr>
      </w:pPr>
      <w:r w:rsidRPr="00C32362">
        <w:rPr>
          <w:rFonts w:ascii="Times New Roman" w:hAnsi="Times New Roman"/>
          <w:color w:val="auto"/>
        </w:rPr>
        <w:t>allow for multiple hierarchies based on various file attributes</w:t>
      </w:r>
    </w:p>
    <w:p w:rsidR="00351A01" w:rsidRPr="00C32362" w:rsidRDefault="00351A01" w:rsidP="00351A01">
      <w:pPr>
        <w:pStyle w:val="List2"/>
        <w:numPr>
          <w:ilvl w:val="0"/>
          <w:numId w:val="63"/>
        </w:numPr>
      </w:pPr>
      <w:r w:rsidRPr="00C32362">
        <w:rPr>
          <w:rFonts w:eastAsia="MS Mincho"/>
        </w:rPr>
        <w:t>Other software to assist in the storage and retrieval of data (desirable)</w:t>
      </w:r>
    </w:p>
    <w:p w:rsidR="00351A01" w:rsidRPr="00C32362" w:rsidRDefault="00351A01" w:rsidP="00351A01">
      <w:pPr>
        <w:pStyle w:val="List2"/>
        <w:numPr>
          <w:ilvl w:val="0"/>
          <w:numId w:val="63"/>
        </w:numPr>
      </w:pPr>
      <w:r w:rsidRPr="00C32362">
        <w:t>Other software in support of RAID and DASD technology (advanced technology)</w:t>
      </w:r>
    </w:p>
    <w:p w:rsidR="00351A01" w:rsidRPr="006F6AAC" w:rsidRDefault="00351A01" w:rsidP="00351A01">
      <w:pPr>
        <w:pStyle w:val="Heading2"/>
      </w:pPr>
      <w:bookmarkStart w:id="752" w:name="_Toc350086525"/>
      <w:bookmarkStart w:id="753" w:name="_Toc364329345"/>
      <w:bookmarkStart w:id="754" w:name="_Toc370288309"/>
      <w:r w:rsidRPr="006F6AAC">
        <w:t>4.4. Virtual Storage Technology</w:t>
      </w:r>
      <w:bookmarkEnd w:id="752"/>
      <w:bookmarkEnd w:id="753"/>
      <w:bookmarkEnd w:id="754"/>
    </w:p>
    <w:p w:rsidR="00351A01" w:rsidRPr="00C32362" w:rsidRDefault="00351A01" w:rsidP="00351A01">
      <w:pPr>
        <w:pStyle w:val="BodyTextIndent"/>
        <w:spacing w:after="0"/>
        <w:rPr>
          <w:rFonts w:ascii="Times New Roman" w:hAnsi="Times New Roman"/>
        </w:rPr>
      </w:pPr>
      <w:r w:rsidRPr="00C32362">
        <w:rPr>
          <w:rFonts w:ascii="Times New Roman" w:hAnsi="Times New Roman"/>
        </w:rPr>
        <w:t xml:space="preserve">Enterprise-level cloud data storage.  </w:t>
      </w:r>
    </w:p>
    <w:p w:rsidR="00351A01" w:rsidRPr="00C32362" w:rsidRDefault="00351A01" w:rsidP="00351A01">
      <w:pPr>
        <w:pStyle w:val="BodyTextIndent"/>
        <w:numPr>
          <w:ilvl w:val="0"/>
          <w:numId w:val="189"/>
        </w:numPr>
        <w:spacing w:after="0"/>
        <w:rPr>
          <w:rFonts w:ascii="Times New Roman" w:hAnsi="Times New Roman"/>
        </w:rPr>
      </w:pPr>
      <w:r w:rsidRPr="00C32362">
        <w:rPr>
          <w:rFonts w:ascii="Times New Roman" w:hAnsi="Times New Roman"/>
        </w:rPr>
        <w:t xml:space="preserve">Cloud storage services accessible through a web service application programming interface (API), cloud storage gateway or web-based user interface.  </w:t>
      </w:r>
    </w:p>
    <w:p w:rsidR="00351A01" w:rsidRPr="00C32362" w:rsidRDefault="00351A01" w:rsidP="00351A01">
      <w:pPr>
        <w:pStyle w:val="BodyTextIndent"/>
        <w:numPr>
          <w:ilvl w:val="0"/>
          <w:numId w:val="189"/>
        </w:numPr>
        <w:spacing w:after="0"/>
        <w:rPr>
          <w:rFonts w:ascii="Times New Roman" w:hAnsi="Times New Roman"/>
        </w:rPr>
      </w:pPr>
      <w:r w:rsidRPr="00C32362">
        <w:rPr>
          <w:rFonts w:ascii="Times New Roman" w:hAnsi="Times New Roman"/>
        </w:rPr>
        <w:t>10 TB storage</w:t>
      </w:r>
    </w:p>
    <w:p w:rsidR="00351A01" w:rsidRPr="00C32362" w:rsidRDefault="00351A01" w:rsidP="00351A01">
      <w:pPr>
        <w:pStyle w:val="BodyTextIndent"/>
        <w:numPr>
          <w:ilvl w:val="1"/>
          <w:numId w:val="189"/>
        </w:numPr>
        <w:spacing w:after="0"/>
        <w:rPr>
          <w:rFonts w:ascii="Times New Roman" w:hAnsi="Times New Roman"/>
        </w:rPr>
      </w:pPr>
      <w:r w:rsidRPr="00C32362">
        <w:rPr>
          <w:rFonts w:ascii="Times New Roman" w:hAnsi="Times New Roman"/>
        </w:rPr>
        <w:t>Actual cost based on monthly storage usage</w:t>
      </w:r>
    </w:p>
    <w:p w:rsidR="00351A01" w:rsidRPr="00C32362" w:rsidRDefault="00351A01" w:rsidP="00351A01">
      <w:pPr>
        <w:pStyle w:val="BodyTextIndent"/>
        <w:numPr>
          <w:ilvl w:val="0"/>
          <w:numId w:val="189"/>
        </w:numPr>
        <w:spacing w:after="0"/>
        <w:rPr>
          <w:rFonts w:ascii="Times New Roman" w:hAnsi="Times New Roman"/>
        </w:rPr>
      </w:pPr>
      <w:r w:rsidRPr="00C32362">
        <w:rPr>
          <w:rFonts w:ascii="Times New Roman" w:hAnsi="Times New Roman"/>
        </w:rPr>
        <w:t xml:space="preserve">Include options for both off-premise and on-premise solutions, or a mixture of the two options (desirable) </w:t>
      </w:r>
    </w:p>
    <w:p w:rsidR="00351A01" w:rsidRPr="00C32362" w:rsidRDefault="00351A01" w:rsidP="00351A01">
      <w:pPr>
        <w:pStyle w:val="BodyTextIndent"/>
        <w:numPr>
          <w:ilvl w:val="0"/>
          <w:numId w:val="189"/>
        </w:numPr>
        <w:spacing w:after="0"/>
        <w:rPr>
          <w:rFonts w:ascii="Times New Roman" w:hAnsi="Times New Roman"/>
        </w:rPr>
      </w:pPr>
      <w:r w:rsidRPr="00C32362">
        <w:rPr>
          <w:rFonts w:ascii="Times New Roman" w:hAnsi="Times New Roman"/>
        </w:rPr>
        <w:t>Highly fault tolerant through redundancy and distribution of data (desirable)</w:t>
      </w:r>
    </w:p>
    <w:p w:rsidR="00351A01" w:rsidRPr="00C32362" w:rsidRDefault="00351A01" w:rsidP="00351A01">
      <w:pPr>
        <w:pStyle w:val="BodyTextIndent"/>
        <w:numPr>
          <w:ilvl w:val="0"/>
          <w:numId w:val="189"/>
        </w:numPr>
        <w:spacing w:after="0"/>
        <w:rPr>
          <w:rFonts w:ascii="Times New Roman" w:hAnsi="Times New Roman"/>
        </w:rPr>
      </w:pPr>
      <w:r w:rsidRPr="00C32362">
        <w:rPr>
          <w:rFonts w:ascii="Times New Roman" w:hAnsi="Times New Roman"/>
        </w:rPr>
        <w:t>Allows creation of versioned copies of files (desirable)</w:t>
      </w:r>
    </w:p>
    <w:p w:rsidR="00351A01" w:rsidRPr="00C32362" w:rsidRDefault="00351A01" w:rsidP="00351A01">
      <w:pPr>
        <w:pStyle w:val="BodyTextIndent"/>
        <w:numPr>
          <w:ilvl w:val="0"/>
          <w:numId w:val="189"/>
        </w:numPr>
        <w:spacing w:after="0"/>
        <w:rPr>
          <w:rFonts w:ascii="Times New Roman" w:hAnsi="Times New Roman"/>
        </w:rPr>
      </w:pPr>
      <w:r w:rsidRPr="00C32362">
        <w:rPr>
          <w:rFonts w:ascii="Times New Roman" w:hAnsi="Times New Roman"/>
        </w:rPr>
        <w:t>Encryption of data during transfer: FIPS 140-2 compliant</w:t>
      </w:r>
    </w:p>
    <w:p w:rsidR="00351A01" w:rsidRPr="00C32362" w:rsidRDefault="00351A01" w:rsidP="00351A01">
      <w:pPr>
        <w:pStyle w:val="BodyTextIndent"/>
        <w:numPr>
          <w:ilvl w:val="0"/>
          <w:numId w:val="189"/>
        </w:numPr>
        <w:spacing w:after="0"/>
        <w:rPr>
          <w:rFonts w:ascii="Times New Roman" w:hAnsi="Times New Roman"/>
        </w:rPr>
      </w:pPr>
      <w:r w:rsidRPr="00C32362">
        <w:rPr>
          <w:rFonts w:ascii="Times New Roman" w:hAnsi="Times New Roman"/>
        </w:rPr>
        <w:t>Encryption of data at rest with encryption keys kept by service user and escrow key available</w:t>
      </w:r>
    </w:p>
    <w:p w:rsidR="00351A01" w:rsidRPr="00C32362" w:rsidRDefault="00351A01" w:rsidP="00351A01">
      <w:pPr>
        <w:pStyle w:val="BodyTextIndent"/>
        <w:numPr>
          <w:ilvl w:val="0"/>
          <w:numId w:val="189"/>
        </w:numPr>
        <w:spacing w:after="0"/>
        <w:rPr>
          <w:rFonts w:ascii="Times New Roman" w:hAnsi="Times New Roman"/>
        </w:rPr>
      </w:pPr>
      <w:r w:rsidRPr="00C32362">
        <w:rPr>
          <w:rFonts w:ascii="Times New Roman" w:hAnsi="Times New Roman"/>
        </w:rPr>
        <w:t>Sharable folders for groups of users (desirable)</w:t>
      </w:r>
    </w:p>
    <w:p w:rsidR="00351A01" w:rsidRPr="00C32362" w:rsidRDefault="00351A01" w:rsidP="00351A01">
      <w:pPr>
        <w:pStyle w:val="BodyTextIndent"/>
        <w:numPr>
          <w:ilvl w:val="0"/>
          <w:numId w:val="189"/>
        </w:numPr>
        <w:spacing w:after="0"/>
        <w:rPr>
          <w:rFonts w:ascii="Times New Roman" w:hAnsi="Times New Roman"/>
        </w:rPr>
      </w:pPr>
      <w:r w:rsidRPr="00C32362">
        <w:rPr>
          <w:rFonts w:ascii="Times New Roman" w:hAnsi="Times New Roman"/>
        </w:rPr>
        <w:t>Integration with active directory (desirable)</w:t>
      </w:r>
    </w:p>
    <w:p w:rsidR="00351A01" w:rsidRPr="00C32362" w:rsidRDefault="00351A01" w:rsidP="00351A01">
      <w:pPr>
        <w:pStyle w:val="BodyTextIndent"/>
        <w:spacing w:after="0"/>
        <w:rPr>
          <w:rFonts w:ascii="Times New Roman" w:hAnsi="Times New Roman"/>
        </w:rPr>
      </w:pPr>
    </w:p>
    <w:p w:rsidR="00351A01" w:rsidRPr="006F6AAC" w:rsidRDefault="00351A01" w:rsidP="00351A01">
      <w:pPr>
        <w:pStyle w:val="Heading2"/>
      </w:pPr>
      <w:bookmarkStart w:id="755" w:name="_Toc350086526"/>
      <w:bookmarkStart w:id="756" w:name="_Toc364329346"/>
      <w:bookmarkStart w:id="757" w:name="_Toc370288310"/>
      <w:r w:rsidRPr="006F6AAC">
        <w:t>4.5. Uninterruptible Power Supply</w:t>
      </w:r>
      <w:bookmarkEnd w:id="755"/>
      <w:bookmarkEnd w:id="756"/>
      <w:bookmarkEnd w:id="757"/>
    </w:p>
    <w:p w:rsidR="00351A01" w:rsidRPr="00C32362" w:rsidRDefault="00351A01" w:rsidP="00351A01">
      <w:pPr>
        <w:pStyle w:val="BodyTextIndent"/>
        <w:rPr>
          <w:rFonts w:ascii="Times New Roman" w:hAnsi="Times New Roman"/>
        </w:rPr>
      </w:pPr>
      <w:r w:rsidRPr="00C32362">
        <w:rPr>
          <w:rFonts w:ascii="Times New Roman" w:hAnsi="Times New Roman"/>
        </w:rPr>
        <w:t>Two Uninterruptible Power Supply (UPS) units must be provided for small office environment and small computer server room server environments</w:t>
      </w:r>
    </w:p>
    <w:p w:rsidR="00351A01" w:rsidRPr="00C32362" w:rsidRDefault="00351A01" w:rsidP="00351A01">
      <w:pPr>
        <w:pStyle w:val="Heading3"/>
      </w:pPr>
      <w:bookmarkStart w:id="758" w:name="_Toc350086527"/>
      <w:bookmarkStart w:id="759" w:name="_Toc364329347"/>
      <w:bookmarkStart w:id="760" w:name="_Toc370288311"/>
      <w:r w:rsidRPr="00C36211">
        <w:t>4.5.1. Small Office Environment</w:t>
      </w:r>
      <w:bookmarkEnd w:id="758"/>
      <w:bookmarkEnd w:id="759"/>
      <w:bookmarkEnd w:id="760"/>
    </w:p>
    <w:p w:rsidR="00351A01" w:rsidRPr="00C32362" w:rsidRDefault="00351A01" w:rsidP="00351A01">
      <w:pPr>
        <w:pStyle w:val="BodyTextIndent"/>
        <w:rPr>
          <w:rFonts w:ascii="Times New Roman" w:hAnsi="Times New Roman"/>
        </w:rPr>
      </w:pPr>
      <w:r w:rsidRPr="00C32362">
        <w:rPr>
          <w:rFonts w:ascii="Times New Roman" w:hAnsi="Times New Roman"/>
        </w:rPr>
        <w:t>The Small Office Environment Uninterruptible Power Supply (UPS) units must provide:</w:t>
      </w:r>
    </w:p>
    <w:p w:rsidR="00351A01" w:rsidRPr="00C32362" w:rsidRDefault="00351A01" w:rsidP="00351A01">
      <w:pPr>
        <w:pStyle w:val="List2"/>
        <w:numPr>
          <w:ilvl w:val="0"/>
          <w:numId w:val="66"/>
        </w:numPr>
      </w:pPr>
      <w:r w:rsidRPr="00C32362">
        <w:t>Output power capacity of  up to 1000 VA and 600 Watts</w:t>
      </w:r>
    </w:p>
    <w:p w:rsidR="00351A01" w:rsidRPr="00200F31" w:rsidRDefault="00351A01" w:rsidP="00351A01">
      <w:pPr>
        <w:pStyle w:val="List2"/>
        <w:numPr>
          <w:ilvl w:val="0"/>
          <w:numId w:val="66"/>
        </w:numPr>
        <w:rPr>
          <w:highlight w:val="yellow"/>
        </w:rPr>
      </w:pPr>
      <w:r w:rsidRPr="00C36211">
        <w:rPr>
          <w:highlight w:val="yellow"/>
        </w:rPr>
        <w:t xml:space="preserve">Nominal </w:t>
      </w:r>
      <w:r w:rsidRPr="00200F31">
        <w:rPr>
          <w:highlight w:val="yellow"/>
        </w:rPr>
        <w:t>output voltage of 120 VAC On line voltage range of +</w:t>
      </w:r>
      <w:r w:rsidR="00B5677F" w:rsidRPr="00200F31">
        <w:rPr>
          <w:highlight w:val="yellow"/>
        </w:rPr>
        <w:t>/-</w:t>
      </w:r>
      <w:r w:rsidRPr="00200F31">
        <w:rPr>
          <w:highlight w:val="yellow"/>
        </w:rPr>
        <w:t>20% for nominal voltage at full load</w:t>
      </w:r>
    </w:p>
    <w:p w:rsidR="00DE5077" w:rsidRPr="00200F31" w:rsidRDefault="00351A01" w:rsidP="00351A01">
      <w:pPr>
        <w:pStyle w:val="List2"/>
        <w:numPr>
          <w:ilvl w:val="0"/>
          <w:numId w:val="66"/>
        </w:numPr>
        <w:rPr>
          <w:highlight w:val="yellow"/>
        </w:rPr>
      </w:pPr>
      <w:r w:rsidRPr="00200F31">
        <w:rPr>
          <w:highlight w:val="yellow"/>
        </w:rPr>
        <w:lastRenderedPageBreak/>
        <w:t xml:space="preserve">Frequency of </w:t>
      </w:r>
      <w:r w:rsidR="00DE5077" w:rsidRPr="00200F31">
        <w:rPr>
          <w:highlight w:val="yellow"/>
        </w:rPr>
        <w:t xml:space="preserve"> </w:t>
      </w:r>
      <w:r w:rsidRPr="00200F31">
        <w:rPr>
          <w:highlight w:val="yellow"/>
        </w:rPr>
        <w:t xml:space="preserve">60 Hz </w:t>
      </w:r>
    </w:p>
    <w:p w:rsidR="00351A01" w:rsidRPr="00C32362" w:rsidRDefault="00351A01" w:rsidP="00351A01">
      <w:pPr>
        <w:pStyle w:val="List2"/>
        <w:numPr>
          <w:ilvl w:val="0"/>
          <w:numId w:val="66"/>
        </w:numPr>
      </w:pPr>
      <w:r w:rsidRPr="00C32362">
        <w:t>Runtime at 600 W of 5 minutes</w:t>
      </w:r>
    </w:p>
    <w:p w:rsidR="00351A01" w:rsidRPr="00C32362" w:rsidRDefault="00351A01" w:rsidP="00351A01">
      <w:pPr>
        <w:pStyle w:val="List2"/>
        <w:numPr>
          <w:ilvl w:val="0"/>
          <w:numId w:val="66"/>
        </w:numPr>
      </w:pPr>
      <w:r w:rsidRPr="00C32362">
        <w:t xml:space="preserve">Recharge time of </w:t>
      </w:r>
      <w:r w:rsidR="00610D24" w:rsidRPr="00DA7858">
        <w:rPr>
          <w:highlight w:val="yellow"/>
        </w:rPr>
        <w:t xml:space="preserve">&lt;6 </w:t>
      </w:r>
      <w:r w:rsidRPr="00DA7858">
        <w:rPr>
          <w:highlight w:val="yellow"/>
        </w:rPr>
        <w:t>hours</w:t>
      </w:r>
      <w:r w:rsidRPr="00C32362">
        <w:t xml:space="preserve"> (to 90% after full discharge)</w:t>
      </w:r>
    </w:p>
    <w:p w:rsidR="00351A01" w:rsidRPr="00C32362" w:rsidRDefault="00351A01" w:rsidP="00351A01">
      <w:pPr>
        <w:pStyle w:val="List2"/>
        <w:numPr>
          <w:ilvl w:val="0"/>
          <w:numId w:val="66"/>
        </w:numPr>
      </w:pPr>
      <w:r w:rsidRPr="00C32362">
        <w:t>Startup with UPS batteries</w:t>
      </w:r>
    </w:p>
    <w:p w:rsidR="00351A01" w:rsidRPr="00C32362" w:rsidRDefault="00351A01" w:rsidP="00351A01">
      <w:pPr>
        <w:pStyle w:val="Heading3"/>
      </w:pPr>
      <w:bookmarkStart w:id="761" w:name="_Toc350086528"/>
      <w:bookmarkStart w:id="762" w:name="_Toc364329348"/>
      <w:bookmarkStart w:id="763" w:name="_Toc370288312"/>
      <w:r w:rsidRPr="00C32362">
        <w:t>4.5.2. Small Server Room Environment</w:t>
      </w:r>
      <w:bookmarkEnd w:id="761"/>
      <w:bookmarkEnd w:id="762"/>
      <w:bookmarkEnd w:id="763"/>
    </w:p>
    <w:p w:rsidR="00351A01" w:rsidRPr="00C32362" w:rsidRDefault="00351A01" w:rsidP="00351A01">
      <w:pPr>
        <w:pStyle w:val="BodyTextIndent"/>
        <w:rPr>
          <w:rFonts w:ascii="Times New Roman" w:hAnsi="Times New Roman"/>
        </w:rPr>
      </w:pPr>
      <w:r w:rsidRPr="00C32362">
        <w:rPr>
          <w:rFonts w:ascii="Times New Roman" w:hAnsi="Times New Roman"/>
        </w:rPr>
        <w:t>The Small Server Room Environment Uninterruptible Power Supply (UPS) units must provide:</w:t>
      </w:r>
    </w:p>
    <w:p w:rsidR="00351A01" w:rsidRPr="00C32362" w:rsidRDefault="00351A01" w:rsidP="00351A01">
      <w:pPr>
        <w:pStyle w:val="List2"/>
        <w:numPr>
          <w:ilvl w:val="0"/>
          <w:numId w:val="97"/>
        </w:numPr>
      </w:pPr>
      <w:r w:rsidRPr="00C32362">
        <w:t>Output power capacity of up to  4500 VA and 3500 Watts</w:t>
      </w:r>
    </w:p>
    <w:p w:rsidR="00351A01" w:rsidRPr="00C36211" w:rsidRDefault="00351A01" w:rsidP="00351A01">
      <w:pPr>
        <w:pStyle w:val="List2"/>
        <w:numPr>
          <w:ilvl w:val="0"/>
          <w:numId w:val="97"/>
        </w:numPr>
        <w:rPr>
          <w:highlight w:val="yellow"/>
        </w:rPr>
      </w:pPr>
      <w:r w:rsidRPr="0048677B">
        <w:t>Nominal output voltage of 120 VAC</w:t>
      </w:r>
      <w:r w:rsidRPr="00C36211">
        <w:rPr>
          <w:highlight w:val="yellow"/>
        </w:rPr>
        <w:t xml:space="preserve"> </w:t>
      </w:r>
    </w:p>
    <w:p w:rsidR="00351A01" w:rsidRPr="00200F31" w:rsidRDefault="00351A01" w:rsidP="00351A01">
      <w:pPr>
        <w:pStyle w:val="List2"/>
        <w:numPr>
          <w:ilvl w:val="0"/>
          <w:numId w:val="97"/>
        </w:numPr>
        <w:rPr>
          <w:highlight w:val="yellow"/>
        </w:rPr>
      </w:pPr>
      <w:r w:rsidRPr="00200F31">
        <w:rPr>
          <w:highlight w:val="yellow"/>
        </w:rPr>
        <w:t xml:space="preserve">Frequency of </w:t>
      </w:r>
      <w:r w:rsidR="00E64066" w:rsidRPr="00200F31">
        <w:rPr>
          <w:highlight w:val="yellow"/>
        </w:rPr>
        <w:t xml:space="preserve"> </w:t>
      </w:r>
      <w:r w:rsidRPr="00200F31">
        <w:rPr>
          <w:highlight w:val="yellow"/>
        </w:rPr>
        <w:t xml:space="preserve">60 Hz </w:t>
      </w:r>
    </w:p>
    <w:p w:rsidR="00351A01" w:rsidRPr="00C32362" w:rsidRDefault="00351A01" w:rsidP="00351A01">
      <w:pPr>
        <w:pStyle w:val="List2"/>
        <w:numPr>
          <w:ilvl w:val="0"/>
          <w:numId w:val="97"/>
        </w:numPr>
      </w:pPr>
      <w:r w:rsidRPr="00C32362">
        <w:t>Runtime at 1400 W of 30 minutes</w:t>
      </w:r>
    </w:p>
    <w:p w:rsidR="00351A01" w:rsidRPr="00C32362" w:rsidRDefault="00351A01" w:rsidP="00351A01">
      <w:pPr>
        <w:pStyle w:val="List2"/>
        <w:numPr>
          <w:ilvl w:val="0"/>
          <w:numId w:val="97"/>
        </w:numPr>
      </w:pPr>
      <w:r w:rsidRPr="00C32362">
        <w:t xml:space="preserve">Recharge time of </w:t>
      </w:r>
      <w:r w:rsidR="00E64066">
        <w:t xml:space="preserve"> </w:t>
      </w:r>
      <w:r w:rsidR="00E64066" w:rsidRPr="00DA7858">
        <w:rPr>
          <w:highlight w:val="yellow"/>
        </w:rPr>
        <w:t xml:space="preserve">&lt;6 </w:t>
      </w:r>
      <w:r w:rsidRPr="00DA7858">
        <w:rPr>
          <w:highlight w:val="yellow"/>
        </w:rPr>
        <w:t>hours</w:t>
      </w:r>
      <w:r w:rsidRPr="00C32362">
        <w:t xml:space="preserve"> (to 90% after full discharge)</w:t>
      </w:r>
    </w:p>
    <w:p w:rsidR="00351A01" w:rsidRPr="00C32362" w:rsidRDefault="00351A01" w:rsidP="00351A01">
      <w:pPr>
        <w:pStyle w:val="List2"/>
        <w:numPr>
          <w:ilvl w:val="0"/>
          <w:numId w:val="97"/>
        </w:numPr>
      </w:pPr>
      <w:r w:rsidRPr="00C32362">
        <w:t>Startup with UPS batteries</w:t>
      </w:r>
    </w:p>
    <w:p w:rsidR="00351A01" w:rsidRPr="00C32362" w:rsidRDefault="00351A01" w:rsidP="00351A01">
      <w:pPr>
        <w:pStyle w:val="List2"/>
        <w:numPr>
          <w:ilvl w:val="0"/>
          <w:numId w:val="97"/>
        </w:numPr>
      </w:pPr>
      <w:r w:rsidRPr="00C32362">
        <w:t>Hot-swappable batteries</w:t>
      </w:r>
    </w:p>
    <w:p w:rsidR="00351A01" w:rsidRPr="006F6AAC" w:rsidRDefault="00351A01" w:rsidP="00351A01">
      <w:pPr>
        <w:pStyle w:val="Heading2"/>
      </w:pPr>
    </w:p>
    <w:p w:rsidR="00351A01" w:rsidRPr="006F6AAC" w:rsidRDefault="00351A01" w:rsidP="00351A01">
      <w:pPr>
        <w:pStyle w:val="Heading2"/>
      </w:pPr>
      <w:bookmarkStart w:id="764" w:name="_Toc350086529"/>
      <w:bookmarkStart w:id="765" w:name="_Toc364329349"/>
      <w:bookmarkStart w:id="766" w:name="_Toc370288313"/>
      <w:r w:rsidRPr="006F6AAC">
        <w:t>4.6. Data Destruction Services</w:t>
      </w:r>
      <w:bookmarkEnd w:id="764"/>
      <w:bookmarkEnd w:id="765"/>
      <w:bookmarkEnd w:id="766"/>
    </w:p>
    <w:p w:rsidR="00351A01" w:rsidRPr="00C32362" w:rsidRDefault="00351A01" w:rsidP="00351A01">
      <w:pPr>
        <w:ind w:left="360"/>
      </w:pPr>
      <w:r w:rsidRPr="00C32362">
        <w:t>As part of cradle to grave options, the following data destruction services must be provided and priced per drive / tape:</w:t>
      </w:r>
    </w:p>
    <w:p w:rsidR="00351A01" w:rsidRPr="00C32362" w:rsidRDefault="00351A01" w:rsidP="00351A01">
      <w:pPr>
        <w:pStyle w:val="ListParagraph"/>
        <w:numPr>
          <w:ilvl w:val="2"/>
          <w:numId w:val="189"/>
        </w:numPr>
        <w:ind w:left="1080"/>
      </w:pPr>
      <w:r w:rsidRPr="00C32362">
        <w:t>certified e-waste recycler</w:t>
      </w:r>
    </w:p>
    <w:p w:rsidR="00351A01" w:rsidRPr="00C32362" w:rsidRDefault="00351A01" w:rsidP="00351A01">
      <w:pPr>
        <w:pStyle w:val="ListParagraph"/>
        <w:numPr>
          <w:ilvl w:val="2"/>
          <w:numId w:val="189"/>
        </w:numPr>
        <w:ind w:left="1080"/>
      </w:pPr>
      <w:r w:rsidRPr="00C32362">
        <w:t>on-site hard drive shredding</w:t>
      </w:r>
    </w:p>
    <w:p w:rsidR="00351A01" w:rsidRPr="00C32362" w:rsidRDefault="00351A01" w:rsidP="00351A01">
      <w:pPr>
        <w:pStyle w:val="ListParagraph"/>
        <w:numPr>
          <w:ilvl w:val="2"/>
          <w:numId w:val="189"/>
        </w:numPr>
        <w:tabs>
          <w:tab w:val="clear" w:pos="2340"/>
        </w:tabs>
        <w:ind w:left="1080"/>
      </w:pPr>
      <w:r w:rsidRPr="00C32362">
        <w:t>on-site tape degaussing</w:t>
      </w:r>
    </w:p>
    <w:p w:rsidR="00351A01" w:rsidRPr="00C32362" w:rsidRDefault="00351A01" w:rsidP="00351A01">
      <w:pPr>
        <w:pStyle w:val="BodyTextIndent"/>
        <w:spacing w:after="0"/>
        <w:rPr>
          <w:rFonts w:ascii="Times New Roman" w:hAnsi="Times New Roman"/>
        </w:rPr>
      </w:pPr>
    </w:p>
    <w:p w:rsidR="00351A01" w:rsidRPr="006F6AAC" w:rsidRDefault="00351A01" w:rsidP="00351A01">
      <w:pPr>
        <w:pStyle w:val="Heading2"/>
      </w:pPr>
      <w:bookmarkStart w:id="767" w:name="_Toc350086530"/>
      <w:bookmarkStart w:id="768" w:name="_Toc364329350"/>
      <w:bookmarkStart w:id="769" w:name="_Toc370288314"/>
      <w:r w:rsidRPr="006F6AAC">
        <w:t>4.7. Additional Storage Technology</w:t>
      </w:r>
      <w:bookmarkEnd w:id="767"/>
      <w:bookmarkEnd w:id="768"/>
      <w:bookmarkEnd w:id="769"/>
    </w:p>
    <w:p w:rsidR="00351A01" w:rsidRPr="00C32362" w:rsidRDefault="00351A01" w:rsidP="00351A01">
      <w:pPr>
        <w:pStyle w:val="BodyTextIndent"/>
        <w:rPr>
          <w:rFonts w:ascii="Times New Roman" w:hAnsi="Times New Roman"/>
        </w:rPr>
      </w:pPr>
      <w:r w:rsidRPr="00C32362">
        <w:rPr>
          <w:rFonts w:ascii="Times New Roman" w:hAnsi="Times New Roman"/>
        </w:rPr>
        <w:t>Basic network equipment in support of SAN and other network storage configurations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Devices running client-oriented OSs to allow direct monitoring of storage configurations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Supporting technology such as printers, audio/visual IT equipment, etc. in support of storage configurations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Systems/storage security technology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Image and display tools in support of storage configurations (additional technology)</w:t>
      </w:r>
    </w:p>
    <w:p w:rsidR="00351A01" w:rsidRPr="00C32362" w:rsidRDefault="00351A01" w:rsidP="00351A01">
      <w:pPr>
        <w:pStyle w:val="List3"/>
      </w:pPr>
    </w:p>
    <w:p w:rsidR="00351A01" w:rsidRPr="00C32362" w:rsidRDefault="00351A01" w:rsidP="00351A01">
      <w:pPr>
        <w:pStyle w:val="List2"/>
      </w:pPr>
    </w:p>
    <w:p w:rsidR="00351A01" w:rsidRPr="006F6AAC" w:rsidRDefault="00351A01" w:rsidP="00351A01">
      <w:pPr>
        <w:pStyle w:val="Heading2"/>
      </w:pPr>
      <w:bookmarkStart w:id="770" w:name="_Toc350086531"/>
      <w:bookmarkStart w:id="771" w:name="_Toc364329351"/>
      <w:bookmarkStart w:id="772" w:name="_Toc370288315"/>
      <w:r w:rsidRPr="006F6AAC">
        <w:t>4.8. Storage Specialists</w:t>
      </w:r>
      <w:bookmarkEnd w:id="770"/>
      <w:bookmarkEnd w:id="771"/>
      <w:bookmarkEnd w:id="772"/>
    </w:p>
    <w:p w:rsidR="00351A01" w:rsidRPr="00C32362" w:rsidRDefault="00351A01" w:rsidP="00351A01">
      <w:pPr>
        <w:pStyle w:val="BodyTextIndent"/>
        <w:rPr>
          <w:rFonts w:ascii="Times New Roman" w:hAnsi="Times New Roman"/>
        </w:rPr>
      </w:pPr>
      <w:r w:rsidRPr="00C32362">
        <w:rPr>
          <w:rFonts w:ascii="Times New Roman" w:hAnsi="Times New Roman"/>
        </w:rPr>
        <w:t xml:space="preserve">To assist in product recommendations, installation, and support of computer systems products the following specialists shall be </w:t>
      </w:r>
      <w:r>
        <w:rPr>
          <w:rFonts w:ascii="Times New Roman" w:hAnsi="Times New Roman"/>
        </w:rPr>
        <w:t>supported</w:t>
      </w:r>
      <w:r w:rsidRPr="00C32362">
        <w:rPr>
          <w:rFonts w:ascii="Times New Roman" w:hAnsi="Times New Roman"/>
        </w:rPr>
        <w:t>:</w:t>
      </w:r>
    </w:p>
    <w:p w:rsidR="00351A01" w:rsidRPr="00C32362" w:rsidRDefault="00351A01" w:rsidP="00351A01">
      <w:pPr>
        <w:pStyle w:val="List2"/>
        <w:numPr>
          <w:ilvl w:val="0"/>
          <w:numId w:val="59"/>
        </w:numPr>
        <w:rPr>
          <w:b/>
        </w:rPr>
      </w:pPr>
      <w:r w:rsidRPr="00C32362">
        <w:t xml:space="preserve">Information Assurance Storage Specialist </w:t>
      </w:r>
      <w:r w:rsidRPr="00C32362">
        <w:rPr>
          <w:b/>
        </w:rPr>
        <w:t xml:space="preserve"> </w:t>
      </w:r>
    </w:p>
    <w:p w:rsidR="00351A01" w:rsidRPr="00C32362" w:rsidRDefault="00351A01" w:rsidP="00351A01">
      <w:pPr>
        <w:pStyle w:val="List3"/>
        <w:numPr>
          <w:ilvl w:val="0"/>
          <w:numId w:val="57"/>
        </w:numPr>
      </w:pPr>
      <w:r w:rsidRPr="00C32362">
        <w:t xml:space="preserve">Analyzes general information assurance-related technical problems and provides basic engineering and technical support in solving these problems.   Supports the integration of information assurance solutions and technologies into storage equipment and any connected networks with particular attention to protocols, interfaces, and system design.   Analyzes and defines security requirements for storage area networks.  Designs, develops, engineers, and implements solutions that meet network and storage security requirements.  Responsible for integration and implementation of the storage security solution.  Performs vulnerability/risk analyses of computer systems and applications during all phases of the system development life cycle.  Configures test beds and conducts testing, records and analyzes results, and provides recommendations for improvements for the products/systems under test.  Analyzes and defines security requirement for </w:t>
      </w:r>
      <w:r w:rsidRPr="00C32362">
        <w:lastRenderedPageBreak/>
        <w:t xml:space="preserve">computer systems which may include mainframes, workstations, and personal computers.  Designs, develops, engineers, and implements solutions that meet security requirements.  Responsible for integration and implementation of the computer system security solution.  Gathers and organizes technical information about an organization’s mission goals and needs, existing security products, and ongoing programs in computer security.  Performs risk analyses of computer systems and applications during all phases of the system development life cycle.  Applies principles, methods, and knowledge of security to specific areas task order requirements.  Test developed systems at each point of entry for ease of unregulated entry; systems resources denial; system information corruption; unlawful use of system resources; vulnerability to electronic disruption. </w:t>
      </w:r>
    </w:p>
    <w:p w:rsidR="00351A01" w:rsidRPr="00EA4956" w:rsidRDefault="00351A01" w:rsidP="00351A01">
      <w:pPr>
        <w:pStyle w:val="List3"/>
        <w:numPr>
          <w:ilvl w:val="0"/>
          <w:numId w:val="57"/>
        </w:numPr>
        <w:rPr>
          <w:rFonts w:eastAsia="MS Mincho"/>
        </w:rPr>
      </w:pPr>
      <w:r w:rsidRPr="00C32362">
        <w:t>Experience Requirements: This position requires a minimum of seven years of substantial experience in system security analysis and implementation; design assurance or testing for information assurance products and systems; integration or testing for information assurance products and systems.  Experience in heterogeneous computer networking technology and work in protocol and/or interface standards specification is recommended.</w:t>
      </w:r>
    </w:p>
    <w:p w:rsidR="004541D8" w:rsidRDefault="004541D8">
      <w:pPr>
        <w:pStyle w:val="List3"/>
        <w:ind w:left="1440" w:firstLine="0"/>
        <w:rPr>
          <w:rFonts w:eastAsia="MS Mincho"/>
        </w:rPr>
      </w:pPr>
    </w:p>
    <w:p w:rsidR="00351A01" w:rsidRPr="00C32362" w:rsidRDefault="00351A01" w:rsidP="00351A01">
      <w:pPr>
        <w:pStyle w:val="List2"/>
        <w:numPr>
          <w:ilvl w:val="0"/>
          <w:numId w:val="59"/>
        </w:numPr>
      </w:pPr>
      <w:r w:rsidRPr="00C32362">
        <w:t xml:space="preserve">Storage/Hardware Engineer  </w:t>
      </w:r>
    </w:p>
    <w:p w:rsidR="00351A01" w:rsidRPr="00C32362" w:rsidRDefault="00351A01" w:rsidP="00351A01">
      <w:pPr>
        <w:pStyle w:val="List3"/>
        <w:numPr>
          <w:ilvl w:val="1"/>
          <w:numId w:val="59"/>
        </w:numPr>
      </w:pPr>
      <w:r w:rsidRPr="00C32362">
        <w:t>Tests and</w:t>
      </w:r>
      <w:r w:rsidRPr="00C32362">
        <w:rPr>
          <w:b/>
        </w:rPr>
        <w:t xml:space="preserve"> </w:t>
      </w:r>
      <w:r w:rsidRPr="00C32362">
        <w:t xml:space="preserve">analyzes all elements of the storage facilities including power, software, mass storage devices, communications devices, computer systems and terminals and for the overall integration of the enterprise network.  Responsible for the planning, design, installation, maintenance, management and coordination of the storage systems.  Monitors and controls the performance and status of the storage resources.  Utilizes software and hardware tools, identifies and diagnoses complex problems and factors affecting storage performance.  Maintains technical currency and studies vendor products to determine those which best meet client needs.  Provides guidance and direction for less experienced storage support technicians.  </w:t>
      </w:r>
    </w:p>
    <w:p w:rsidR="00351A01" w:rsidRPr="00C32362" w:rsidRDefault="00351A01" w:rsidP="00351A01">
      <w:pPr>
        <w:pStyle w:val="List3"/>
        <w:numPr>
          <w:ilvl w:val="1"/>
          <w:numId w:val="59"/>
        </w:numPr>
      </w:pPr>
      <w:r w:rsidRPr="00C32362">
        <w:t>Experience Requirements: Seven</w:t>
      </w:r>
      <w:r w:rsidRPr="00C32362">
        <w:rPr>
          <w:b/>
        </w:rPr>
        <w:t xml:space="preserve"> </w:t>
      </w:r>
      <w:r w:rsidRPr="00C32362">
        <w:t>years of increasingly complex and progressive experience in computer system/network engineering.  Includes two years of specialized experience related to the task.</w:t>
      </w:r>
      <w:r w:rsidRPr="00C32362">
        <w:rPr>
          <w:rFonts w:eastAsia="MS Mincho"/>
        </w:rPr>
        <w:t xml:space="preserve"> </w:t>
      </w:r>
      <w:r w:rsidRPr="00C32362">
        <w:rPr>
          <w:rFonts w:eastAsia="MS Mincho"/>
        </w:rPr>
        <w:br w:type="page"/>
      </w:r>
    </w:p>
    <w:p w:rsidR="00351A01" w:rsidRPr="00C32362" w:rsidRDefault="00351A01" w:rsidP="00351A01">
      <w:pPr>
        <w:rPr>
          <w:rFonts w:eastAsia="MS Mincho"/>
        </w:rPr>
      </w:pPr>
    </w:p>
    <w:p w:rsidR="00351A01" w:rsidRPr="00D9231D" w:rsidRDefault="00351A01" w:rsidP="00351A01">
      <w:pPr>
        <w:pStyle w:val="Heading1"/>
      </w:pPr>
      <w:bookmarkStart w:id="773" w:name="_Toc350086532"/>
      <w:bookmarkStart w:id="774" w:name="_Toc364329352"/>
      <w:bookmarkStart w:id="775" w:name="_Toc370288316"/>
      <w:r w:rsidRPr="00D9231D">
        <w:rPr>
          <w:rFonts w:eastAsia="MS Mincho"/>
        </w:rPr>
        <w:t xml:space="preserve">5. Category B: Group C: </w:t>
      </w:r>
      <w:r w:rsidRPr="00D9231D">
        <w:t>Server Support and Multi-Functional Devices</w:t>
      </w:r>
      <w:bookmarkEnd w:id="773"/>
      <w:bookmarkEnd w:id="774"/>
      <w:bookmarkEnd w:id="775"/>
    </w:p>
    <w:p w:rsidR="00351A01" w:rsidRPr="00C32362" w:rsidRDefault="00351A01" w:rsidP="00351A01">
      <w:pPr>
        <w:pStyle w:val="BodyTextIndent"/>
        <w:rPr>
          <w:rFonts w:ascii="Times New Roman" w:hAnsi="Times New Roman"/>
        </w:rPr>
      </w:pPr>
      <w:r w:rsidRPr="00C32362">
        <w:rPr>
          <w:rFonts w:ascii="Times New Roman" w:hAnsi="Times New Roman"/>
        </w:rPr>
        <w:t>This section specifies equipment needed to support a full implementation of computer systems in the NASA network environment. These items may be purchased by the Government separately from the computer systems but rely on standards and standard interfaces to ensure interoperability with the computer systems.</w:t>
      </w:r>
    </w:p>
    <w:p w:rsidR="00351A01" w:rsidRPr="00C32362" w:rsidRDefault="00351A01" w:rsidP="00351A01">
      <w:pPr>
        <w:pStyle w:val="BodyTextIndent"/>
        <w:rPr>
          <w:rFonts w:ascii="Times New Roman" w:hAnsi="Times New Roman"/>
        </w:rPr>
      </w:pPr>
      <w:r w:rsidRPr="00C32362">
        <w:rPr>
          <w:rFonts w:ascii="Times New Roman" w:hAnsi="Times New Roman"/>
        </w:rPr>
        <w:t>All proposed mandatory products must meet the following (where applicable):</w:t>
      </w:r>
    </w:p>
    <w:p w:rsidR="00351A01" w:rsidRPr="00C32362" w:rsidRDefault="00351A01" w:rsidP="00351A01">
      <w:pPr>
        <w:pStyle w:val="BodyTextIndent"/>
        <w:numPr>
          <w:ilvl w:val="0"/>
          <w:numId w:val="175"/>
        </w:numPr>
        <w:spacing w:after="0"/>
        <w:rPr>
          <w:rFonts w:ascii="Times New Roman" w:hAnsi="Times New Roman"/>
        </w:rPr>
      </w:pPr>
      <w:r w:rsidRPr="00C32362">
        <w:rPr>
          <w:rFonts w:ascii="Times New Roman" w:hAnsi="Times New Roman"/>
        </w:rPr>
        <w:t>EPEAT certified</w:t>
      </w:r>
    </w:p>
    <w:p w:rsidR="00351A01" w:rsidRPr="00C32362" w:rsidRDefault="00351A01" w:rsidP="00351A01">
      <w:pPr>
        <w:pStyle w:val="BodyTextIndent"/>
        <w:numPr>
          <w:ilvl w:val="0"/>
          <w:numId w:val="175"/>
        </w:numPr>
        <w:spacing w:after="0"/>
        <w:rPr>
          <w:rFonts w:ascii="Times New Roman" w:hAnsi="Times New Roman"/>
        </w:rPr>
      </w:pPr>
      <w:r w:rsidRPr="00C32362">
        <w:rPr>
          <w:rFonts w:ascii="Times New Roman" w:hAnsi="Times New Roman"/>
        </w:rPr>
        <w:t>Energy Star compliant</w:t>
      </w:r>
    </w:p>
    <w:p w:rsidR="00351A01" w:rsidRPr="00C32362" w:rsidRDefault="00351A01" w:rsidP="00351A01">
      <w:pPr>
        <w:pStyle w:val="BodyTextIndent"/>
        <w:numPr>
          <w:ilvl w:val="0"/>
          <w:numId w:val="175"/>
        </w:numPr>
        <w:spacing w:after="0"/>
        <w:rPr>
          <w:rFonts w:ascii="Times New Roman" w:hAnsi="Times New Roman"/>
        </w:rPr>
      </w:pPr>
      <w:r w:rsidRPr="00C32362">
        <w:rPr>
          <w:rFonts w:ascii="Times New Roman" w:hAnsi="Times New Roman"/>
        </w:rPr>
        <w:t>508 compliant</w:t>
      </w:r>
    </w:p>
    <w:p w:rsidR="00351A01" w:rsidRDefault="00351A01" w:rsidP="00351A01">
      <w:pPr>
        <w:pStyle w:val="BodyTextIndent"/>
        <w:numPr>
          <w:ilvl w:val="0"/>
          <w:numId w:val="175"/>
        </w:numPr>
        <w:spacing w:after="0"/>
        <w:rPr>
          <w:rFonts w:ascii="Times New Roman" w:hAnsi="Times New Roman"/>
        </w:rPr>
      </w:pPr>
      <w:r w:rsidRPr="00C32362">
        <w:rPr>
          <w:rFonts w:ascii="Times New Roman" w:hAnsi="Times New Roman"/>
        </w:rPr>
        <w:t>Trade Act (TAA) compliant.</w:t>
      </w:r>
    </w:p>
    <w:p w:rsidR="00351A01" w:rsidRPr="00C32362" w:rsidRDefault="00351A01" w:rsidP="00351A01">
      <w:pPr>
        <w:pStyle w:val="BodyTextIndent"/>
        <w:numPr>
          <w:ilvl w:val="0"/>
          <w:numId w:val="175"/>
        </w:numPr>
        <w:spacing w:after="0"/>
        <w:rPr>
          <w:rFonts w:ascii="Times New Roman" w:hAnsi="Times New Roman"/>
        </w:rPr>
      </w:pPr>
      <w:r>
        <w:rPr>
          <w:rFonts w:ascii="Times New Roman" w:hAnsi="Times New Roman"/>
        </w:rPr>
        <w:t>New Equipment</w:t>
      </w:r>
    </w:p>
    <w:p w:rsidR="00351A01" w:rsidRPr="00C32362" w:rsidRDefault="00351A01" w:rsidP="00351A01">
      <w:pPr>
        <w:pStyle w:val="BodyTextIndent"/>
        <w:numPr>
          <w:ilvl w:val="0"/>
          <w:numId w:val="175"/>
        </w:numPr>
        <w:spacing w:after="0"/>
        <w:rPr>
          <w:rFonts w:ascii="Times New Roman" w:hAnsi="Times New Roman"/>
        </w:rPr>
      </w:pPr>
      <w:r w:rsidRPr="00C32362">
        <w:rPr>
          <w:rFonts w:ascii="Times New Roman" w:hAnsi="Times New Roman"/>
        </w:rPr>
        <w:t>Authorized reseller for the following mandatory products:</w:t>
      </w:r>
    </w:p>
    <w:p w:rsidR="00351A01" w:rsidRDefault="00351A01" w:rsidP="00351A01">
      <w:pPr>
        <w:pStyle w:val="ListParagraph"/>
        <w:numPr>
          <w:ilvl w:val="0"/>
          <w:numId w:val="203"/>
        </w:numPr>
      </w:pPr>
      <w:r w:rsidRPr="00C32362">
        <w:t>Tablet</w:t>
      </w:r>
      <w:r>
        <w:t xml:space="preserve"> </w:t>
      </w:r>
    </w:p>
    <w:p w:rsidR="00351A01" w:rsidRPr="00C32362" w:rsidRDefault="00351A01" w:rsidP="00351A01">
      <w:pPr>
        <w:pStyle w:val="ListParagraph"/>
        <w:numPr>
          <w:ilvl w:val="0"/>
          <w:numId w:val="203"/>
        </w:numPr>
      </w:pPr>
      <w:r>
        <w:t>High speed scanner</w:t>
      </w:r>
    </w:p>
    <w:p w:rsidR="00351A01" w:rsidRPr="00C32362" w:rsidRDefault="00351A01" w:rsidP="00351A01">
      <w:pPr>
        <w:pStyle w:val="ListParagraph"/>
        <w:numPr>
          <w:ilvl w:val="0"/>
          <w:numId w:val="203"/>
        </w:numPr>
      </w:pPr>
      <w:r w:rsidRPr="00C32362">
        <w:t>Hi Volume Mono MFP</w:t>
      </w:r>
    </w:p>
    <w:p w:rsidR="00351A01" w:rsidRPr="00C32362" w:rsidRDefault="005B2223" w:rsidP="00351A01">
      <w:pPr>
        <w:pStyle w:val="ListParagraph"/>
        <w:numPr>
          <w:ilvl w:val="0"/>
          <w:numId w:val="203"/>
        </w:numPr>
      </w:pPr>
      <w:r>
        <w:t>Medium</w:t>
      </w:r>
      <w:r w:rsidRPr="00C32362">
        <w:t xml:space="preserve"> Volume</w:t>
      </w:r>
      <w:r w:rsidR="00351A01" w:rsidRPr="00C32362">
        <w:t xml:space="preserve"> Color MFP</w:t>
      </w:r>
    </w:p>
    <w:p w:rsidR="00351A01" w:rsidRPr="006F6AAC" w:rsidRDefault="00351A01" w:rsidP="00351A01">
      <w:pPr>
        <w:pStyle w:val="Heading2"/>
      </w:pPr>
      <w:bookmarkStart w:id="776" w:name="_Toc350086533"/>
      <w:bookmarkStart w:id="777" w:name="_Toc364329353"/>
      <w:bookmarkStart w:id="778" w:name="_Toc370288317"/>
      <w:r w:rsidRPr="006F6AAC">
        <w:t>5.1. Display Devices</w:t>
      </w:r>
      <w:bookmarkEnd w:id="776"/>
      <w:bookmarkEnd w:id="777"/>
      <w:bookmarkEnd w:id="778"/>
    </w:p>
    <w:p w:rsidR="00351A01" w:rsidRPr="00C32362" w:rsidRDefault="00351A01" w:rsidP="00351A01">
      <w:pPr>
        <w:pStyle w:val="BodyTextIndent"/>
        <w:rPr>
          <w:rFonts w:ascii="Times New Roman" w:hAnsi="Times New Roman"/>
        </w:rPr>
      </w:pPr>
      <w:r w:rsidRPr="00C32362">
        <w:rPr>
          <w:rFonts w:ascii="Times New Roman" w:hAnsi="Times New Roman"/>
        </w:rPr>
        <w:t>Computer display devices are computer peripheral devices capable of showing still or moving images generated by a computer.  These devices include but are not limited to desktop LCD monitors, wall-mounted displays, and projector systems onto passive screens and interactive whiteboards.</w:t>
      </w:r>
    </w:p>
    <w:p w:rsidR="00351A01" w:rsidRPr="00C32362" w:rsidRDefault="00351A01" w:rsidP="00351A01">
      <w:pPr>
        <w:pStyle w:val="Heading3"/>
        <w:rPr>
          <w:rFonts w:eastAsia="MS Mincho"/>
          <w:color w:val="auto"/>
        </w:rPr>
      </w:pPr>
      <w:bookmarkStart w:id="779" w:name="_Toc350086534"/>
      <w:bookmarkStart w:id="780" w:name="_Toc364329354"/>
      <w:bookmarkStart w:id="781" w:name="_Toc370288318"/>
      <w:r w:rsidRPr="00C32362">
        <w:rPr>
          <w:rFonts w:eastAsia="MS Mincho"/>
          <w:color w:val="auto"/>
        </w:rPr>
        <w:t>5.1.1. LCD Display Monitor</w:t>
      </w:r>
      <w:bookmarkEnd w:id="779"/>
      <w:bookmarkEnd w:id="780"/>
      <w:bookmarkEnd w:id="781"/>
    </w:p>
    <w:p w:rsidR="00351A01" w:rsidRPr="00C32362" w:rsidRDefault="00351A01" w:rsidP="00351A01">
      <w:pPr>
        <w:pStyle w:val="BodyTextIndent"/>
        <w:rPr>
          <w:rFonts w:ascii="Times New Roman" w:hAnsi="Times New Roman"/>
        </w:rPr>
      </w:pPr>
      <w:r w:rsidRPr="00C32362">
        <w:rPr>
          <w:rFonts w:ascii="Times New Roman" w:hAnsi="Times New Roman"/>
        </w:rPr>
        <w:t>A desktop 2</w:t>
      </w:r>
      <w:r>
        <w:rPr>
          <w:rFonts w:ascii="Times New Roman" w:hAnsi="Times New Roman"/>
        </w:rPr>
        <w:t>1</w:t>
      </w:r>
      <w:r w:rsidRPr="00C32362">
        <w:rPr>
          <w:rFonts w:ascii="Times New Roman" w:hAnsi="Times New Roman"/>
        </w:rPr>
        <w:t xml:space="preserve"> inch LCD monitor shall be provided and must include the following minimum capabilities:</w:t>
      </w:r>
    </w:p>
    <w:p w:rsidR="00351A01" w:rsidRPr="00C32362" w:rsidRDefault="00351A01" w:rsidP="00351A01">
      <w:pPr>
        <w:pStyle w:val="List2"/>
        <w:numPr>
          <w:ilvl w:val="0"/>
          <w:numId w:val="90"/>
        </w:numPr>
        <w:rPr>
          <w:rFonts w:eastAsia="MS Mincho"/>
        </w:rPr>
      </w:pPr>
      <w:r w:rsidRPr="00C32362">
        <w:rPr>
          <w:rFonts w:eastAsia="MS Mincho"/>
        </w:rPr>
        <w:t>Color device supporting 16 million colors</w:t>
      </w:r>
    </w:p>
    <w:p w:rsidR="00351A01" w:rsidRPr="00C32362" w:rsidRDefault="00351A01" w:rsidP="00351A01">
      <w:pPr>
        <w:pStyle w:val="List2"/>
        <w:numPr>
          <w:ilvl w:val="0"/>
          <w:numId w:val="90"/>
        </w:numPr>
        <w:rPr>
          <w:rFonts w:eastAsia="MS Mincho"/>
        </w:rPr>
      </w:pPr>
      <w:r w:rsidRPr="00C32362">
        <w:rPr>
          <w:rFonts w:eastAsia="MS Mincho"/>
        </w:rPr>
        <w:t>2</w:t>
      </w:r>
      <w:r>
        <w:rPr>
          <w:rFonts w:eastAsia="MS Mincho"/>
        </w:rPr>
        <w:t>1</w:t>
      </w:r>
      <w:r w:rsidRPr="00C32362">
        <w:rPr>
          <w:rFonts w:eastAsia="MS Mincho"/>
        </w:rPr>
        <w:t xml:space="preserve"> inch viewable screen</w:t>
      </w:r>
      <w:r>
        <w:rPr>
          <w:rFonts w:eastAsia="MS Mincho"/>
        </w:rPr>
        <w:t xml:space="preserve"> (diagonal)</w:t>
      </w:r>
    </w:p>
    <w:p w:rsidR="00351A01" w:rsidRPr="00C32362" w:rsidRDefault="00351A01" w:rsidP="00351A01">
      <w:pPr>
        <w:pStyle w:val="List2"/>
        <w:numPr>
          <w:ilvl w:val="0"/>
          <w:numId w:val="90"/>
        </w:numPr>
        <w:rPr>
          <w:rFonts w:eastAsia="MS Mincho"/>
        </w:rPr>
      </w:pPr>
      <w:r w:rsidRPr="00C32362">
        <w:rPr>
          <w:rFonts w:eastAsia="MS Mincho"/>
        </w:rPr>
        <w:t>Flat-panel display</w:t>
      </w:r>
    </w:p>
    <w:p w:rsidR="00351A01" w:rsidRPr="00C32362" w:rsidRDefault="00351A01" w:rsidP="00351A01">
      <w:pPr>
        <w:pStyle w:val="List2"/>
        <w:numPr>
          <w:ilvl w:val="0"/>
          <w:numId w:val="90"/>
        </w:numPr>
        <w:rPr>
          <w:rFonts w:eastAsia="MS Mincho"/>
        </w:rPr>
      </w:pPr>
      <w:r w:rsidRPr="00C32362">
        <w:rPr>
          <w:rFonts w:eastAsia="MS Mincho"/>
        </w:rPr>
        <w:t xml:space="preserve">Anti-glare panel </w:t>
      </w:r>
      <w:r w:rsidR="00DB1614">
        <w:rPr>
          <w:rFonts w:eastAsia="MS Mincho"/>
        </w:rPr>
        <w:t xml:space="preserve"> </w:t>
      </w:r>
      <w:r w:rsidR="00DB1614" w:rsidRPr="00787BB3">
        <w:rPr>
          <w:rFonts w:eastAsia="MS Mincho"/>
          <w:highlight w:val="yellow"/>
        </w:rPr>
        <w:t>(desirable)</w:t>
      </w:r>
    </w:p>
    <w:p w:rsidR="00351A01" w:rsidRPr="00C32362" w:rsidRDefault="00351A01" w:rsidP="00351A01">
      <w:pPr>
        <w:pStyle w:val="List2"/>
        <w:numPr>
          <w:ilvl w:val="0"/>
          <w:numId w:val="90"/>
        </w:numPr>
        <w:rPr>
          <w:rFonts w:eastAsia="MS Mincho"/>
        </w:rPr>
      </w:pPr>
      <w:r w:rsidRPr="00C32362">
        <w:rPr>
          <w:rFonts w:eastAsia="MS Mincho"/>
        </w:rPr>
        <w:t xml:space="preserve">Native resolution at least 1920x1080 </w:t>
      </w:r>
    </w:p>
    <w:p w:rsidR="00351A01" w:rsidRPr="00C32362" w:rsidRDefault="00351A01" w:rsidP="00351A01">
      <w:pPr>
        <w:pStyle w:val="List2"/>
        <w:numPr>
          <w:ilvl w:val="0"/>
          <w:numId w:val="90"/>
        </w:numPr>
        <w:rPr>
          <w:rFonts w:eastAsia="MS Mincho"/>
        </w:rPr>
      </w:pPr>
      <w:r w:rsidRPr="00C32362">
        <w:rPr>
          <w:rFonts w:eastAsia="MS Mincho"/>
        </w:rPr>
        <w:t>Typical brightness of 250 cd/m</w:t>
      </w:r>
      <w:r w:rsidRPr="00C32362">
        <w:rPr>
          <w:rFonts w:eastAsia="MS Mincho"/>
          <w:vertAlign w:val="superscript"/>
        </w:rPr>
        <w:t>2</w:t>
      </w:r>
    </w:p>
    <w:p w:rsidR="00351A01" w:rsidRPr="00C32362" w:rsidRDefault="00351A01" w:rsidP="00351A01">
      <w:pPr>
        <w:pStyle w:val="List2"/>
        <w:numPr>
          <w:ilvl w:val="0"/>
          <w:numId w:val="90"/>
        </w:numPr>
        <w:rPr>
          <w:rFonts w:eastAsia="MS Mincho"/>
        </w:rPr>
      </w:pPr>
      <w:r w:rsidRPr="00C32362">
        <w:rPr>
          <w:rFonts w:eastAsia="MS Mincho"/>
        </w:rPr>
        <w:t>Image contrast ratio of 450:1</w:t>
      </w:r>
    </w:p>
    <w:p w:rsidR="00351A01" w:rsidRPr="00EA5526" w:rsidRDefault="00364CFF" w:rsidP="00351A01">
      <w:pPr>
        <w:pStyle w:val="List2"/>
        <w:numPr>
          <w:ilvl w:val="0"/>
          <w:numId w:val="90"/>
        </w:numPr>
        <w:rPr>
          <w:rFonts w:eastAsia="MS Mincho"/>
          <w:highlight w:val="yellow"/>
        </w:rPr>
      </w:pPr>
      <w:r w:rsidRPr="00EA5526">
        <w:rPr>
          <w:rFonts w:eastAsia="MS Mincho"/>
          <w:highlight w:val="yellow"/>
        </w:rPr>
        <w:t xml:space="preserve">VGA </w:t>
      </w:r>
      <w:r w:rsidR="00351A01" w:rsidRPr="00EA5526">
        <w:rPr>
          <w:rFonts w:eastAsia="MS Mincho"/>
          <w:highlight w:val="yellow"/>
        </w:rPr>
        <w:t>video input signal</w:t>
      </w:r>
    </w:p>
    <w:p w:rsidR="00351A01" w:rsidRPr="00C32362" w:rsidRDefault="00351A01" w:rsidP="00351A01">
      <w:pPr>
        <w:pStyle w:val="List2"/>
        <w:numPr>
          <w:ilvl w:val="0"/>
          <w:numId w:val="90"/>
        </w:numPr>
        <w:rPr>
          <w:rFonts w:eastAsia="MS Mincho"/>
        </w:rPr>
      </w:pPr>
      <w:r w:rsidRPr="00C32362">
        <w:rPr>
          <w:rFonts w:eastAsia="MS Mincho"/>
        </w:rPr>
        <w:t xml:space="preserve">Intel PC and Apple Macintosh compatibility </w:t>
      </w:r>
    </w:p>
    <w:p w:rsidR="00351A01" w:rsidRPr="00C32362" w:rsidRDefault="00351A01" w:rsidP="00351A01">
      <w:pPr>
        <w:pStyle w:val="Heading3"/>
      </w:pPr>
      <w:bookmarkStart w:id="782" w:name="_Toc350086535"/>
      <w:bookmarkStart w:id="783" w:name="_Toc364329355"/>
      <w:bookmarkStart w:id="784" w:name="_Toc370288319"/>
      <w:r w:rsidRPr="0063514C">
        <w:rPr>
          <w:rFonts w:eastAsia="MS Mincho"/>
          <w:highlight w:val="yellow"/>
        </w:rPr>
        <w:t>5.1.2.</w:t>
      </w:r>
      <w:r w:rsidRPr="00C32362">
        <w:rPr>
          <w:rFonts w:eastAsia="MS Mincho"/>
        </w:rPr>
        <w:t xml:space="preserve"> Portable Projector</w:t>
      </w:r>
      <w:bookmarkEnd w:id="782"/>
      <w:bookmarkEnd w:id="783"/>
      <w:bookmarkEnd w:id="784"/>
    </w:p>
    <w:p w:rsidR="00351A01" w:rsidRPr="00C32362" w:rsidRDefault="00351A01" w:rsidP="00351A01">
      <w:pPr>
        <w:pStyle w:val="BodyTextIndent"/>
        <w:rPr>
          <w:rFonts w:ascii="Times New Roman" w:hAnsi="Times New Roman"/>
        </w:rPr>
      </w:pPr>
      <w:r w:rsidRPr="00C32362">
        <w:rPr>
          <w:rFonts w:ascii="Times New Roman" w:hAnsi="Times New Roman"/>
        </w:rPr>
        <w:t>A portable projector shall be provided and must include the following minimum capabilities:</w:t>
      </w:r>
    </w:p>
    <w:p w:rsidR="00351A01" w:rsidRPr="00C32362" w:rsidRDefault="00351A01" w:rsidP="00351A01">
      <w:pPr>
        <w:pStyle w:val="List2"/>
        <w:numPr>
          <w:ilvl w:val="0"/>
          <w:numId w:val="91"/>
        </w:numPr>
        <w:tabs>
          <w:tab w:val="num" w:pos="1440"/>
        </w:tabs>
        <w:ind w:left="1080"/>
        <w:rPr>
          <w:rFonts w:eastAsia="MS Mincho"/>
        </w:rPr>
      </w:pPr>
      <w:r w:rsidRPr="00C32362">
        <w:rPr>
          <w:rFonts w:eastAsia="MS Mincho"/>
        </w:rPr>
        <w:t>1280x800 native resolution</w:t>
      </w:r>
    </w:p>
    <w:p w:rsidR="00351A01" w:rsidRPr="00200F31" w:rsidRDefault="005D3A42" w:rsidP="00351A01">
      <w:pPr>
        <w:pStyle w:val="List2"/>
        <w:numPr>
          <w:ilvl w:val="0"/>
          <w:numId w:val="91"/>
        </w:numPr>
        <w:ind w:left="1080"/>
        <w:rPr>
          <w:rFonts w:eastAsia="MS Mincho"/>
          <w:highlight w:val="yellow"/>
        </w:rPr>
      </w:pPr>
      <w:r w:rsidRPr="00200F31">
        <w:rPr>
          <w:rFonts w:eastAsia="MS Mincho"/>
          <w:highlight w:val="yellow"/>
        </w:rPr>
        <w:t>D</w:t>
      </w:r>
      <w:r w:rsidR="00E21465" w:rsidRPr="00200F31">
        <w:rPr>
          <w:rFonts w:eastAsia="MS Mincho"/>
          <w:highlight w:val="yellow"/>
        </w:rPr>
        <w:t>LP or LC</w:t>
      </w:r>
      <w:r w:rsidRPr="00200F31">
        <w:rPr>
          <w:rFonts w:eastAsia="MS Mincho"/>
          <w:highlight w:val="yellow"/>
        </w:rPr>
        <w:t>D technology</w:t>
      </w:r>
    </w:p>
    <w:p w:rsidR="00351A01" w:rsidRPr="00C32362" w:rsidRDefault="00351A01" w:rsidP="00351A01">
      <w:pPr>
        <w:pStyle w:val="List2"/>
        <w:numPr>
          <w:ilvl w:val="0"/>
          <w:numId w:val="91"/>
        </w:numPr>
        <w:tabs>
          <w:tab w:val="num" w:pos="1440"/>
        </w:tabs>
        <w:ind w:left="1080"/>
        <w:rPr>
          <w:rFonts w:eastAsia="MS Mincho"/>
        </w:rPr>
      </w:pPr>
      <w:r w:rsidRPr="00C32362">
        <w:rPr>
          <w:rFonts w:eastAsia="MS Mincho"/>
        </w:rPr>
        <w:t>Brightness of 2000 lumens (ANSI)</w:t>
      </w:r>
    </w:p>
    <w:p w:rsidR="00351A01" w:rsidRPr="00200F31" w:rsidRDefault="00351A01" w:rsidP="00351A01">
      <w:pPr>
        <w:pStyle w:val="List2"/>
        <w:numPr>
          <w:ilvl w:val="0"/>
          <w:numId w:val="91"/>
        </w:numPr>
        <w:tabs>
          <w:tab w:val="num" w:pos="1440"/>
        </w:tabs>
        <w:ind w:left="1080"/>
        <w:rPr>
          <w:rFonts w:eastAsia="MS Mincho"/>
          <w:highlight w:val="yellow"/>
        </w:rPr>
      </w:pPr>
      <w:r w:rsidRPr="00C32362">
        <w:rPr>
          <w:rFonts w:eastAsia="MS Mincho"/>
        </w:rPr>
        <w:t xml:space="preserve">Speakers </w:t>
      </w:r>
      <w:r w:rsidR="005D3A42" w:rsidRPr="00200F31">
        <w:rPr>
          <w:rFonts w:eastAsia="MS Mincho"/>
          <w:highlight w:val="yellow"/>
        </w:rPr>
        <w:t>(either internal or included as external)</w:t>
      </w:r>
    </w:p>
    <w:p w:rsidR="00351A01" w:rsidRPr="00C32362" w:rsidRDefault="00351A01" w:rsidP="00351A01">
      <w:pPr>
        <w:pStyle w:val="List2"/>
        <w:numPr>
          <w:ilvl w:val="0"/>
          <w:numId w:val="91"/>
        </w:numPr>
        <w:tabs>
          <w:tab w:val="num" w:pos="1440"/>
        </w:tabs>
        <w:ind w:left="1080"/>
        <w:rPr>
          <w:rFonts w:eastAsia="MS Mincho"/>
        </w:rPr>
      </w:pPr>
      <w:r w:rsidRPr="00C32362">
        <w:rPr>
          <w:rFonts w:eastAsia="MS Mincho"/>
        </w:rPr>
        <w:t>PC and Macintosh compatible</w:t>
      </w:r>
      <w:r w:rsidR="005D3A42">
        <w:rPr>
          <w:rFonts w:eastAsia="MS Mincho"/>
        </w:rPr>
        <w:t xml:space="preserve"> (adaptor included, if needed)</w:t>
      </w:r>
    </w:p>
    <w:p w:rsidR="00351A01" w:rsidRPr="00200F31" w:rsidRDefault="00351A01" w:rsidP="00351A01">
      <w:pPr>
        <w:pStyle w:val="List2"/>
        <w:numPr>
          <w:ilvl w:val="0"/>
          <w:numId w:val="91"/>
        </w:numPr>
        <w:tabs>
          <w:tab w:val="num" w:pos="1440"/>
        </w:tabs>
        <w:ind w:left="1080"/>
        <w:rPr>
          <w:rFonts w:eastAsia="MS Mincho"/>
          <w:highlight w:val="yellow"/>
        </w:rPr>
      </w:pPr>
      <w:r w:rsidRPr="00200F31">
        <w:rPr>
          <w:rFonts w:eastAsia="MS Mincho"/>
          <w:highlight w:val="yellow"/>
        </w:rPr>
        <w:t>Aspect Ratio of 16:10 (WXGA)</w:t>
      </w:r>
    </w:p>
    <w:p w:rsidR="00351A01" w:rsidRPr="00C32362" w:rsidRDefault="00351A01" w:rsidP="00351A01">
      <w:pPr>
        <w:pStyle w:val="Heading3"/>
      </w:pPr>
      <w:bookmarkStart w:id="785" w:name="_Toc350086536"/>
      <w:bookmarkStart w:id="786" w:name="_Toc364329356"/>
      <w:bookmarkStart w:id="787" w:name="_Toc370288320"/>
      <w:r w:rsidRPr="00C32362">
        <w:t>5.1.3. Manual screen</w:t>
      </w:r>
      <w:bookmarkEnd w:id="785"/>
      <w:bookmarkEnd w:id="786"/>
      <w:bookmarkEnd w:id="787"/>
    </w:p>
    <w:p w:rsidR="00351A01" w:rsidRPr="00C32362" w:rsidRDefault="00351A01" w:rsidP="00351A01">
      <w:pPr>
        <w:ind w:left="360"/>
      </w:pPr>
      <w:r w:rsidRPr="00C32362">
        <w:t>A manual wall screen shall be provided with the following specifications:</w:t>
      </w:r>
    </w:p>
    <w:p w:rsidR="00351A01" w:rsidRPr="00C32362" w:rsidRDefault="00351A01" w:rsidP="00351A01">
      <w:pPr>
        <w:pStyle w:val="List2"/>
        <w:numPr>
          <w:ilvl w:val="0"/>
          <w:numId w:val="92"/>
        </w:numPr>
        <w:tabs>
          <w:tab w:val="num" w:pos="1080"/>
        </w:tabs>
        <w:ind w:left="1080"/>
        <w:rPr>
          <w:rFonts w:eastAsia="MS Mincho"/>
        </w:rPr>
      </w:pPr>
      <w:r w:rsidRPr="00C32362">
        <w:rPr>
          <w:rFonts w:eastAsia="MS Mincho"/>
        </w:rPr>
        <w:t>50inches X 50inches screen size</w:t>
      </w:r>
    </w:p>
    <w:p w:rsidR="00351A01" w:rsidRPr="00C32362" w:rsidRDefault="00351A01" w:rsidP="00351A01">
      <w:pPr>
        <w:pStyle w:val="List2"/>
        <w:numPr>
          <w:ilvl w:val="0"/>
          <w:numId w:val="92"/>
        </w:numPr>
        <w:ind w:left="1080"/>
        <w:rPr>
          <w:rFonts w:eastAsia="MS Mincho"/>
        </w:rPr>
      </w:pPr>
      <w:r w:rsidRPr="00C32362">
        <w:rPr>
          <w:rFonts w:eastAsia="MS Mincho"/>
        </w:rPr>
        <w:t>Matte white fabric</w:t>
      </w:r>
    </w:p>
    <w:p w:rsidR="00351A01" w:rsidRPr="00C32362" w:rsidRDefault="00351A01" w:rsidP="00351A01">
      <w:pPr>
        <w:pStyle w:val="List2"/>
        <w:numPr>
          <w:ilvl w:val="0"/>
          <w:numId w:val="92"/>
        </w:numPr>
        <w:ind w:left="1080"/>
        <w:rPr>
          <w:rFonts w:eastAsia="MS Mincho"/>
        </w:rPr>
      </w:pPr>
      <w:r w:rsidRPr="00C32362">
        <w:rPr>
          <w:rFonts w:eastAsia="MS Mincho"/>
        </w:rPr>
        <w:t>Wall and ceiling mountable</w:t>
      </w:r>
    </w:p>
    <w:p w:rsidR="00351A01" w:rsidRPr="00C32362" w:rsidRDefault="00351A01" w:rsidP="00351A01">
      <w:pPr>
        <w:pStyle w:val="Heading3"/>
      </w:pPr>
      <w:bookmarkStart w:id="788" w:name="_Toc350086537"/>
      <w:bookmarkStart w:id="789" w:name="_Toc364329357"/>
      <w:bookmarkStart w:id="790" w:name="_Toc370288321"/>
      <w:r w:rsidRPr="00C32362">
        <w:lastRenderedPageBreak/>
        <w:t>5.1.4. Interactive Whiteboard</w:t>
      </w:r>
      <w:bookmarkEnd w:id="788"/>
      <w:bookmarkEnd w:id="789"/>
      <w:bookmarkEnd w:id="790"/>
    </w:p>
    <w:p w:rsidR="00351A01" w:rsidRPr="00C32362" w:rsidRDefault="00351A01" w:rsidP="00351A01">
      <w:pPr>
        <w:ind w:left="360"/>
      </w:pPr>
      <w:r w:rsidRPr="00C32362">
        <w:t xml:space="preserve">An </w:t>
      </w:r>
      <w:r w:rsidRPr="00C32362">
        <w:rPr>
          <w:bCs/>
        </w:rPr>
        <w:t>Interactive Whiteboard</w:t>
      </w:r>
      <w:r w:rsidRPr="00C32362">
        <w:t xml:space="preserve"> (a dry-erase whiteboard writing surface which can capture writing electronically and allows interaction with a projected computer image) shall be provided with the following minimum requirements:</w:t>
      </w:r>
    </w:p>
    <w:p w:rsidR="00351A01" w:rsidRPr="00C32362" w:rsidRDefault="00351A01" w:rsidP="00351A01">
      <w:pPr>
        <w:ind w:left="360"/>
      </w:pPr>
      <w:r w:rsidRPr="00C32362">
        <w:t>The touch-sensitive display connects to your computer and digital projector to show your computer image. You can then control computer applications directly from the display, write notes in digital ink and save your work to share later.</w:t>
      </w:r>
    </w:p>
    <w:p w:rsidR="00351A01" w:rsidRPr="00C32362" w:rsidRDefault="00351A01" w:rsidP="00351A01">
      <w:pPr>
        <w:pStyle w:val="List2"/>
        <w:numPr>
          <w:ilvl w:val="0"/>
          <w:numId w:val="93"/>
        </w:numPr>
        <w:tabs>
          <w:tab w:val="num" w:pos="1080"/>
        </w:tabs>
        <w:ind w:left="1080"/>
        <w:rPr>
          <w:rFonts w:eastAsia="MS Mincho"/>
        </w:rPr>
      </w:pPr>
      <w:r>
        <w:rPr>
          <w:rFonts w:eastAsia="MS Mincho"/>
        </w:rPr>
        <w:t>77</w:t>
      </w:r>
      <w:r w:rsidRPr="00C32362">
        <w:rPr>
          <w:rFonts w:eastAsia="MS Mincho"/>
        </w:rPr>
        <w:t xml:space="preserve"> inch diagonal active screen area</w:t>
      </w:r>
    </w:p>
    <w:p w:rsidR="00351A01" w:rsidRPr="00C32362" w:rsidRDefault="00351A01" w:rsidP="00351A01">
      <w:pPr>
        <w:pStyle w:val="List2"/>
        <w:numPr>
          <w:ilvl w:val="0"/>
          <w:numId w:val="93"/>
        </w:numPr>
        <w:ind w:left="1080"/>
        <w:rPr>
          <w:rFonts w:eastAsia="MS Mincho"/>
        </w:rPr>
      </w:pPr>
      <w:r w:rsidRPr="00C32362">
        <w:rPr>
          <w:rFonts w:eastAsia="MS Mincho"/>
        </w:rPr>
        <w:t>Touch resolution of 4000X4000</w:t>
      </w:r>
    </w:p>
    <w:p w:rsidR="00351A01" w:rsidRPr="00200F31" w:rsidRDefault="00001776" w:rsidP="00351A01">
      <w:pPr>
        <w:pStyle w:val="List2"/>
        <w:numPr>
          <w:ilvl w:val="0"/>
          <w:numId w:val="93"/>
        </w:numPr>
        <w:ind w:left="1080"/>
        <w:rPr>
          <w:rFonts w:eastAsia="MS Mincho"/>
          <w:highlight w:val="yellow"/>
        </w:rPr>
      </w:pPr>
      <w:r w:rsidRPr="00200F31">
        <w:rPr>
          <w:rFonts w:eastAsia="MS Mincho"/>
          <w:highlight w:val="yellow"/>
        </w:rPr>
        <w:t xml:space="preserve">multiple </w:t>
      </w:r>
      <w:r w:rsidR="00534261" w:rsidRPr="00200F31">
        <w:rPr>
          <w:rFonts w:eastAsia="MS Mincho"/>
          <w:highlight w:val="yellow"/>
        </w:rPr>
        <w:t xml:space="preserve">pen colors </w:t>
      </w:r>
      <w:r w:rsidRPr="00200F31">
        <w:rPr>
          <w:rFonts w:eastAsia="MS Mincho"/>
          <w:highlight w:val="yellow"/>
        </w:rPr>
        <w:t xml:space="preserve"> (may be electronic selection)</w:t>
      </w:r>
    </w:p>
    <w:p w:rsidR="00351A01" w:rsidRPr="00C32362" w:rsidRDefault="00351A01" w:rsidP="00351A01">
      <w:pPr>
        <w:pStyle w:val="List2"/>
        <w:numPr>
          <w:ilvl w:val="1"/>
          <w:numId w:val="93"/>
        </w:numPr>
        <w:rPr>
          <w:rFonts w:eastAsia="MS Mincho"/>
        </w:rPr>
      </w:pPr>
      <w:r w:rsidRPr="00C32362">
        <w:rPr>
          <w:rFonts w:eastAsia="MS Mincho"/>
        </w:rPr>
        <w:t>automatic detection of pen in use</w:t>
      </w:r>
    </w:p>
    <w:p w:rsidR="00351A01" w:rsidRPr="00C32362" w:rsidRDefault="00351A01" w:rsidP="00351A01">
      <w:pPr>
        <w:pStyle w:val="List2"/>
        <w:numPr>
          <w:ilvl w:val="0"/>
          <w:numId w:val="93"/>
        </w:numPr>
        <w:tabs>
          <w:tab w:val="left" w:pos="1080"/>
          <w:tab w:val="num" w:pos="1440"/>
        </w:tabs>
        <w:ind w:left="1080"/>
        <w:rPr>
          <w:rFonts w:eastAsia="MS Mincho"/>
        </w:rPr>
      </w:pPr>
      <w:r w:rsidRPr="00C32362">
        <w:rPr>
          <w:rFonts w:eastAsia="MS Mincho"/>
        </w:rPr>
        <w:t>eraser</w:t>
      </w:r>
    </w:p>
    <w:p w:rsidR="00351A01" w:rsidRPr="00C32362" w:rsidRDefault="00351A01" w:rsidP="00351A01">
      <w:pPr>
        <w:pStyle w:val="List2"/>
        <w:numPr>
          <w:ilvl w:val="0"/>
          <w:numId w:val="93"/>
        </w:numPr>
        <w:tabs>
          <w:tab w:val="num" w:pos="1080"/>
        </w:tabs>
        <w:ind w:left="1080"/>
        <w:rPr>
          <w:rFonts w:eastAsia="MS Mincho"/>
        </w:rPr>
      </w:pPr>
      <w:r w:rsidRPr="00C32362">
        <w:rPr>
          <w:rFonts w:eastAsia="MS Mincho"/>
        </w:rPr>
        <w:t>Software to support:</w:t>
      </w:r>
    </w:p>
    <w:p w:rsidR="00351A01" w:rsidRPr="00C32362" w:rsidRDefault="00351A01" w:rsidP="00351A01">
      <w:pPr>
        <w:pStyle w:val="List2"/>
        <w:numPr>
          <w:ilvl w:val="1"/>
          <w:numId w:val="93"/>
        </w:numPr>
        <w:rPr>
          <w:rFonts w:eastAsia="MS Mincho"/>
        </w:rPr>
      </w:pPr>
      <w:r w:rsidRPr="00C32362">
        <w:rPr>
          <w:rFonts w:eastAsia="MS Mincho"/>
        </w:rPr>
        <w:t>computer display</w:t>
      </w:r>
    </w:p>
    <w:p w:rsidR="00351A01" w:rsidRPr="00C32362" w:rsidRDefault="00351A01" w:rsidP="00351A01">
      <w:pPr>
        <w:pStyle w:val="List2"/>
        <w:numPr>
          <w:ilvl w:val="1"/>
          <w:numId w:val="93"/>
        </w:numPr>
        <w:rPr>
          <w:rFonts w:eastAsia="MS Mincho"/>
        </w:rPr>
      </w:pPr>
      <w:r w:rsidRPr="00C32362">
        <w:rPr>
          <w:rFonts w:eastAsia="MS Mincho"/>
        </w:rPr>
        <w:t>note taking</w:t>
      </w:r>
    </w:p>
    <w:p w:rsidR="00351A01" w:rsidRPr="00C32362" w:rsidRDefault="00351A01" w:rsidP="00351A01">
      <w:pPr>
        <w:pStyle w:val="List2"/>
        <w:numPr>
          <w:ilvl w:val="1"/>
          <w:numId w:val="93"/>
        </w:numPr>
        <w:rPr>
          <w:rFonts w:eastAsia="MS Mincho"/>
        </w:rPr>
      </w:pPr>
      <w:r w:rsidRPr="00C32362">
        <w:rPr>
          <w:rFonts w:eastAsia="MS Mincho"/>
        </w:rPr>
        <w:t>capture and save of all notes / images</w:t>
      </w:r>
    </w:p>
    <w:p w:rsidR="00351A01" w:rsidRPr="00C32362" w:rsidRDefault="00351A01" w:rsidP="00351A01">
      <w:pPr>
        <w:pStyle w:val="List2"/>
        <w:numPr>
          <w:ilvl w:val="0"/>
          <w:numId w:val="93"/>
        </w:numPr>
        <w:tabs>
          <w:tab w:val="num" w:pos="1080"/>
        </w:tabs>
        <w:ind w:left="1080"/>
        <w:rPr>
          <w:rFonts w:eastAsia="MS Mincho"/>
        </w:rPr>
      </w:pPr>
      <w:r w:rsidRPr="00C32362">
        <w:rPr>
          <w:rFonts w:eastAsia="MS Mincho"/>
        </w:rPr>
        <w:t>MS Windows and Macintosh compatible</w:t>
      </w:r>
    </w:p>
    <w:p w:rsidR="00351A01" w:rsidRPr="00C32362" w:rsidRDefault="00351A01" w:rsidP="00351A01">
      <w:pPr>
        <w:pStyle w:val="List2"/>
        <w:numPr>
          <w:ilvl w:val="0"/>
          <w:numId w:val="93"/>
        </w:numPr>
        <w:tabs>
          <w:tab w:val="num" w:pos="1080"/>
        </w:tabs>
        <w:ind w:left="1080"/>
        <w:rPr>
          <w:rFonts w:eastAsia="MS Mincho"/>
        </w:rPr>
      </w:pPr>
      <w:r w:rsidRPr="00C32362">
        <w:rPr>
          <w:rFonts w:eastAsia="MS Mincho"/>
        </w:rPr>
        <w:t>Mobile floor stand</w:t>
      </w:r>
      <w:r>
        <w:rPr>
          <w:rFonts w:eastAsia="MS Mincho"/>
        </w:rPr>
        <w:t xml:space="preserve"> (desirable)</w:t>
      </w:r>
    </w:p>
    <w:p w:rsidR="00351A01" w:rsidRPr="006F6AAC" w:rsidRDefault="00351A01" w:rsidP="00351A01">
      <w:pPr>
        <w:pStyle w:val="Heading2"/>
      </w:pPr>
      <w:bookmarkStart w:id="791" w:name="_Toc350086538"/>
      <w:bookmarkStart w:id="792" w:name="_Toc364329358"/>
      <w:bookmarkStart w:id="793" w:name="_Toc370288322"/>
      <w:r w:rsidRPr="006F6AAC">
        <w:t>5.2. Printers</w:t>
      </w:r>
      <w:bookmarkEnd w:id="791"/>
      <w:bookmarkEnd w:id="792"/>
      <w:bookmarkEnd w:id="793"/>
    </w:p>
    <w:p w:rsidR="00351A01" w:rsidRPr="00C32362" w:rsidRDefault="00351A01" w:rsidP="00351A01">
      <w:pPr>
        <w:pStyle w:val="BodyTextIndent"/>
        <w:rPr>
          <w:rFonts w:ascii="Times New Roman" w:hAnsi="Times New Roman"/>
        </w:rPr>
      </w:pPr>
      <w:r w:rsidRPr="00C32362">
        <w:rPr>
          <w:rFonts w:ascii="Times New Roman" w:hAnsi="Times New Roman"/>
        </w:rPr>
        <w:t>Three printers shall be offered.  Capabilities shall be as specified in the following sections.  Each printer shall meet the Core Printer Specification and the unique requirements in the printer specific section.</w:t>
      </w:r>
    </w:p>
    <w:p w:rsidR="00351A01" w:rsidRPr="00C32362" w:rsidRDefault="00351A01" w:rsidP="00351A01">
      <w:pPr>
        <w:pStyle w:val="Heading3"/>
        <w:rPr>
          <w:rFonts w:eastAsia="MS Mincho"/>
        </w:rPr>
      </w:pPr>
      <w:bookmarkStart w:id="794" w:name="_Toc350086539"/>
      <w:bookmarkStart w:id="795" w:name="_Toc364329359"/>
      <w:bookmarkStart w:id="796" w:name="_Toc370288323"/>
      <w:r w:rsidRPr="00C32362">
        <w:rPr>
          <w:rFonts w:eastAsia="MS Mincho"/>
        </w:rPr>
        <w:t>5.2.1. Core Printer Requirement</w:t>
      </w:r>
      <w:bookmarkEnd w:id="794"/>
      <w:bookmarkEnd w:id="795"/>
      <w:bookmarkEnd w:id="796"/>
    </w:p>
    <w:p w:rsidR="00351A01" w:rsidRPr="00C32362" w:rsidRDefault="00351A01" w:rsidP="00351A01">
      <w:pPr>
        <w:pStyle w:val="BodyTextIndent"/>
        <w:rPr>
          <w:rFonts w:ascii="Times New Roman" w:hAnsi="Times New Roman"/>
        </w:rPr>
      </w:pPr>
      <w:r w:rsidRPr="00C32362">
        <w:rPr>
          <w:rFonts w:ascii="Times New Roman" w:hAnsi="Times New Roman"/>
        </w:rPr>
        <w:t>Each of the 3 printers shall provide the following capabilities:</w:t>
      </w:r>
    </w:p>
    <w:p w:rsidR="00351A01" w:rsidRPr="00C32362" w:rsidRDefault="00351A01" w:rsidP="00351A01">
      <w:pPr>
        <w:pStyle w:val="List2"/>
        <w:numPr>
          <w:ilvl w:val="0"/>
          <w:numId w:val="9"/>
        </w:numPr>
        <w:ind w:left="1080"/>
        <w:rPr>
          <w:rFonts w:eastAsia="MS Mincho"/>
        </w:rPr>
      </w:pPr>
      <w:r w:rsidRPr="00C32362">
        <w:rPr>
          <w:rFonts w:eastAsia="MS Mincho"/>
        </w:rPr>
        <w:t>Adobe Postscript Level 3.0</w:t>
      </w:r>
      <w:r w:rsidR="00881D92">
        <w:rPr>
          <w:rFonts w:eastAsia="MS Mincho"/>
        </w:rPr>
        <w:t xml:space="preserve"> </w:t>
      </w:r>
      <w:r w:rsidR="00881D92" w:rsidRPr="00881D92">
        <w:rPr>
          <w:highlight w:val="yellow"/>
        </w:rPr>
        <w:t>(emulation and/or equivalent is acceptable)</w:t>
      </w:r>
      <w:r w:rsidR="00881D92">
        <w:t xml:space="preserve"> </w:t>
      </w:r>
      <w:r w:rsidRPr="00C32362">
        <w:rPr>
          <w:rFonts w:eastAsia="MS Mincho"/>
        </w:rPr>
        <w:t>formatted print files.</w:t>
      </w:r>
    </w:p>
    <w:p w:rsidR="00351A01" w:rsidRPr="00C32362" w:rsidRDefault="00351A01" w:rsidP="00351A01">
      <w:pPr>
        <w:pStyle w:val="List2"/>
        <w:numPr>
          <w:ilvl w:val="0"/>
          <w:numId w:val="9"/>
        </w:numPr>
        <w:ind w:left="1080"/>
        <w:rPr>
          <w:rFonts w:eastAsia="MS Mincho"/>
        </w:rPr>
      </w:pPr>
      <w:r w:rsidRPr="00C32362">
        <w:rPr>
          <w:rFonts w:eastAsia="MS Mincho"/>
        </w:rPr>
        <w:t>Metric A4-size paper with a usable image area of at least 200mm x 271mm and a usable image area of at least 8” x 10” for American Letter-size (8.5” x 11”).</w:t>
      </w:r>
    </w:p>
    <w:p w:rsidR="00351A01" w:rsidRPr="00C32362" w:rsidRDefault="00351A01" w:rsidP="00351A01">
      <w:pPr>
        <w:pStyle w:val="List2"/>
        <w:numPr>
          <w:ilvl w:val="0"/>
          <w:numId w:val="9"/>
        </w:numPr>
        <w:ind w:left="1080"/>
        <w:rPr>
          <w:rFonts w:eastAsia="MS Mincho"/>
        </w:rPr>
      </w:pPr>
      <w:r w:rsidRPr="00C32362">
        <w:rPr>
          <w:rFonts w:eastAsia="MS Mincho"/>
        </w:rPr>
        <w:t>two interfaces: USB 2.0, and</w:t>
      </w:r>
      <w:r w:rsidRPr="00C32362">
        <w:t xml:space="preserve"> 10/100Base-TX Ethernet </w:t>
      </w:r>
    </w:p>
    <w:p w:rsidR="00351A01" w:rsidRPr="00C32362" w:rsidRDefault="00351A01" w:rsidP="00351A01">
      <w:pPr>
        <w:pStyle w:val="List3"/>
        <w:numPr>
          <w:ilvl w:val="0"/>
          <w:numId w:val="10"/>
        </w:numPr>
        <w:tabs>
          <w:tab w:val="clear" w:pos="1080"/>
          <w:tab w:val="num" w:pos="1440"/>
        </w:tabs>
        <w:ind w:left="1440"/>
        <w:rPr>
          <w:rFonts w:eastAsia="MS Mincho"/>
        </w:rPr>
      </w:pPr>
      <w:r w:rsidRPr="00C32362">
        <w:rPr>
          <w:rFonts w:eastAsia="MS Mincho"/>
        </w:rPr>
        <w:t>simultaneous availability of the two interfaces; e.g. automatic port sensing/switching</w:t>
      </w:r>
    </w:p>
    <w:p w:rsidR="00351A01" w:rsidRPr="00C32362" w:rsidRDefault="00351A01" w:rsidP="00351A01">
      <w:pPr>
        <w:pStyle w:val="List2"/>
        <w:numPr>
          <w:ilvl w:val="0"/>
          <w:numId w:val="9"/>
        </w:numPr>
        <w:ind w:left="1080"/>
        <w:rPr>
          <w:rFonts w:eastAsia="MS Mincho"/>
        </w:rPr>
      </w:pPr>
      <w:r w:rsidRPr="00C32362">
        <w:rPr>
          <w:rFonts w:eastAsia="MS Mincho"/>
        </w:rPr>
        <w:t>Simple Network Management Protocol (SNMP) agent [RFC 1157; RFC 1213] for remote monitoring.</w:t>
      </w:r>
    </w:p>
    <w:p w:rsidR="00351A01" w:rsidRPr="00C32362" w:rsidRDefault="00351A01" w:rsidP="00351A01">
      <w:pPr>
        <w:pStyle w:val="List2"/>
        <w:numPr>
          <w:ilvl w:val="0"/>
          <w:numId w:val="9"/>
        </w:numPr>
        <w:ind w:left="1080"/>
        <w:rPr>
          <w:rFonts w:eastAsia="MS Mincho"/>
        </w:rPr>
      </w:pPr>
      <w:r w:rsidRPr="00C32362">
        <w:t>PCL5 and PCL6 support</w:t>
      </w:r>
    </w:p>
    <w:p w:rsidR="00351A01" w:rsidRPr="00C32362" w:rsidRDefault="00351A01" w:rsidP="00351A01">
      <w:pPr>
        <w:pStyle w:val="List2"/>
        <w:numPr>
          <w:ilvl w:val="0"/>
          <w:numId w:val="9"/>
        </w:numPr>
        <w:ind w:left="1080"/>
        <w:rPr>
          <w:rFonts w:eastAsia="MS Mincho"/>
        </w:rPr>
      </w:pPr>
      <w:r w:rsidRPr="00C32362">
        <w:t xml:space="preserve">Duplex by default </w:t>
      </w:r>
    </w:p>
    <w:p w:rsidR="00351A01" w:rsidRPr="00C32362" w:rsidRDefault="00351A01" w:rsidP="00351A01">
      <w:pPr>
        <w:pStyle w:val="Heading4"/>
      </w:pPr>
    </w:p>
    <w:p w:rsidR="00351A01" w:rsidRPr="00C32362" w:rsidRDefault="00351A01" w:rsidP="00351A01">
      <w:pPr>
        <w:pStyle w:val="Heading4"/>
      </w:pPr>
      <w:r w:rsidRPr="00C32362">
        <w:t>5.2.1.1. Monochrome Laser Printer</w:t>
      </w:r>
    </w:p>
    <w:p w:rsidR="00351A01" w:rsidRPr="00C32362" w:rsidRDefault="00351A01" w:rsidP="00351A01">
      <w:pPr>
        <w:pStyle w:val="BodyTextIndent"/>
        <w:rPr>
          <w:rFonts w:ascii="Times New Roman" w:hAnsi="Times New Roman"/>
        </w:rPr>
      </w:pPr>
      <w:r w:rsidRPr="00C32362">
        <w:rPr>
          <w:rFonts w:ascii="Times New Roman" w:hAnsi="Times New Roman"/>
        </w:rPr>
        <w:t>In addition to the Core Printer Specification, the Monochrome Laser Printer shall also provide:</w:t>
      </w:r>
    </w:p>
    <w:p w:rsidR="00351A01" w:rsidRPr="00C32362" w:rsidRDefault="00351A01" w:rsidP="00351A01">
      <w:pPr>
        <w:pStyle w:val="List2"/>
        <w:numPr>
          <w:ilvl w:val="0"/>
          <w:numId w:val="11"/>
        </w:numPr>
        <w:tabs>
          <w:tab w:val="num" w:pos="1440"/>
        </w:tabs>
        <w:ind w:left="1080"/>
        <w:rPr>
          <w:rFonts w:eastAsia="MS Mincho"/>
        </w:rPr>
      </w:pPr>
      <w:r w:rsidRPr="00C32362">
        <w:rPr>
          <w:rFonts w:eastAsia="MS Mincho"/>
        </w:rPr>
        <w:t>print speed shall be at least 35 pages per minute.</w:t>
      </w:r>
    </w:p>
    <w:p w:rsidR="00351A01" w:rsidRPr="00C32362" w:rsidRDefault="00351A01" w:rsidP="00351A01">
      <w:pPr>
        <w:pStyle w:val="List2"/>
        <w:numPr>
          <w:ilvl w:val="0"/>
          <w:numId w:val="11"/>
        </w:numPr>
        <w:tabs>
          <w:tab w:val="num" w:pos="1440"/>
        </w:tabs>
        <w:ind w:left="1080"/>
        <w:rPr>
          <w:rFonts w:eastAsia="MS Mincho"/>
        </w:rPr>
      </w:pPr>
      <w:r w:rsidRPr="00C32362">
        <w:rPr>
          <w:rFonts w:eastAsia="MS Mincho"/>
        </w:rPr>
        <w:t>resolution of at least 1200x1200 dpi.</w:t>
      </w:r>
    </w:p>
    <w:p w:rsidR="00351A01" w:rsidRPr="00C32362" w:rsidRDefault="00351A01" w:rsidP="00351A01">
      <w:pPr>
        <w:pStyle w:val="List2"/>
        <w:numPr>
          <w:ilvl w:val="0"/>
          <w:numId w:val="11"/>
        </w:numPr>
        <w:tabs>
          <w:tab w:val="num" w:pos="1440"/>
        </w:tabs>
        <w:ind w:left="1080"/>
        <w:rPr>
          <w:rFonts w:eastAsia="MS Mincho"/>
        </w:rPr>
      </w:pPr>
      <w:r w:rsidRPr="00C32362">
        <w:rPr>
          <w:rFonts w:eastAsia="MS Mincho"/>
        </w:rPr>
        <w:t xml:space="preserve">minimum memory of 32 MBytes, </w:t>
      </w:r>
    </w:p>
    <w:p w:rsidR="00351A01" w:rsidRPr="00C32362" w:rsidRDefault="00351A01" w:rsidP="00351A01">
      <w:pPr>
        <w:pStyle w:val="List3"/>
        <w:numPr>
          <w:ilvl w:val="0"/>
          <w:numId w:val="12"/>
        </w:numPr>
        <w:ind w:left="1440"/>
        <w:rPr>
          <w:rFonts w:eastAsia="MS Mincho"/>
        </w:rPr>
      </w:pPr>
      <w:r w:rsidRPr="00C32362">
        <w:rPr>
          <w:rFonts w:eastAsia="MS Mincho"/>
        </w:rPr>
        <w:t>memory shall be expandable to at least 2</w:t>
      </w:r>
      <w:r>
        <w:rPr>
          <w:rFonts w:eastAsia="MS Mincho"/>
        </w:rPr>
        <w:t>56</w:t>
      </w:r>
      <w:r w:rsidRPr="00C32362">
        <w:rPr>
          <w:rFonts w:eastAsia="MS Mincho"/>
        </w:rPr>
        <w:t xml:space="preserve"> MBytes.   </w:t>
      </w:r>
    </w:p>
    <w:p w:rsidR="00351A01" w:rsidRPr="00C32362" w:rsidRDefault="00351A01" w:rsidP="00351A01">
      <w:pPr>
        <w:pStyle w:val="List2"/>
        <w:numPr>
          <w:ilvl w:val="0"/>
          <w:numId w:val="11"/>
        </w:numPr>
        <w:tabs>
          <w:tab w:val="num" w:pos="1440"/>
        </w:tabs>
        <w:ind w:left="1080"/>
        <w:rPr>
          <w:rFonts w:eastAsia="MS Mincho"/>
        </w:rPr>
      </w:pPr>
      <w:r w:rsidRPr="00C32362">
        <w:rPr>
          <w:rFonts w:eastAsia="MS Mincho"/>
        </w:rPr>
        <w:t>a duty cycle of at least 75,000 pages per month.</w:t>
      </w:r>
    </w:p>
    <w:p w:rsidR="00351A01" w:rsidRPr="00C32362" w:rsidRDefault="00351A01" w:rsidP="00351A01">
      <w:pPr>
        <w:pStyle w:val="List2"/>
        <w:numPr>
          <w:ilvl w:val="1"/>
          <w:numId w:val="11"/>
        </w:numPr>
        <w:rPr>
          <w:rFonts w:eastAsia="MS Mincho"/>
        </w:rPr>
      </w:pPr>
      <w:r w:rsidRPr="00C32362">
        <w:rPr>
          <w:rFonts w:eastAsia="MS Mincho"/>
        </w:rPr>
        <w:t>duty cycle of at least 100,000 pages per month (desirable)</w:t>
      </w:r>
    </w:p>
    <w:p w:rsidR="00351A01" w:rsidRPr="00C32362" w:rsidRDefault="00351A01" w:rsidP="00351A01">
      <w:pPr>
        <w:pStyle w:val="List2"/>
        <w:numPr>
          <w:ilvl w:val="0"/>
          <w:numId w:val="11"/>
        </w:numPr>
        <w:tabs>
          <w:tab w:val="num" w:pos="1440"/>
        </w:tabs>
        <w:ind w:left="1080"/>
      </w:pPr>
      <w:r w:rsidRPr="00C32362">
        <w:rPr>
          <w:rFonts w:eastAsia="MS Mincho"/>
        </w:rPr>
        <w:t>at least 13</w:t>
      </w:r>
      <w:r>
        <w:rPr>
          <w:rFonts w:eastAsia="MS Mincho"/>
        </w:rPr>
        <w:t>0</w:t>
      </w:r>
      <w:r w:rsidRPr="00C32362">
        <w:rPr>
          <w:rFonts w:eastAsia="MS Mincho"/>
        </w:rPr>
        <w:t xml:space="preserve"> fonts.</w:t>
      </w:r>
    </w:p>
    <w:p w:rsidR="00351A01" w:rsidRPr="00C32362" w:rsidRDefault="00351A01" w:rsidP="00351A01">
      <w:pPr>
        <w:pStyle w:val="List2"/>
        <w:numPr>
          <w:ilvl w:val="0"/>
          <w:numId w:val="11"/>
        </w:numPr>
        <w:tabs>
          <w:tab w:val="num" w:pos="1440"/>
        </w:tabs>
        <w:ind w:left="1080"/>
      </w:pPr>
      <w:r w:rsidRPr="00C32362">
        <w:t>support paper sizes from 3”x5” to 8.5”x14” (legal)</w:t>
      </w:r>
    </w:p>
    <w:p w:rsidR="00351A01" w:rsidRPr="00C32362" w:rsidRDefault="00351A01" w:rsidP="00351A01">
      <w:pPr>
        <w:pStyle w:val="List2"/>
        <w:numPr>
          <w:ilvl w:val="0"/>
          <w:numId w:val="11"/>
        </w:numPr>
        <w:tabs>
          <w:tab w:val="num" w:pos="1440"/>
        </w:tabs>
        <w:ind w:left="1080"/>
      </w:pPr>
      <w:r w:rsidRPr="00C32362">
        <w:t xml:space="preserve">Standard input capacity of 850 sheets </w:t>
      </w:r>
    </w:p>
    <w:p w:rsidR="00351A01" w:rsidRPr="00C32362" w:rsidRDefault="00351A01" w:rsidP="00351A01">
      <w:pPr>
        <w:pStyle w:val="List2"/>
        <w:numPr>
          <w:ilvl w:val="0"/>
          <w:numId w:val="11"/>
        </w:numPr>
        <w:tabs>
          <w:tab w:val="num" w:pos="1440"/>
        </w:tabs>
        <w:ind w:left="1080"/>
      </w:pPr>
      <w:r w:rsidRPr="00C32362">
        <w:t>Standard output capacity of 250 sheets</w:t>
      </w:r>
    </w:p>
    <w:p w:rsidR="00351A01" w:rsidRPr="00C32362" w:rsidRDefault="00351A01" w:rsidP="00351A01">
      <w:pPr>
        <w:pStyle w:val="List2"/>
        <w:numPr>
          <w:ilvl w:val="0"/>
          <w:numId w:val="11"/>
        </w:numPr>
        <w:tabs>
          <w:tab w:val="num" w:pos="1440"/>
        </w:tabs>
        <w:ind w:left="1080"/>
      </w:pPr>
      <w:r w:rsidRPr="00C32362">
        <w:t>Image processing of 400Mhz</w:t>
      </w:r>
    </w:p>
    <w:p w:rsidR="00351A01" w:rsidRPr="00C32362" w:rsidRDefault="00351A01" w:rsidP="00351A01">
      <w:pPr>
        <w:pStyle w:val="List2"/>
        <w:numPr>
          <w:ilvl w:val="0"/>
          <w:numId w:val="11"/>
        </w:numPr>
        <w:tabs>
          <w:tab w:val="num" w:pos="1440"/>
        </w:tabs>
        <w:ind w:left="1080"/>
      </w:pPr>
      <w:r w:rsidRPr="00C32362">
        <w:t>Automatic duplex printing</w:t>
      </w:r>
    </w:p>
    <w:p w:rsidR="00351A01" w:rsidRPr="00C32362" w:rsidRDefault="00351A01" w:rsidP="00351A01">
      <w:pPr>
        <w:pStyle w:val="List2"/>
        <w:numPr>
          <w:ilvl w:val="0"/>
          <w:numId w:val="11"/>
        </w:numPr>
        <w:tabs>
          <w:tab w:val="num" w:pos="1440"/>
        </w:tabs>
        <w:ind w:left="1080"/>
      </w:pPr>
      <w:r w:rsidRPr="00C32362">
        <w:t>Clearing/overwriting an image after completion of each job (Compliance with NIST SP800-88 and NIS</w:t>
      </w:r>
      <w:r>
        <w:t>T</w:t>
      </w:r>
      <w:r w:rsidRPr="00C32362">
        <w:t xml:space="preserve"> SP 800-36)</w:t>
      </w:r>
    </w:p>
    <w:p w:rsidR="00351A01" w:rsidRPr="00C32362" w:rsidRDefault="00351A01" w:rsidP="00351A01">
      <w:pPr>
        <w:pStyle w:val="List2"/>
      </w:pPr>
    </w:p>
    <w:p w:rsidR="00351A01" w:rsidRPr="00C32362" w:rsidRDefault="00351A01" w:rsidP="00351A01">
      <w:pPr>
        <w:pStyle w:val="Heading4"/>
      </w:pPr>
      <w:r w:rsidRPr="00C32362">
        <w:t>5.2.1.2. High Speed Monochrome Laser Printer</w:t>
      </w:r>
    </w:p>
    <w:p w:rsidR="00351A01" w:rsidRPr="00C32362" w:rsidRDefault="00351A01" w:rsidP="00351A01">
      <w:pPr>
        <w:pStyle w:val="BodyTextIndent"/>
        <w:rPr>
          <w:rFonts w:ascii="Times New Roman" w:hAnsi="Times New Roman"/>
        </w:rPr>
      </w:pPr>
      <w:r w:rsidRPr="00C32362">
        <w:rPr>
          <w:rFonts w:ascii="Times New Roman" w:hAnsi="Times New Roman"/>
        </w:rPr>
        <w:t>In addition to the Core Printer Specification, the High Speed Monochrome Laser Printer shall also provide:</w:t>
      </w:r>
    </w:p>
    <w:p w:rsidR="00351A01" w:rsidRPr="00C32362" w:rsidRDefault="00351A01" w:rsidP="00351A01">
      <w:pPr>
        <w:pStyle w:val="List2"/>
        <w:numPr>
          <w:ilvl w:val="0"/>
          <w:numId w:val="13"/>
        </w:numPr>
        <w:tabs>
          <w:tab w:val="left" w:pos="1080"/>
        </w:tabs>
        <w:rPr>
          <w:rFonts w:eastAsia="MS Mincho"/>
        </w:rPr>
      </w:pPr>
      <w:r w:rsidRPr="00C32362">
        <w:rPr>
          <w:rFonts w:eastAsia="MS Mincho"/>
        </w:rPr>
        <w:lastRenderedPageBreak/>
        <w:t>print speed shall be at least 45 pages per minute.</w:t>
      </w:r>
    </w:p>
    <w:p w:rsidR="00351A01" w:rsidRPr="00C32362" w:rsidRDefault="00351A01" w:rsidP="00351A01">
      <w:pPr>
        <w:pStyle w:val="List2"/>
        <w:numPr>
          <w:ilvl w:val="0"/>
          <w:numId w:val="13"/>
        </w:numPr>
        <w:tabs>
          <w:tab w:val="left" w:pos="1080"/>
        </w:tabs>
        <w:rPr>
          <w:rFonts w:eastAsia="MS Mincho"/>
        </w:rPr>
      </w:pPr>
      <w:r w:rsidRPr="00C32362">
        <w:rPr>
          <w:rFonts w:eastAsia="MS Mincho"/>
        </w:rPr>
        <w:t>resolution of at least 1200x1200 dpi.</w:t>
      </w:r>
    </w:p>
    <w:p w:rsidR="00351A01" w:rsidRPr="00C32362" w:rsidRDefault="00351A01" w:rsidP="00351A01">
      <w:pPr>
        <w:pStyle w:val="List2"/>
        <w:numPr>
          <w:ilvl w:val="0"/>
          <w:numId w:val="13"/>
        </w:numPr>
        <w:tabs>
          <w:tab w:val="left" w:pos="1080"/>
        </w:tabs>
        <w:rPr>
          <w:rFonts w:eastAsia="MS Mincho"/>
        </w:rPr>
      </w:pPr>
      <w:r w:rsidRPr="00C32362">
        <w:rPr>
          <w:rFonts w:eastAsia="MS Mincho"/>
        </w:rPr>
        <w:t xml:space="preserve">minimum memory of </w:t>
      </w:r>
      <w:r>
        <w:rPr>
          <w:rFonts w:eastAsia="MS Mincho"/>
        </w:rPr>
        <w:t>500 M</w:t>
      </w:r>
      <w:r w:rsidRPr="00C32362">
        <w:rPr>
          <w:rFonts w:eastAsia="MS Mincho"/>
        </w:rPr>
        <w:t xml:space="preserve">B </w:t>
      </w:r>
    </w:p>
    <w:p w:rsidR="00351A01" w:rsidRPr="00C32362" w:rsidRDefault="00351A01" w:rsidP="00351A01">
      <w:pPr>
        <w:pStyle w:val="List3"/>
        <w:numPr>
          <w:ilvl w:val="0"/>
          <w:numId w:val="14"/>
        </w:numPr>
        <w:ind w:left="1440"/>
        <w:rPr>
          <w:rFonts w:eastAsia="MS Mincho"/>
        </w:rPr>
      </w:pPr>
      <w:r w:rsidRPr="00C32362">
        <w:rPr>
          <w:rFonts w:eastAsia="MS Mincho"/>
        </w:rPr>
        <w:t>memory shall be expandable.</w:t>
      </w:r>
    </w:p>
    <w:p w:rsidR="00351A01" w:rsidRPr="00C32362" w:rsidRDefault="00351A01" w:rsidP="00351A01">
      <w:pPr>
        <w:pStyle w:val="List2"/>
        <w:numPr>
          <w:ilvl w:val="0"/>
          <w:numId w:val="13"/>
        </w:numPr>
        <w:tabs>
          <w:tab w:val="left" w:pos="1080"/>
        </w:tabs>
        <w:rPr>
          <w:rFonts w:eastAsia="MS Mincho"/>
        </w:rPr>
      </w:pPr>
      <w:r w:rsidRPr="00C32362">
        <w:rPr>
          <w:rFonts w:eastAsia="MS Mincho"/>
        </w:rPr>
        <w:t>a duty cycle of at least 200,000 pages per month.</w:t>
      </w:r>
    </w:p>
    <w:p w:rsidR="00351A01" w:rsidRPr="00C32362" w:rsidRDefault="00351A01" w:rsidP="00351A01">
      <w:pPr>
        <w:pStyle w:val="List2"/>
        <w:numPr>
          <w:ilvl w:val="0"/>
          <w:numId w:val="13"/>
        </w:numPr>
        <w:tabs>
          <w:tab w:val="left" w:pos="1080"/>
        </w:tabs>
        <w:rPr>
          <w:rFonts w:eastAsia="MS Mincho"/>
        </w:rPr>
      </w:pPr>
      <w:r w:rsidRPr="00C32362">
        <w:rPr>
          <w:rFonts w:eastAsia="MS Mincho"/>
        </w:rPr>
        <w:t xml:space="preserve">at </w:t>
      </w:r>
      <w:r w:rsidR="005B2223" w:rsidRPr="00C32362">
        <w:rPr>
          <w:rFonts w:eastAsia="MS Mincho"/>
        </w:rPr>
        <w:t xml:space="preserve">least </w:t>
      </w:r>
      <w:r w:rsidR="005B2223" w:rsidRPr="00C32362">
        <w:t>130</w:t>
      </w:r>
      <w:r w:rsidRPr="00C32362">
        <w:rPr>
          <w:rFonts w:eastAsia="MS Mincho"/>
        </w:rPr>
        <w:t xml:space="preserve"> fonts.</w:t>
      </w:r>
    </w:p>
    <w:p w:rsidR="00351A01" w:rsidRPr="00C32362" w:rsidRDefault="00351A01" w:rsidP="00351A01">
      <w:pPr>
        <w:pStyle w:val="List2"/>
        <w:numPr>
          <w:ilvl w:val="0"/>
          <w:numId w:val="13"/>
        </w:numPr>
        <w:tabs>
          <w:tab w:val="left" w:pos="1080"/>
        </w:tabs>
      </w:pPr>
      <w:r w:rsidRPr="00C32362">
        <w:t>support paper sizes from 3”x5” to 8.5”x14” (legal).</w:t>
      </w:r>
    </w:p>
    <w:p w:rsidR="00351A01" w:rsidRPr="00C32362" w:rsidRDefault="00351A01" w:rsidP="00351A01">
      <w:pPr>
        <w:pStyle w:val="List2"/>
        <w:numPr>
          <w:ilvl w:val="0"/>
          <w:numId w:val="13"/>
        </w:numPr>
        <w:tabs>
          <w:tab w:val="left" w:pos="1080"/>
        </w:tabs>
      </w:pPr>
      <w:r w:rsidRPr="00C32362">
        <w:t xml:space="preserve">Standard input capacity of 1000 sheets </w:t>
      </w:r>
    </w:p>
    <w:p w:rsidR="00351A01" w:rsidRPr="00C32362" w:rsidRDefault="00351A01" w:rsidP="00351A01">
      <w:pPr>
        <w:pStyle w:val="List2"/>
        <w:numPr>
          <w:ilvl w:val="0"/>
          <w:numId w:val="13"/>
        </w:numPr>
        <w:tabs>
          <w:tab w:val="left" w:pos="1080"/>
        </w:tabs>
      </w:pPr>
      <w:r w:rsidRPr="00C32362">
        <w:t xml:space="preserve">Standard output capacity of </w:t>
      </w:r>
      <w:r>
        <w:t>25</w:t>
      </w:r>
      <w:r w:rsidRPr="00C32362">
        <w:t>0 sheets</w:t>
      </w:r>
    </w:p>
    <w:p w:rsidR="00351A01" w:rsidRPr="00C32362" w:rsidRDefault="00351A01" w:rsidP="00351A01">
      <w:pPr>
        <w:pStyle w:val="List2"/>
        <w:numPr>
          <w:ilvl w:val="0"/>
          <w:numId w:val="13"/>
        </w:numPr>
        <w:tabs>
          <w:tab w:val="left" w:pos="1080"/>
        </w:tabs>
      </w:pPr>
      <w:r w:rsidRPr="00C32362">
        <w:t>Image processing of 500Mhz</w:t>
      </w:r>
    </w:p>
    <w:p w:rsidR="00351A01" w:rsidRPr="00C32362" w:rsidRDefault="00351A01" w:rsidP="00351A01">
      <w:pPr>
        <w:pStyle w:val="List2"/>
        <w:numPr>
          <w:ilvl w:val="0"/>
          <w:numId w:val="13"/>
        </w:numPr>
        <w:tabs>
          <w:tab w:val="left" w:pos="1080"/>
        </w:tabs>
      </w:pPr>
      <w:r w:rsidRPr="00C32362">
        <w:rPr>
          <w:rFonts w:eastAsia="MS Mincho"/>
        </w:rPr>
        <w:t>optional “B” size (11” x 17”) paper (desirable)</w:t>
      </w:r>
    </w:p>
    <w:p w:rsidR="00351A01" w:rsidRPr="00C32362" w:rsidRDefault="00351A01" w:rsidP="00351A01">
      <w:pPr>
        <w:pStyle w:val="List2"/>
        <w:numPr>
          <w:ilvl w:val="0"/>
          <w:numId w:val="13"/>
        </w:numPr>
        <w:tabs>
          <w:tab w:val="left" w:pos="1080"/>
        </w:tabs>
      </w:pPr>
      <w:r w:rsidRPr="00C32362">
        <w:rPr>
          <w:rFonts w:eastAsia="MS Mincho"/>
        </w:rPr>
        <w:t>UNIX and LINUX OS support (desirable)</w:t>
      </w:r>
    </w:p>
    <w:p w:rsidR="00351A01" w:rsidRPr="00C32362" w:rsidRDefault="00351A01" w:rsidP="00351A01">
      <w:pPr>
        <w:pStyle w:val="List2"/>
        <w:numPr>
          <w:ilvl w:val="0"/>
          <w:numId w:val="13"/>
        </w:numPr>
        <w:tabs>
          <w:tab w:val="left" w:pos="1080"/>
        </w:tabs>
      </w:pPr>
      <w:r w:rsidRPr="00C32362">
        <w:rPr>
          <w:rFonts w:eastAsia="MS Mincho"/>
        </w:rPr>
        <w:t>Enabled card reader for PIV-compliant Smartcards (meets NIST SP 800-96)</w:t>
      </w:r>
      <w:r>
        <w:rPr>
          <w:rFonts w:eastAsia="MS Mincho"/>
        </w:rPr>
        <w:t xml:space="preserve"> (desirable)</w:t>
      </w:r>
    </w:p>
    <w:p w:rsidR="00351A01" w:rsidRPr="00C32362" w:rsidRDefault="00351A01" w:rsidP="00351A01">
      <w:pPr>
        <w:pStyle w:val="Heading4"/>
      </w:pPr>
    </w:p>
    <w:p w:rsidR="00351A01" w:rsidRPr="00C32362" w:rsidRDefault="00351A01" w:rsidP="00351A01">
      <w:pPr>
        <w:pStyle w:val="Heading4"/>
      </w:pPr>
      <w:r w:rsidRPr="00C32362">
        <w:t>5.2.1.3. Color Printer</w:t>
      </w:r>
    </w:p>
    <w:p w:rsidR="00351A01" w:rsidRPr="00C32362" w:rsidRDefault="00351A01" w:rsidP="00351A01">
      <w:pPr>
        <w:pStyle w:val="BodyTextIndent"/>
        <w:rPr>
          <w:rFonts w:ascii="Times New Roman" w:hAnsi="Times New Roman"/>
        </w:rPr>
      </w:pPr>
      <w:r w:rsidRPr="00C32362">
        <w:rPr>
          <w:rFonts w:ascii="Times New Roman" w:hAnsi="Times New Roman"/>
        </w:rPr>
        <w:t>In addition to the Core Printer Specification, the Color Printer shall also provide:</w:t>
      </w:r>
    </w:p>
    <w:p w:rsidR="00351A01" w:rsidRPr="00C32362" w:rsidRDefault="00351A01" w:rsidP="00351A01">
      <w:pPr>
        <w:pStyle w:val="List2"/>
        <w:numPr>
          <w:ilvl w:val="0"/>
          <w:numId w:val="94"/>
        </w:numPr>
        <w:tabs>
          <w:tab w:val="left" w:pos="1080"/>
          <w:tab w:val="num" w:pos="1440"/>
        </w:tabs>
        <w:ind w:left="1080"/>
        <w:rPr>
          <w:rFonts w:eastAsia="MS Mincho"/>
        </w:rPr>
      </w:pPr>
      <w:r w:rsidRPr="00C32362">
        <w:rPr>
          <w:rFonts w:eastAsia="MS Mincho"/>
        </w:rPr>
        <w:t>print speed shall be at least 30 pages per minute (color)</w:t>
      </w:r>
    </w:p>
    <w:p w:rsidR="00351A01" w:rsidRPr="00C32362" w:rsidRDefault="00351A01" w:rsidP="00351A01">
      <w:pPr>
        <w:pStyle w:val="List2"/>
        <w:numPr>
          <w:ilvl w:val="0"/>
          <w:numId w:val="94"/>
        </w:numPr>
        <w:tabs>
          <w:tab w:val="left" w:pos="1080"/>
        </w:tabs>
        <w:ind w:left="1080"/>
        <w:rPr>
          <w:rFonts w:eastAsia="MS Mincho"/>
        </w:rPr>
      </w:pPr>
      <w:r w:rsidRPr="00C32362">
        <w:rPr>
          <w:rFonts w:eastAsia="MS Mincho"/>
        </w:rPr>
        <w:t>color resolution of at least 600x600 dpi.</w:t>
      </w:r>
    </w:p>
    <w:p w:rsidR="00351A01" w:rsidRPr="00C32362" w:rsidRDefault="00351A01" w:rsidP="00351A01">
      <w:pPr>
        <w:pStyle w:val="List2"/>
        <w:numPr>
          <w:ilvl w:val="0"/>
          <w:numId w:val="94"/>
        </w:numPr>
        <w:tabs>
          <w:tab w:val="left" w:pos="1080"/>
        </w:tabs>
        <w:ind w:left="1080"/>
        <w:rPr>
          <w:rFonts w:eastAsia="MS Mincho"/>
        </w:rPr>
      </w:pPr>
      <w:r w:rsidRPr="00C32362">
        <w:rPr>
          <w:rFonts w:eastAsia="MS Mincho"/>
        </w:rPr>
        <w:t xml:space="preserve">minimum memory of 1GB, </w:t>
      </w:r>
    </w:p>
    <w:p w:rsidR="00351A01" w:rsidRPr="00C32362" w:rsidRDefault="00351A01" w:rsidP="00351A01">
      <w:pPr>
        <w:pStyle w:val="List3"/>
        <w:numPr>
          <w:ilvl w:val="0"/>
          <w:numId w:val="95"/>
        </w:numPr>
        <w:tabs>
          <w:tab w:val="clear" w:pos="1080"/>
          <w:tab w:val="num" w:pos="1440"/>
        </w:tabs>
        <w:ind w:left="1440"/>
        <w:rPr>
          <w:rFonts w:eastAsia="MS Mincho"/>
        </w:rPr>
      </w:pPr>
      <w:r w:rsidRPr="00C32362">
        <w:rPr>
          <w:rFonts w:eastAsia="MS Mincho"/>
        </w:rPr>
        <w:t>memory shall be expandable.</w:t>
      </w:r>
    </w:p>
    <w:p w:rsidR="00351A01" w:rsidRPr="00C32362" w:rsidRDefault="00351A01" w:rsidP="00351A01">
      <w:pPr>
        <w:pStyle w:val="List2"/>
        <w:numPr>
          <w:ilvl w:val="0"/>
          <w:numId w:val="94"/>
        </w:numPr>
        <w:tabs>
          <w:tab w:val="left" w:pos="1080"/>
        </w:tabs>
        <w:ind w:left="1080"/>
        <w:rPr>
          <w:rFonts w:eastAsia="MS Mincho"/>
        </w:rPr>
      </w:pPr>
      <w:r w:rsidRPr="00C32362">
        <w:rPr>
          <w:rFonts w:eastAsia="MS Mincho"/>
        </w:rPr>
        <w:t xml:space="preserve">a duty cycle of at least </w:t>
      </w:r>
      <w:r>
        <w:rPr>
          <w:rFonts w:eastAsia="MS Mincho"/>
        </w:rPr>
        <w:t>15</w:t>
      </w:r>
      <w:r w:rsidRPr="00C32362">
        <w:rPr>
          <w:rFonts w:eastAsia="MS Mincho"/>
        </w:rPr>
        <w:t>0,000 pages per month.</w:t>
      </w:r>
    </w:p>
    <w:p w:rsidR="00351A01" w:rsidRPr="00C32362" w:rsidRDefault="00351A01" w:rsidP="00351A01">
      <w:pPr>
        <w:pStyle w:val="List2"/>
        <w:numPr>
          <w:ilvl w:val="0"/>
          <w:numId w:val="94"/>
        </w:numPr>
        <w:tabs>
          <w:tab w:val="left" w:pos="1080"/>
        </w:tabs>
        <w:ind w:left="1080"/>
        <w:rPr>
          <w:rFonts w:eastAsia="MS Mincho"/>
        </w:rPr>
      </w:pPr>
      <w:r w:rsidRPr="00C32362">
        <w:rPr>
          <w:rFonts w:eastAsia="MS Mincho"/>
        </w:rPr>
        <w:t xml:space="preserve">at least </w:t>
      </w:r>
      <w:r w:rsidRPr="00C32362">
        <w:t xml:space="preserve"> </w:t>
      </w:r>
      <w:r>
        <w:rPr>
          <w:rFonts w:eastAsia="MS Mincho"/>
        </w:rPr>
        <w:t>130</w:t>
      </w:r>
      <w:r w:rsidRPr="00C32362">
        <w:rPr>
          <w:rFonts w:eastAsia="MS Mincho"/>
        </w:rPr>
        <w:t xml:space="preserve"> fonts.</w:t>
      </w:r>
    </w:p>
    <w:p w:rsidR="00351A01" w:rsidRPr="00C32362" w:rsidRDefault="00351A01" w:rsidP="00351A01">
      <w:pPr>
        <w:pStyle w:val="List2"/>
        <w:numPr>
          <w:ilvl w:val="0"/>
          <w:numId w:val="94"/>
        </w:numPr>
        <w:tabs>
          <w:tab w:val="left" w:pos="1080"/>
        </w:tabs>
        <w:ind w:left="1080"/>
      </w:pPr>
      <w:r w:rsidRPr="00C32362">
        <w:t xml:space="preserve">support paper sizes from </w:t>
      </w:r>
      <w:r w:rsidRPr="005D766B">
        <w:rPr>
          <w:highlight w:val="yellow"/>
        </w:rPr>
        <w:t>3</w:t>
      </w:r>
      <w:r w:rsidR="00A84523" w:rsidRPr="005D766B">
        <w:rPr>
          <w:highlight w:val="yellow"/>
        </w:rPr>
        <w:t>.5</w:t>
      </w:r>
      <w:r w:rsidRPr="005D766B">
        <w:rPr>
          <w:highlight w:val="yellow"/>
        </w:rPr>
        <w:t>”x5”</w:t>
      </w:r>
      <w:r w:rsidRPr="00C32362">
        <w:t xml:space="preserve"> to 8.5”x14” (legal)</w:t>
      </w:r>
    </w:p>
    <w:p w:rsidR="00351A01" w:rsidRPr="00C32362" w:rsidRDefault="00351A01" w:rsidP="00351A01">
      <w:pPr>
        <w:pStyle w:val="List2"/>
        <w:numPr>
          <w:ilvl w:val="0"/>
          <w:numId w:val="94"/>
        </w:numPr>
        <w:tabs>
          <w:tab w:val="left" w:pos="1080"/>
        </w:tabs>
        <w:ind w:left="1080"/>
      </w:pPr>
      <w:r w:rsidRPr="00C32362">
        <w:t xml:space="preserve">Standard input capacity of 1000 sheets </w:t>
      </w:r>
    </w:p>
    <w:p w:rsidR="00351A01" w:rsidRPr="00C32362" w:rsidRDefault="00351A01" w:rsidP="00351A01">
      <w:pPr>
        <w:pStyle w:val="List2"/>
        <w:numPr>
          <w:ilvl w:val="0"/>
          <w:numId w:val="94"/>
        </w:numPr>
        <w:tabs>
          <w:tab w:val="left" w:pos="1080"/>
        </w:tabs>
        <w:ind w:left="1080"/>
      </w:pPr>
      <w:r w:rsidRPr="00C32362">
        <w:t xml:space="preserve">Standard output capacity of </w:t>
      </w:r>
      <w:r>
        <w:t>4</w:t>
      </w:r>
      <w:r w:rsidRPr="00C32362">
        <w:t>00 sheets</w:t>
      </w:r>
    </w:p>
    <w:p w:rsidR="00351A01" w:rsidRPr="00C32362" w:rsidRDefault="00351A01" w:rsidP="00351A01">
      <w:pPr>
        <w:pStyle w:val="List2"/>
        <w:numPr>
          <w:ilvl w:val="0"/>
          <w:numId w:val="94"/>
        </w:numPr>
        <w:tabs>
          <w:tab w:val="left" w:pos="1080"/>
        </w:tabs>
        <w:ind w:left="1080"/>
      </w:pPr>
      <w:r w:rsidRPr="00C32362">
        <w:rPr>
          <w:rFonts w:eastAsia="MS Mincho"/>
        </w:rPr>
        <w:t>optional “B” size (11” x 17”) paper (desirable)</w:t>
      </w:r>
    </w:p>
    <w:p w:rsidR="00351A01" w:rsidRPr="00C32362" w:rsidRDefault="00351A01" w:rsidP="00351A01">
      <w:pPr>
        <w:pStyle w:val="List2"/>
        <w:numPr>
          <w:ilvl w:val="0"/>
          <w:numId w:val="94"/>
        </w:numPr>
        <w:tabs>
          <w:tab w:val="left" w:pos="1080"/>
        </w:tabs>
        <w:ind w:left="1080"/>
      </w:pPr>
      <w:r w:rsidRPr="00C32362">
        <w:rPr>
          <w:rFonts w:eastAsia="MS Mincho"/>
        </w:rPr>
        <w:t>UNIX and LINUX OS support (desirable)</w:t>
      </w:r>
    </w:p>
    <w:p w:rsidR="00351A01" w:rsidRPr="00C32362" w:rsidRDefault="00351A01" w:rsidP="00351A01">
      <w:pPr>
        <w:pStyle w:val="List2"/>
        <w:numPr>
          <w:ilvl w:val="0"/>
          <w:numId w:val="94"/>
        </w:numPr>
        <w:tabs>
          <w:tab w:val="left" w:pos="1080"/>
        </w:tabs>
        <w:ind w:left="1080"/>
      </w:pPr>
      <w:r w:rsidRPr="00C32362">
        <w:rPr>
          <w:rFonts w:eastAsia="MS Mincho"/>
        </w:rPr>
        <w:t>enabled card reader for PIV-compliant Smartcards (meet NIST SP 800-96)</w:t>
      </w:r>
      <w:r>
        <w:rPr>
          <w:rFonts w:eastAsia="MS Mincho"/>
        </w:rPr>
        <w:t xml:space="preserve"> (</w:t>
      </w:r>
      <w:r w:rsidRPr="0048677B">
        <w:rPr>
          <w:rFonts w:eastAsia="MS Mincho"/>
        </w:rPr>
        <w:t>desirable)</w:t>
      </w:r>
    </w:p>
    <w:p w:rsidR="00351A01" w:rsidRPr="00C32362" w:rsidRDefault="00351A01" w:rsidP="00351A01">
      <w:pPr>
        <w:rPr>
          <w:rFonts w:eastAsia="MS Mincho"/>
        </w:rPr>
      </w:pPr>
    </w:p>
    <w:p w:rsidR="00351A01" w:rsidRPr="006F6AAC" w:rsidRDefault="00351A01" w:rsidP="00351A01">
      <w:pPr>
        <w:pStyle w:val="Heading2"/>
      </w:pPr>
      <w:bookmarkStart w:id="797" w:name="_Toc350086540"/>
      <w:bookmarkStart w:id="798" w:name="_Toc364329360"/>
      <w:bookmarkStart w:id="799" w:name="_Toc370288324"/>
      <w:r w:rsidRPr="006F6AAC">
        <w:t>5.3. Plotters</w:t>
      </w:r>
      <w:bookmarkEnd w:id="797"/>
      <w:bookmarkEnd w:id="798"/>
      <w:bookmarkEnd w:id="799"/>
    </w:p>
    <w:p w:rsidR="00351A01" w:rsidRPr="00C32362" w:rsidRDefault="00351A01" w:rsidP="00351A01">
      <w:pPr>
        <w:pStyle w:val="BodyTextIndent"/>
        <w:rPr>
          <w:rFonts w:ascii="Times New Roman" w:hAnsi="Times New Roman"/>
        </w:rPr>
      </w:pPr>
      <w:r w:rsidRPr="00C32362">
        <w:rPr>
          <w:rFonts w:ascii="Times New Roman" w:hAnsi="Times New Roman"/>
        </w:rPr>
        <w:t xml:space="preserve">One large-format color plotter shall be offered.  </w:t>
      </w:r>
    </w:p>
    <w:p w:rsidR="00351A01" w:rsidRPr="00C32362" w:rsidRDefault="00351A01" w:rsidP="00351A01">
      <w:pPr>
        <w:pStyle w:val="Heading3"/>
      </w:pPr>
      <w:bookmarkStart w:id="800" w:name="_Toc350086541"/>
      <w:bookmarkStart w:id="801" w:name="_Toc364329361"/>
      <w:bookmarkStart w:id="802" w:name="_Toc370288325"/>
      <w:r w:rsidRPr="00C32362">
        <w:rPr>
          <w:rFonts w:eastAsia="MS Mincho"/>
        </w:rPr>
        <w:t>5.3.1. Color Large-Format Plotter</w:t>
      </w:r>
      <w:bookmarkEnd w:id="800"/>
      <w:bookmarkEnd w:id="801"/>
      <w:bookmarkEnd w:id="802"/>
    </w:p>
    <w:p w:rsidR="00351A01" w:rsidRPr="00C32362" w:rsidRDefault="00351A01" w:rsidP="00351A01">
      <w:pPr>
        <w:pStyle w:val="BodyTextIndent"/>
        <w:rPr>
          <w:rFonts w:ascii="Times New Roman" w:hAnsi="Times New Roman"/>
        </w:rPr>
      </w:pPr>
      <w:r w:rsidRPr="00C32362">
        <w:rPr>
          <w:rFonts w:ascii="Times New Roman" w:hAnsi="Times New Roman"/>
        </w:rPr>
        <w:t>The Color Large-Format Plotter shall provide:</w:t>
      </w:r>
    </w:p>
    <w:p w:rsidR="00351A01" w:rsidRPr="00C32362" w:rsidRDefault="00351A01" w:rsidP="00351A01">
      <w:pPr>
        <w:pStyle w:val="List2"/>
        <w:numPr>
          <w:ilvl w:val="0"/>
          <w:numId w:val="16"/>
        </w:numPr>
        <w:tabs>
          <w:tab w:val="num" w:pos="1440"/>
        </w:tabs>
        <w:ind w:left="1080"/>
        <w:rPr>
          <w:rFonts w:eastAsia="MS Mincho"/>
        </w:rPr>
      </w:pPr>
      <w:r w:rsidRPr="00C32362">
        <w:rPr>
          <w:rFonts w:eastAsia="MS Mincho"/>
        </w:rPr>
        <w:t>42 inch wide paper</w:t>
      </w:r>
    </w:p>
    <w:p w:rsidR="00351A01" w:rsidRPr="00C32362" w:rsidRDefault="00351A01" w:rsidP="00351A01">
      <w:pPr>
        <w:pStyle w:val="List2"/>
        <w:numPr>
          <w:ilvl w:val="1"/>
          <w:numId w:val="16"/>
        </w:numPr>
        <w:rPr>
          <w:rFonts w:eastAsia="MS Mincho"/>
        </w:rPr>
      </w:pPr>
      <w:r w:rsidRPr="00C32362">
        <w:rPr>
          <w:rFonts w:eastAsia="MS Mincho"/>
        </w:rPr>
        <w:t>Media rolls up to 300 ft.</w:t>
      </w:r>
    </w:p>
    <w:p w:rsidR="00351A01" w:rsidRPr="00C32362" w:rsidRDefault="00351A01" w:rsidP="00351A01">
      <w:pPr>
        <w:pStyle w:val="List2"/>
        <w:numPr>
          <w:ilvl w:val="1"/>
          <w:numId w:val="16"/>
        </w:numPr>
        <w:rPr>
          <w:rFonts w:eastAsia="MS Mincho"/>
        </w:rPr>
      </w:pPr>
      <w:r w:rsidRPr="00C32362">
        <w:rPr>
          <w:rFonts w:eastAsia="MS Mincho"/>
        </w:rPr>
        <w:t>manual sheet feed supporting sizes starting from B/A3-size</w:t>
      </w:r>
    </w:p>
    <w:p w:rsidR="00351A01" w:rsidRPr="005D766B" w:rsidRDefault="00351A01" w:rsidP="00351A01">
      <w:pPr>
        <w:pStyle w:val="List2"/>
        <w:numPr>
          <w:ilvl w:val="1"/>
          <w:numId w:val="16"/>
        </w:numPr>
        <w:rPr>
          <w:rFonts w:eastAsia="MS Mincho"/>
          <w:highlight w:val="yellow"/>
        </w:rPr>
      </w:pPr>
      <w:r w:rsidRPr="00C32362">
        <w:rPr>
          <w:rFonts w:eastAsia="MS Mincho"/>
        </w:rPr>
        <w:t>standard bin holding at least up to 50 E/A0-size prints</w:t>
      </w:r>
      <w:r w:rsidR="00F372DA">
        <w:rPr>
          <w:rFonts w:eastAsia="MS Mincho"/>
        </w:rPr>
        <w:t xml:space="preserve"> (</w:t>
      </w:r>
      <w:r w:rsidR="00F372DA" w:rsidRPr="005D766B">
        <w:rPr>
          <w:rFonts w:eastAsia="MS Mincho"/>
          <w:highlight w:val="yellow"/>
        </w:rPr>
        <w:t>desirable)</w:t>
      </w:r>
    </w:p>
    <w:p w:rsidR="00351A01" w:rsidRPr="00C32362" w:rsidRDefault="00351A01" w:rsidP="00351A01">
      <w:pPr>
        <w:pStyle w:val="List2"/>
        <w:numPr>
          <w:ilvl w:val="0"/>
          <w:numId w:val="16"/>
        </w:numPr>
        <w:tabs>
          <w:tab w:val="num" w:pos="1440"/>
        </w:tabs>
        <w:ind w:left="1080"/>
        <w:rPr>
          <w:rFonts w:eastAsia="MS Mincho"/>
        </w:rPr>
      </w:pPr>
      <w:r w:rsidRPr="00C32362">
        <w:rPr>
          <w:rFonts w:eastAsia="MS Mincho"/>
        </w:rPr>
        <w:t>HP-GL/2, HP-RTL and Adobe Postscript Level 3 language support</w:t>
      </w:r>
    </w:p>
    <w:p w:rsidR="00351A01" w:rsidRPr="00C32362" w:rsidRDefault="00351A01" w:rsidP="00351A01">
      <w:pPr>
        <w:pStyle w:val="List2"/>
        <w:numPr>
          <w:ilvl w:val="0"/>
          <w:numId w:val="16"/>
        </w:numPr>
        <w:tabs>
          <w:tab w:val="num" w:pos="1440"/>
          <w:tab w:val="num" w:pos="1800"/>
        </w:tabs>
        <w:ind w:left="1080"/>
        <w:rPr>
          <w:rFonts w:eastAsia="MS Mincho"/>
        </w:rPr>
      </w:pPr>
      <w:r w:rsidRPr="00C32362">
        <w:rPr>
          <w:rFonts w:eastAsia="MS Mincho"/>
        </w:rPr>
        <w:t>Fast Ethernet (10/100Mbps) connectivity</w:t>
      </w:r>
    </w:p>
    <w:p w:rsidR="00351A01" w:rsidRPr="00C32362" w:rsidRDefault="00351A01" w:rsidP="00351A01">
      <w:pPr>
        <w:pStyle w:val="List2"/>
        <w:numPr>
          <w:ilvl w:val="0"/>
          <w:numId w:val="16"/>
        </w:numPr>
        <w:tabs>
          <w:tab w:val="num" w:pos="1440"/>
        </w:tabs>
        <w:ind w:left="1080"/>
      </w:pPr>
      <w:r w:rsidRPr="00C32362">
        <w:rPr>
          <w:rFonts w:eastAsia="MS Mincho"/>
        </w:rPr>
        <w:t>2400x1200 optimized dpi color</w:t>
      </w:r>
    </w:p>
    <w:p w:rsidR="00351A01" w:rsidRPr="00C32362" w:rsidRDefault="00351A01" w:rsidP="00351A01">
      <w:pPr>
        <w:pStyle w:val="List3"/>
        <w:numPr>
          <w:ilvl w:val="0"/>
          <w:numId w:val="17"/>
        </w:numPr>
        <w:tabs>
          <w:tab w:val="clear" w:pos="1080"/>
          <w:tab w:val="num" w:pos="1440"/>
        </w:tabs>
        <w:ind w:left="1440"/>
        <w:rPr>
          <w:rFonts w:eastAsia="MS Mincho"/>
        </w:rPr>
      </w:pPr>
      <w:r w:rsidRPr="00C32362">
        <w:rPr>
          <w:rFonts w:eastAsia="MS Mincho"/>
        </w:rPr>
        <w:t>1200x1200 dpi color on glossy media</w:t>
      </w:r>
    </w:p>
    <w:p w:rsidR="00351A01" w:rsidRPr="00305F77" w:rsidRDefault="00351A01" w:rsidP="00351A01">
      <w:pPr>
        <w:pStyle w:val="List2"/>
        <w:numPr>
          <w:ilvl w:val="0"/>
          <w:numId w:val="16"/>
        </w:numPr>
        <w:ind w:left="1080"/>
        <w:rPr>
          <w:rFonts w:eastAsia="MS Mincho"/>
          <w:highlight w:val="yellow"/>
        </w:rPr>
      </w:pPr>
      <w:r w:rsidRPr="00305F77">
        <w:rPr>
          <w:rFonts w:eastAsia="MS Mincho"/>
          <w:highlight w:val="yellow"/>
        </w:rPr>
        <w:t xml:space="preserve">minimum </w:t>
      </w:r>
      <w:r w:rsidR="0074754B" w:rsidRPr="00305F77">
        <w:rPr>
          <w:rFonts w:eastAsia="MS Mincho"/>
          <w:highlight w:val="yellow"/>
        </w:rPr>
        <w:t xml:space="preserve">total </w:t>
      </w:r>
      <w:r w:rsidRPr="00305F77">
        <w:rPr>
          <w:rFonts w:eastAsia="MS Mincho"/>
          <w:highlight w:val="yellow"/>
        </w:rPr>
        <w:t xml:space="preserve">memory </w:t>
      </w:r>
      <w:r w:rsidR="0074754B" w:rsidRPr="00305F77">
        <w:rPr>
          <w:rFonts w:eastAsia="MS Mincho"/>
          <w:highlight w:val="yellow"/>
        </w:rPr>
        <w:t xml:space="preserve">(including main and imaging or for dynamic assignment) </w:t>
      </w:r>
      <w:r w:rsidRPr="00305F77">
        <w:rPr>
          <w:rFonts w:eastAsia="MS Mincho"/>
          <w:highlight w:val="yellow"/>
        </w:rPr>
        <w:t xml:space="preserve">of </w:t>
      </w:r>
      <w:r w:rsidR="0074754B" w:rsidRPr="00305F77">
        <w:rPr>
          <w:rFonts w:eastAsia="MS Mincho"/>
          <w:highlight w:val="yellow"/>
        </w:rPr>
        <w:t xml:space="preserve">512MB </w:t>
      </w:r>
    </w:p>
    <w:p w:rsidR="00351A01" w:rsidRPr="00305F77" w:rsidRDefault="00351A01" w:rsidP="00351A01">
      <w:pPr>
        <w:pStyle w:val="List3"/>
        <w:numPr>
          <w:ilvl w:val="0"/>
          <w:numId w:val="18"/>
        </w:numPr>
        <w:ind w:left="1440"/>
        <w:rPr>
          <w:rFonts w:eastAsia="MS Mincho"/>
          <w:highlight w:val="yellow"/>
        </w:rPr>
      </w:pPr>
      <w:r w:rsidRPr="00305F77">
        <w:rPr>
          <w:rFonts w:eastAsia="MS Mincho"/>
          <w:highlight w:val="yellow"/>
        </w:rPr>
        <w:t xml:space="preserve">main memory expandable to </w:t>
      </w:r>
      <w:r w:rsidR="0074754B" w:rsidRPr="00305F77">
        <w:rPr>
          <w:rFonts w:eastAsia="MS Mincho"/>
          <w:highlight w:val="yellow"/>
        </w:rPr>
        <w:t xml:space="preserve">1024 </w:t>
      </w:r>
      <w:r w:rsidRPr="00305F77">
        <w:rPr>
          <w:rFonts w:eastAsia="MS Mincho"/>
          <w:highlight w:val="yellow"/>
        </w:rPr>
        <w:t>M</w:t>
      </w:r>
      <w:r w:rsidR="0074754B" w:rsidRPr="00305F77">
        <w:rPr>
          <w:rFonts w:eastAsia="MS Mincho"/>
          <w:highlight w:val="yellow"/>
        </w:rPr>
        <w:t>b</w:t>
      </w:r>
      <w:r w:rsidRPr="00305F77">
        <w:rPr>
          <w:rFonts w:eastAsia="MS Mincho"/>
          <w:highlight w:val="yellow"/>
        </w:rPr>
        <w:t>ytes</w:t>
      </w:r>
      <w:r w:rsidR="0074754B" w:rsidRPr="00305F77">
        <w:rPr>
          <w:rFonts w:eastAsia="MS Mincho"/>
          <w:highlight w:val="yellow"/>
        </w:rPr>
        <w:t xml:space="preserve"> (desirable)</w:t>
      </w:r>
      <w:r w:rsidRPr="00305F77">
        <w:rPr>
          <w:rFonts w:eastAsia="MS Mincho"/>
          <w:highlight w:val="yellow"/>
        </w:rPr>
        <w:t>.</w:t>
      </w:r>
    </w:p>
    <w:p w:rsidR="00351A01" w:rsidRPr="00C32362" w:rsidRDefault="00351A01" w:rsidP="00351A01">
      <w:pPr>
        <w:pStyle w:val="List2"/>
        <w:numPr>
          <w:ilvl w:val="0"/>
          <w:numId w:val="16"/>
        </w:numPr>
        <w:ind w:left="1080"/>
        <w:rPr>
          <w:rFonts w:eastAsia="MS Mincho"/>
        </w:rPr>
      </w:pPr>
      <w:r w:rsidRPr="00C32362">
        <w:t>Maximum print length of at least 295 ft.</w:t>
      </w:r>
    </w:p>
    <w:p w:rsidR="00351A01" w:rsidRPr="00C32362" w:rsidRDefault="00351A01" w:rsidP="00351A01">
      <w:pPr>
        <w:pStyle w:val="List2"/>
        <w:numPr>
          <w:ilvl w:val="0"/>
          <w:numId w:val="16"/>
        </w:numPr>
        <w:ind w:left="1080"/>
        <w:rPr>
          <w:rFonts w:eastAsia="MS Mincho"/>
        </w:rPr>
      </w:pPr>
      <w:r w:rsidRPr="00C32362">
        <w:t>Hard disk drive of at least 40 GB</w:t>
      </w:r>
    </w:p>
    <w:p w:rsidR="00351A01" w:rsidRPr="00C32362" w:rsidRDefault="00351A01" w:rsidP="00351A01">
      <w:pPr>
        <w:pStyle w:val="List2"/>
        <w:numPr>
          <w:ilvl w:val="0"/>
          <w:numId w:val="16"/>
        </w:numPr>
        <w:ind w:left="1080"/>
        <w:rPr>
          <w:rFonts w:eastAsia="MS Mincho"/>
        </w:rPr>
      </w:pPr>
      <w:r w:rsidRPr="00C32362">
        <w:t>in fast quality mode, the printer should have the ability to run at least 100 D/A1-size prints per hour</w:t>
      </w:r>
    </w:p>
    <w:p w:rsidR="00351A01" w:rsidRPr="00C32362" w:rsidRDefault="00351A01" w:rsidP="00351A01">
      <w:pPr>
        <w:pStyle w:val="List2"/>
        <w:numPr>
          <w:ilvl w:val="0"/>
          <w:numId w:val="16"/>
        </w:numPr>
        <w:ind w:left="1080"/>
        <w:rPr>
          <w:rFonts w:eastAsia="MS Mincho"/>
        </w:rPr>
      </w:pPr>
      <w:r w:rsidRPr="00C32362">
        <w:rPr>
          <w:rFonts w:eastAsia="MS Mincho"/>
        </w:rPr>
        <w:t xml:space="preserve"> Automatic cutter</w:t>
      </w:r>
    </w:p>
    <w:p w:rsidR="00351A01" w:rsidRPr="00C32362" w:rsidRDefault="00351A01" w:rsidP="00351A01">
      <w:pPr>
        <w:pStyle w:val="List2"/>
        <w:numPr>
          <w:ilvl w:val="0"/>
          <w:numId w:val="16"/>
        </w:numPr>
        <w:ind w:left="1080"/>
        <w:rPr>
          <w:rFonts w:eastAsia="MS Mincho"/>
        </w:rPr>
      </w:pPr>
      <w:r w:rsidRPr="00C32362">
        <w:t>Handle the following media types: plain, inkjet, heavyweight coated, super heavyweight coated, semi-gloss, glossy, translucent bond and photo</w:t>
      </w:r>
    </w:p>
    <w:p w:rsidR="00351A01" w:rsidRPr="00C32362" w:rsidRDefault="00351A01" w:rsidP="00351A01">
      <w:pPr>
        <w:pStyle w:val="List2"/>
        <w:numPr>
          <w:ilvl w:val="0"/>
          <w:numId w:val="16"/>
        </w:numPr>
        <w:ind w:left="1080"/>
        <w:rPr>
          <w:rFonts w:eastAsia="MS Mincho"/>
        </w:rPr>
      </w:pPr>
      <w:r w:rsidRPr="00C32362">
        <w:rPr>
          <w:rFonts w:eastAsia="MS Mincho"/>
        </w:rPr>
        <w:t xml:space="preserve">operation in </w:t>
      </w:r>
      <w:r w:rsidRPr="00C32362">
        <w:t>a  Windows or Macintosh environment</w:t>
      </w:r>
    </w:p>
    <w:p w:rsidR="00351A01" w:rsidRPr="006F6AAC" w:rsidRDefault="00351A01" w:rsidP="00351A01">
      <w:pPr>
        <w:pStyle w:val="Heading2"/>
      </w:pPr>
      <w:bookmarkStart w:id="803" w:name="_Toc350086542"/>
      <w:bookmarkStart w:id="804" w:name="_Toc364329362"/>
      <w:bookmarkStart w:id="805" w:name="_Toc370288326"/>
      <w:r w:rsidRPr="006F6AAC">
        <w:lastRenderedPageBreak/>
        <w:t>5.4. Scanners</w:t>
      </w:r>
      <w:bookmarkEnd w:id="803"/>
      <w:bookmarkEnd w:id="804"/>
      <w:bookmarkEnd w:id="805"/>
    </w:p>
    <w:p w:rsidR="00351A01" w:rsidRPr="00C32362" w:rsidRDefault="00351A01" w:rsidP="00351A01">
      <w:pPr>
        <w:pStyle w:val="BodyTextIndent"/>
        <w:rPr>
          <w:rFonts w:ascii="Times New Roman" w:hAnsi="Times New Roman"/>
        </w:rPr>
      </w:pPr>
      <w:r w:rsidRPr="00C32362">
        <w:rPr>
          <w:rFonts w:ascii="Times New Roman" w:hAnsi="Times New Roman"/>
        </w:rPr>
        <w:t xml:space="preserve">Two scanners shall be offered.  Capabilities shall be as specified in the following sections.  </w:t>
      </w:r>
    </w:p>
    <w:p w:rsidR="00351A01" w:rsidRPr="00C32362" w:rsidRDefault="00351A01" w:rsidP="00351A01">
      <w:pPr>
        <w:pStyle w:val="Heading3"/>
      </w:pPr>
      <w:bookmarkStart w:id="806" w:name="_Toc350086543"/>
      <w:bookmarkStart w:id="807" w:name="_Toc364329363"/>
      <w:bookmarkStart w:id="808" w:name="_Toc370288327"/>
      <w:r w:rsidRPr="005D766B">
        <w:rPr>
          <w:rFonts w:eastAsia="MS Mincho"/>
          <w:highlight w:val="yellow"/>
        </w:rPr>
        <w:t>5.4.1. High Speed/High Performance Scanner</w:t>
      </w:r>
      <w:bookmarkEnd w:id="806"/>
      <w:bookmarkEnd w:id="807"/>
      <w:bookmarkEnd w:id="808"/>
    </w:p>
    <w:p w:rsidR="00351A01" w:rsidRPr="00C32362" w:rsidRDefault="00351A01" w:rsidP="00351A01">
      <w:pPr>
        <w:pStyle w:val="BodyTextIndent"/>
        <w:rPr>
          <w:rFonts w:ascii="Times New Roman" w:hAnsi="Times New Roman"/>
        </w:rPr>
      </w:pPr>
      <w:r w:rsidRPr="00C32362">
        <w:rPr>
          <w:rFonts w:ascii="Times New Roman" w:hAnsi="Times New Roman"/>
        </w:rPr>
        <w:t>The High Speed/High Performance Scanner shall provide:</w:t>
      </w:r>
    </w:p>
    <w:p w:rsidR="00351A01" w:rsidRPr="00200F31" w:rsidRDefault="00351A01" w:rsidP="00351A01">
      <w:pPr>
        <w:pStyle w:val="List2"/>
        <w:numPr>
          <w:ilvl w:val="0"/>
          <w:numId w:val="19"/>
        </w:numPr>
        <w:rPr>
          <w:rFonts w:eastAsia="MS Mincho"/>
          <w:highlight w:val="yellow"/>
        </w:rPr>
      </w:pPr>
      <w:r w:rsidRPr="00200F31">
        <w:rPr>
          <w:rFonts w:eastAsia="MS Mincho"/>
          <w:highlight w:val="yellow"/>
        </w:rPr>
        <w:t>USB 2.0 connectivity</w:t>
      </w:r>
    </w:p>
    <w:p w:rsidR="00351A01" w:rsidRPr="00C32362" w:rsidRDefault="00351A01" w:rsidP="00351A01">
      <w:pPr>
        <w:pStyle w:val="List2"/>
        <w:numPr>
          <w:ilvl w:val="0"/>
          <w:numId w:val="19"/>
        </w:numPr>
        <w:rPr>
          <w:rFonts w:eastAsia="MS Mincho"/>
        </w:rPr>
      </w:pPr>
      <w:r w:rsidRPr="00C32362">
        <w:rPr>
          <w:rFonts w:eastAsia="MS Mincho"/>
        </w:rPr>
        <w:t>scanner speed of 57 pages per minute simplex at 200 dpi resolution for 8.5x11 inch monochrome document in portrait mode</w:t>
      </w:r>
    </w:p>
    <w:p w:rsidR="00351A01" w:rsidRPr="00C32362" w:rsidRDefault="00351A01" w:rsidP="00351A01">
      <w:pPr>
        <w:pStyle w:val="List2"/>
        <w:numPr>
          <w:ilvl w:val="0"/>
          <w:numId w:val="19"/>
        </w:numPr>
        <w:rPr>
          <w:rFonts w:eastAsia="MS Mincho"/>
        </w:rPr>
      </w:pPr>
      <w:r w:rsidRPr="00C32362">
        <w:rPr>
          <w:rFonts w:eastAsia="MS Mincho"/>
        </w:rPr>
        <w:t>at least 600 dpi resolution (color and monochrome)</w:t>
      </w:r>
    </w:p>
    <w:p w:rsidR="00351A01" w:rsidRPr="00C32362" w:rsidRDefault="00351A01" w:rsidP="00351A01">
      <w:pPr>
        <w:pStyle w:val="List2"/>
        <w:numPr>
          <w:ilvl w:val="0"/>
          <w:numId w:val="19"/>
        </w:numPr>
        <w:rPr>
          <w:rFonts w:eastAsia="MS Mincho"/>
        </w:rPr>
      </w:pPr>
      <w:r w:rsidRPr="00C32362">
        <w:rPr>
          <w:rFonts w:eastAsia="MS Mincho"/>
        </w:rPr>
        <w:t>Automatic document feeder</w:t>
      </w:r>
    </w:p>
    <w:p w:rsidR="00351A01" w:rsidRPr="00C32362" w:rsidRDefault="00351A01" w:rsidP="00351A01">
      <w:pPr>
        <w:pStyle w:val="List2"/>
        <w:numPr>
          <w:ilvl w:val="1"/>
          <w:numId w:val="178"/>
        </w:numPr>
        <w:rPr>
          <w:rFonts w:eastAsia="MS Mincho"/>
        </w:rPr>
      </w:pPr>
      <w:r>
        <w:rPr>
          <w:rFonts w:eastAsia="MS Mincho"/>
        </w:rPr>
        <w:t>15</w:t>
      </w:r>
      <w:r w:rsidRPr="00C32362">
        <w:rPr>
          <w:rFonts w:eastAsia="MS Mincho"/>
        </w:rPr>
        <w:t>0 page capacity</w:t>
      </w:r>
    </w:p>
    <w:p w:rsidR="00351A01" w:rsidRPr="00C32362" w:rsidRDefault="00351A01" w:rsidP="00351A01">
      <w:pPr>
        <w:pStyle w:val="List2"/>
        <w:numPr>
          <w:ilvl w:val="0"/>
          <w:numId w:val="19"/>
        </w:numPr>
        <w:rPr>
          <w:rFonts w:eastAsia="MS Mincho"/>
        </w:rPr>
      </w:pPr>
      <w:r w:rsidRPr="00C32362">
        <w:rPr>
          <w:rFonts w:eastAsia="MS Mincho"/>
        </w:rPr>
        <w:t>duplex (two sided) scanning</w:t>
      </w:r>
    </w:p>
    <w:p w:rsidR="00351A01" w:rsidRPr="00C32362" w:rsidRDefault="00351A01" w:rsidP="00351A01">
      <w:pPr>
        <w:pStyle w:val="List2"/>
        <w:numPr>
          <w:ilvl w:val="0"/>
          <w:numId w:val="19"/>
        </w:numPr>
        <w:rPr>
          <w:rFonts w:eastAsia="MS Mincho"/>
        </w:rPr>
      </w:pPr>
      <w:r w:rsidRPr="00C32362">
        <w:rPr>
          <w:rFonts w:eastAsia="MS Mincho"/>
        </w:rPr>
        <w:t>monochrome and color mode</w:t>
      </w:r>
    </w:p>
    <w:p w:rsidR="00351A01" w:rsidRPr="00C32362" w:rsidRDefault="00351A01" w:rsidP="00351A01">
      <w:pPr>
        <w:pStyle w:val="List2"/>
        <w:numPr>
          <w:ilvl w:val="1"/>
          <w:numId w:val="111"/>
        </w:numPr>
        <w:rPr>
          <w:rFonts w:eastAsia="MS Mincho"/>
        </w:rPr>
      </w:pPr>
      <w:r w:rsidRPr="00C32362">
        <w:rPr>
          <w:rFonts w:eastAsia="MS Mincho"/>
        </w:rPr>
        <w:t>24 bit color</w:t>
      </w:r>
    </w:p>
    <w:p w:rsidR="00351A01" w:rsidRPr="00C32362" w:rsidRDefault="00351A01" w:rsidP="00351A01">
      <w:pPr>
        <w:pStyle w:val="List2"/>
        <w:numPr>
          <w:ilvl w:val="1"/>
          <w:numId w:val="111"/>
        </w:numPr>
        <w:rPr>
          <w:rFonts w:eastAsia="MS Mincho"/>
        </w:rPr>
      </w:pPr>
      <w:r w:rsidRPr="00C32362">
        <w:rPr>
          <w:rFonts w:eastAsia="MS Mincho"/>
        </w:rPr>
        <w:t>256 level grey scale</w:t>
      </w:r>
    </w:p>
    <w:p w:rsidR="00351A01" w:rsidRPr="00C32362" w:rsidRDefault="00351A01" w:rsidP="00351A01">
      <w:pPr>
        <w:pStyle w:val="List2"/>
        <w:numPr>
          <w:ilvl w:val="0"/>
          <w:numId w:val="19"/>
        </w:numPr>
        <w:rPr>
          <w:rFonts w:eastAsia="MS Mincho"/>
        </w:rPr>
      </w:pPr>
      <w:r w:rsidRPr="00C32362">
        <w:rPr>
          <w:rFonts w:eastAsia="MS Mincho"/>
        </w:rPr>
        <w:t>document size up to at least 1</w:t>
      </w:r>
      <w:r>
        <w:rPr>
          <w:rFonts w:eastAsia="MS Mincho"/>
        </w:rPr>
        <w:t>1X17</w:t>
      </w:r>
      <w:r w:rsidRPr="00C32362">
        <w:rPr>
          <w:rFonts w:eastAsia="MS Mincho"/>
        </w:rPr>
        <w:t xml:space="preserve"> inches</w:t>
      </w:r>
    </w:p>
    <w:p w:rsidR="00351A01" w:rsidRPr="00200F31" w:rsidRDefault="00351A01" w:rsidP="00351A01">
      <w:pPr>
        <w:pStyle w:val="List2"/>
        <w:numPr>
          <w:ilvl w:val="0"/>
          <w:numId w:val="19"/>
        </w:numPr>
        <w:rPr>
          <w:rFonts w:eastAsia="MS Mincho"/>
          <w:highlight w:val="yellow"/>
        </w:rPr>
      </w:pPr>
      <w:r w:rsidRPr="00200F31">
        <w:rPr>
          <w:rFonts w:eastAsia="MS Mincho"/>
          <w:highlight w:val="yellow"/>
        </w:rPr>
        <w:t xml:space="preserve">OCR </w:t>
      </w:r>
      <w:r w:rsidR="00A81D5C" w:rsidRPr="00200F31">
        <w:rPr>
          <w:rFonts w:eastAsia="MS Mincho"/>
          <w:highlight w:val="yellow"/>
        </w:rPr>
        <w:t>functionality</w:t>
      </w:r>
    </w:p>
    <w:p w:rsidR="00351A01" w:rsidRPr="00C32362" w:rsidRDefault="00351A01" w:rsidP="00351A01">
      <w:pPr>
        <w:pStyle w:val="Heading3"/>
      </w:pPr>
      <w:bookmarkStart w:id="809" w:name="_Toc350086544"/>
      <w:bookmarkStart w:id="810" w:name="_Toc364329364"/>
      <w:bookmarkStart w:id="811" w:name="_Toc370288328"/>
      <w:r w:rsidRPr="00C32362">
        <w:rPr>
          <w:rFonts w:eastAsia="MS Mincho"/>
        </w:rPr>
        <w:t>5.4.2. Large Format Scanner</w:t>
      </w:r>
      <w:bookmarkEnd w:id="809"/>
      <w:bookmarkEnd w:id="810"/>
      <w:bookmarkEnd w:id="811"/>
    </w:p>
    <w:p w:rsidR="00351A01" w:rsidRPr="00C32362" w:rsidRDefault="00351A01" w:rsidP="00351A01">
      <w:pPr>
        <w:pStyle w:val="BodyTextIndent"/>
        <w:rPr>
          <w:rFonts w:ascii="Times New Roman" w:hAnsi="Times New Roman"/>
        </w:rPr>
      </w:pPr>
      <w:r w:rsidRPr="00C32362">
        <w:rPr>
          <w:rFonts w:ascii="Times New Roman" w:hAnsi="Times New Roman"/>
        </w:rPr>
        <w:t>The Large Format Scanner shall provide:</w:t>
      </w:r>
    </w:p>
    <w:p w:rsidR="00351A01" w:rsidRPr="00C32362" w:rsidRDefault="00351A01" w:rsidP="00351A01">
      <w:pPr>
        <w:pStyle w:val="List2"/>
        <w:numPr>
          <w:ilvl w:val="0"/>
          <w:numId w:val="20"/>
        </w:numPr>
        <w:tabs>
          <w:tab w:val="num" w:pos="1440"/>
        </w:tabs>
        <w:ind w:left="1080"/>
        <w:rPr>
          <w:rFonts w:eastAsia="MS Mincho"/>
        </w:rPr>
      </w:pPr>
      <w:r w:rsidRPr="00C32362">
        <w:t xml:space="preserve">handle up to </w:t>
      </w:r>
      <w:r>
        <w:t>42</w:t>
      </w:r>
      <w:r w:rsidRPr="00C32362">
        <w:t>” wide originals</w:t>
      </w:r>
    </w:p>
    <w:p w:rsidR="00351A01" w:rsidRDefault="00351A01" w:rsidP="00351A01">
      <w:pPr>
        <w:pStyle w:val="List2"/>
        <w:numPr>
          <w:ilvl w:val="0"/>
          <w:numId w:val="20"/>
        </w:numPr>
        <w:tabs>
          <w:tab w:val="num" w:pos="1440"/>
        </w:tabs>
        <w:ind w:left="1080"/>
        <w:rPr>
          <w:rFonts w:eastAsia="MS Mincho"/>
        </w:rPr>
      </w:pPr>
      <w:r w:rsidRPr="00C32362">
        <w:rPr>
          <w:rFonts w:eastAsia="MS Mincho"/>
        </w:rPr>
        <w:t xml:space="preserve">up to </w:t>
      </w:r>
      <w:r>
        <w:rPr>
          <w:rFonts w:eastAsia="MS Mincho"/>
        </w:rPr>
        <w:t>12</w:t>
      </w:r>
      <w:r w:rsidRPr="00C32362">
        <w:rPr>
          <w:rFonts w:eastAsia="MS Mincho"/>
        </w:rPr>
        <w:t>00 dpi resolution</w:t>
      </w:r>
      <w:r>
        <w:rPr>
          <w:rFonts w:eastAsia="MS Mincho"/>
        </w:rPr>
        <w:t xml:space="preserve"> (enhanced)</w:t>
      </w:r>
    </w:p>
    <w:p w:rsidR="00351A01" w:rsidRPr="00C32362" w:rsidRDefault="00351A01" w:rsidP="00351A01">
      <w:pPr>
        <w:pStyle w:val="List2"/>
        <w:numPr>
          <w:ilvl w:val="0"/>
          <w:numId w:val="20"/>
        </w:numPr>
        <w:tabs>
          <w:tab w:val="num" w:pos="1440"/>
        </w:tabs>
        <w:ind w:left="1080"/>
        <w:rPr>
          <w:rFonts w:eastAsia="MS Mincho"/>
        </w:rPr>
      </w:pPr>
      <w:r w:rsidRPr="00C32362">
        <w:rPr>
          <w:rFonts w:eastAsia="MS Mincho"/>
        </w:rPr>
        <w:t>a</w:t>
      </w:r>
      <w:r w:rsidRPr="00C32362">
        <w:t>bility to scan up to 2mm thick originals</w:t>
      </w:r>
      <w:r w:rsidR="00DB1614">
        <w:t xml:space="preserve"> </w:t>
      </w:r>
      <w:r w:rsidR="00DB1614" w:rsidRPr="00787BB3">
        <w:rPr>
          <w:highlight w:val="yellow"/>
        </w:rPr>
        <w:t>(desirable)</w:t>
      </w:r>
    </w:p>
    <w:p w:rsidR="00351A01" w:rsidRPr="00C32362" w:rsidRDefault="00351A01" w:rsidP="00351A01">
      <w:pPr>
        <w:pStyle w:val="List2"/>
        <w:numPr>
          <w:ilvl w:val="0"/>
          <w:numId w:val="20"/>
        </w:numPr>
        <w:tabs>
          <w:tab w:val="num" w:pos="1440"/>
        </w:tabs>
        <w:ind w:left="1080"/>
        <w:rPr>
          <w:rFonts w:eastAsia="MS Mincho"/>
        </w:rPr>
      </w:pPr>
      <w:r w:rsidRPr="00C32362">
        <w:t>24 bit color scan mode</w:t>
      </w:r>
    </w:p>
    <w:p w:rsidR="00351A01" w:rsidRPr="00C32362" w:rsidRDefault="00351A01" w:rsidP="00351A01">
      <w:pPr>
        <w:pStyle w:val="List2"/>
        <w:numPr>
          <w:ilvl w:val="1"/>
          <w:numId w:val="20"/>
        </w:numPr>
        <w:rPr>
          <w:rFonts w:eastAsia="MS Mincho"/>
        </w:rPr>
      </w:pPr>
      <w:r>
        <w:t>48</w:t>
      </w:r>
      <w:r w:rsidRPr="00C32362">
        <w:t xml:space="preserve"> bit color scan mode (desirable)</w:t>
      </w:r>
    </w:p>
    <w:p w:rsidR="00351A01" w:rsidRPr="00C32362" w:rsidRDefault="00351A01" w:rsidP="00351A01">
      <w:pPr>
        <w:pStyle w:val="List2"/>
        <w:numPr>
          <w:ilvl w:val="0"/>
          <w:numId w:val="20"/>
        </w:numPr>
        <w:tabs>
          <w:tab w:val="num" w:pos="1440"/>
        </w:tabs>
        <w:ind w:left="1080"/>
        <w:rPr>
          <w:rFonts w:eastAsia="MS Mincho"/>
        </w:rPr>
      </w:pPr>
      <w:r w:rsidRPr="00C32362">
        <w:t xml:space="preserve">Color scan speed at 400 dpi </w:t>
      </w:r>
      <w:r w:rsidR="00E87565" w:rsidRPr="00200F31">
        <w:rPr>
          <w:highlight w:val="yellow"/>
        </w:rPr>
        <w:t>(turbo) or</w:t>
      </w:r>
      <w:r w:rsidR="00E87565">
        <w:t xml:space="preserve"> </w:t>
      </w:r>
      <w:r w:rsidR="00E87565" w:rsidRPr="00305F77">
        <w:rPr>
          <w:highlight w:val="yellow"/>
        </w:rPr>
        <w:t>200dpi true optical</w:t>
      </w:r>
      <w:r w:rsidR="00E87565">
        <w:t xml:space="preserve"> </w:t>
      </w:r>
      <w:r w:rsidRPr="00C32362">
        <w:t>of 3 inches per sec</w:t>
      </w:r>
    </w:p>
    <w:p w:rsidR="00351A01" w:rsidRPr="00C32362" w:rsidRDefault="00351A01" w:rsidP="00351A01">
      <w:pPr>
        <w:pStyle w:val="List2"/>
        <w:numPr>
          <w:ilvl w:val="0"/>
          <w:numId w:val="20"/>
        </w:numPr>
        <w:tabs>
          <w:tab w:val="num" w:pos="1440"/>
        </w:tabs>
        <w:ind w:left="1080"/>
        <w:rPr>
          <w:rFonts w:eastAsia="MS Mincho"/>
        </w:rPr>
      </w:pPr>
      <w:r w:rsidRPr="00C32362">
        <w:t>Automated color calibration</w:t>
      </w:r>
    </w:p>
    <w:p w:rsidR="00351A01" w:rsidRDefault="00351A01" w:rsidP="00351A01">
      <w:pPr>
        <w:pStyle w:val="List2"/>
        <w:numPr>
          <w:ilvl w:val="0"/>
          <w:numId w:val="20"/>
        </w:numPr>
        <w:tabs>
          <w:tab w:val="num" w:pos="1440"/>
        </w:tabs>
        <w:ind w:left="1080"/>
        <w:rPr>
          <w:rFonts w:eastAsia="MS Mincho"/>
        </w:rPr>
      </w:pPr>
      <w:r>
        <w:rPr>
          <w:rFonts w:eastAsia="MS Mincho"/>
        </w:rPr>
        <w:t>USB 2.0 connectivity</w:t>
      </w:r>
    </w:p>
    <w:p w:rsidR="00351A01" w:rsidRDefault="00351A01" w:rsidP="00351A01">
      <w:pPr>
        <w:pStyle w:val="List2"/>
        <w:numPr>
          <w:ilvl w:val="1"/>
          <w:numId w:val="20"/>
        </w:numPr>
        <w:rPr>
          <w:rFonts w:eastAsia="MS Mincho"/>
        </w:rPr>
      </w:pPr>
      <w:r w:rsidRPr="00C32362">
        <w:rPr>
          <w:rFonts w:eastAsia="MS Mincho"/>
        </w:rPr>
        <w:t>FireWire (IEEE-1394a) connectivity</w:t>
      </w:r>
      <w:r>
        <w:rPr>
          <w:rFonts w:eastAsia="MS Mincho"/>
        </w:rPr>
        <w:t xml:space="preserve"> (desirable)</w:t>
      </w:r>
    </w:p>
    <w:p w:rsidR="00351A01" w:rsidRPr="00C32362" w:rsidRDefault="00351A01" w:rsidP="00351A01">
      <w:pPr>
        <w:pStyle w:val="List2"/>
        <w:tabs>
          <w:tab w:val="num" w:pos="1440"/>
        </w:tabs>
        <w:rPr>
          <w:rFonts w:eastAsia="MS Mincho"/>
        </w:rPr>
      </w:pPr>
    </w:p>
    <w:p w:rsidR="00351A01" w:rsidRPr="006F6AAC" w:rsidRDefault="00351A01" w:rsidP="00351A01">
      <w:pPr>
        <w:pStyle w:val="Heading2"/>
      </w:pPr>
      <w:bookmarkStart w:id="812" w:name="_Toc350086545"/>
      <w:bookmarkStart w:id="813" w:name="_Toc364329365"/>
      <w:bookmarkStart w:id="814" w:name="_Toc370288329"/>
      <w:r w:rsidRPr="006F6AAC">
        <w:t>5.5</w:t>
      </w:r>
      <w:r>
        <w:t>.</w:t>
      </w:r>
      <w:r w:rsidRPr="006F6AAC">
        <w:t xml:space="preserve"> Tablet Computing</w:t>
      </w:r>
      <w:bookmarkEnd w:id="812"/>
      <w:bookmarkEnd w:id="813"/>
      <w:bookmarkEnd w:id="814"/>
    </w:p>
    <w:p w:rsidR="00351A01" w:rsidRPr="00C32362" w:rsidRDefault="00351A01" w:rsidP="00351A01">
      <w:pPr>
        <w:pStyle w:val="List2"/>
        <w:tabs>
          <w:tab w:val="num" w:pos="1440"/>
        </w:tabs>
        <w:ind w:left="360" w:firstLine="0"/>
        <w:rPr>
          <w:rFonts w:eastAsia="MS Mincho"/>
        </w:rPr>
      </w:pPr>
      <w:r w:rsidRPr="00C32362">
        <w:rPr>
          <w:rFonts w:eastAsia="MS Mincho"/>
        </w:rPr>
        <w:t xml:space="preserve">A tablet computer, or simply tablet, is a one-piece mobile computer, primarily operated by touch screen (the user's finger essentially functions as the mouse and cursor, removing the need for the physical (i.e., mouse and keyboard) hardware components necessary for a desktop or laptop computer; and, an onscreen, hideable virtual keyboard is integrated into the display). </w:t>
      </w:r>
    </w:p>
    <w:p w:rsidR="00351A01" w:rsidRPr="00C32362" w:rsidRDefault="00351A01" w:rsidP="00351A01">
      <w:pPr>
        <w:pStyle w:val="Heading3"/>
        <w:rPr>
          <w:rFonts w:eastAsia="MS Mincho"/>
        </w:rPr>
      </w:pPr>
      <w:bookmarkStart w:id="815" w:name="_Toc350086546"/>
      <w:bookmarkStart w:id="816" w:name="_Toc364329366"/>
      <w:bookmarkStart w:id="817" w:name="_Toc370288330"/>
      <w:r w:rsidRPr="00C32362">
        <w:rPr>
          <w:rFonts w:eastAsia="MS Mincho"/>
        </w:rPr>
        <w:t>5.5.1. Small format Tablet</w:t>
      </w:r>
      <w:bookmarkEnd w:id="815"/>
      <w:bookmarkEnd w:id="816"/>
      <w:bookmarkEnd w:id="817"/>
      <w:r w:rsidRPr="00C32362">
        <w:rPr>
          <w:rFonts w:eastAsia="MS Mincho"/>
        </w:rPr>
        <w:t xml:space="preserve"> </w:t>
      </w:r>
    </w:p>
    <w:p w:rsidR="00351A01" w:rsidRPr="00C32362" w:rsidRDefault="00351A01" w:rsidP="00351A01">
      <w:pPr>
        <w:pStyle w:val="List2"/>
        <w:numPr>
          <w:ilvl w:val="0"/>
          <w:numId w:val="179"/>
        </w:numPr>
        <w:rPr>
          <w:rFonts w:eastAsia="MS Mincho"/>
        </w:rPr>
      </w:pPr>
      <w:r w:rsidRPr="00C32362">
        <w:rPr>
          <w:rFonts w:eastAsia="MS Mincho"/>
        </w:rPr>
        <w:t>Color device supporting 16 million colors</w:t>
      </w:r>
    </w:p>
    <w:p w:rsidR="00351A01" w:rsidRPr="00C32362" w:rsidRDefault="00351A01" w:rsidP="00351A01">
      <w:pPr>
        <w:pStyle w:val="List2"/>
        <w:numPr>
          <w:ilvl w:val="0"/>
          <w:numId w:val="179"/>
        </w:numPr>
        <w:rPr>
          <w:rFonts w:eastAsia="MS Mincho"/>
        </w:rPr>
      </w:pPr>
      <w:r w:rsidRPr="00C32362">
        <w:rPr>
          <w:rFonts w:eastAsia="MS Mincho"/>
        </w:rPr>
        <w:t>Optional keyboard</w:t>
      </w:r>
      <w:r w:rsidR="00EF17BF">
        <w:rPr>
          <w:rFonts w:eastAsia="MS Mincho"/>
        </w:rPr>
        <w:t xml:space="preserve"> </w:t>
      </w:r>
      <w:r w:rsidR="00EF17BF" w:rsidRPr="00200F31">
        <w:rPr>
          <w:rFonts w:eastAsia="MS Mincho"/>
          <w:highlight w:val="yellow"/>
        </w:rPr>
        <w:t>(desirable)</w:t>
      </w:r>
    </w:p>
    <w:p w:rsidR="00351A01" w:rsidRPr="00EA5526" w:rsidRDefault="00351A01" w:rsidP="00351A01">
      <w:pPr>
        <w:pStyle w:val="List2"/>
        <w:numPr>
          <w:ilvl w:val="0"/>
          <w:numId w:val="179"/>
        </w:numPr>
        <w:rPr>
          <w:rFonts w:eastAsia="MS Mincho"/>
          <w:highlight w:val="yellow"/>
        </w:rPr>
      </w:pPr>
      <w:r w:rsidRPr="00EA5526">
        <w:rPr>
          <w:rFonts w:eastAsia="MS Mincho"/>
          <w:highlight w:val="yellow"/>
        </w:rPr>
        <w:t>7 inch or less viewable screen</w:t>
      </w:r>
      <w:r w:rsidR="00E87565" w:rsidRPr="00EA5526">
        <w:rPr>
          <w:rFonts w:eastAsia="MS Mincho"/>
          <w:highlight w:val="yellow"/>
        </w:rPr>
        <w:t xml:space="preserve"> (desirable)</w:t>
      </w:r>
    </w:p>
    <w:p w:rsidR="00351A01" w:rsidRPr="00C32362" w:rsidRDefault="00351A01" w:rsidP="00351A01">
      <w:pPr>
        <w:pStyle w:val="List2"/>
        <w:numPr>
          <w:ilvl w:val="0"/>
          <w:numId w:val="179"/>
        </w:numPr>
        <w:rPr>
          <w:rFonts w:eastAsia="MS Mincho"/>
        </w:rPr>
      </w:pPr>
      <w:r w:rsidRPr="00C32362">
        <w:rPr>
          <w:rFonts w:eastAsia="MS Mincho"/>
        </w:rPr>
        <w:t>Flat-panel display</w:t>
      </w:r>
    </w:p>
    <w:p w:rsidR="00351A01" w:rsidRPr="00C32362" w:rsidRDefault="00351A01" w:rsidP="00351A01">
      <w:pPr>
        <w:pStyle w:val="List2"/>
        <w:numPr>
          <w:ilvl w:val="0"/>
          <w:numId w:val="179"/>
        </w:numPr>
        <w:rPr>
          <w:rFonts w:eastAsia="MS Mincho"/>
        </w:rPr>
      </w:pPr>
      <w:r w:rsidRPr="00C32362">
        <w:rPr>
          <w:rFonts w:eastAsia="MS Mincho"/>
        </w:rPr>
        <w:t xml:space="preserve">Anti-glare panel </w:t>
      </w:r>
    </w:p>
    <w:p w:rsidR="00351A01" w:rsidRPr="00C32362" w:rsidRDefault="00351A01" w:rsidP="00351A01">
      <w:pPr>
        <w:pStyle w:val="List2"/>
        <w:numPr>
          <w:ilvl w:val="0"/>
          <w:numId w:val="179"/>
        </w:numPr>
        <w:rPr>
          <w:rFonts w:eastAsia="MS Mincho"/>
        </w:rPr>
      </w:pPr>
      <w:r w:rsidRPr="00C32362">
        <w:rPr>
          <w:rFonts w:eastAsia="MS Mincho"/>
        </w:rPr>
        <w:t>Native resolution at least 1</w:t>
      </w:r>
      <w:r>
        <w:rPr>
          <w:rFonts w:eastAsia="MS Mincho"/>
        </w:rPr>
        <w:t>024X600</w:t>
      </w:r>
      <w:r w:rsidRPr="00C32362">
        <w:rPr>
          <w:rFonts w:eastAsia="MS Mincho"/>
        </w:rPr>
        <w:t xml:space="preserve"> </w:t>
      </w:r>
    </w:p>
    <w:p w:rsidR="00351A01" w:rsidRPr="00C32362" w:rsidRDefault="00351A01" w:rsidP="00351A01">
      <w:pPr>
        <w:pStyle w:val="List2"/>
        <w:numPr>
          <w:ilvl w:val="0"/>
          <w:numId w:val="179"/>
        </w:numPr>
        <w:rPr>
          <w:rFonts w:eastAsia="MS Mincho"/>
        </w:rPr>
      </w:pPr>
      <w:r w:rsidRPr="00C32362">
        <w:rPr>
          <w:rFonts w:eastAsia="MS Mincho"/>
        </w:rPr>
        <w:t>Wireless</w:t>
      </w:r>
    </w:p>
    <w:p w:rsidR="00351A01" w:rsidRPr="00C32362" w:rsidRDefault="00351A01" w:rsidP="00351A01">
      <w:pPr>
        <w:pStyle w:val="List2"/>
        <w:numPr>
          <w:ilvl w:val="1"/>
          <w:numId w:val="179"/>
        </w:numPr>
        <w:rPr>
          <w:rFonts w:eastAsia="MS Mincho"/>
        </w:rPr>
      </w:pPr>
      <w:r w:rsidRPr="00C32362">
        <w:rPr>
          <w:rFonts w:eastAsia="MS Mincho"/>
        </w:rPr>
        <w:t>802.11n</w:t>
      </w:r>
    </w:p>
    <w:p w:rsidR="00351A01" w:rsidRPr="00C32362" w:rsidRDefault="00351A01" w:rsidP="00351A01">
      <w:pPr>
        <w:pStyle w:val="List2"/>
        <w:numPr>
          <w:ilvl w:val="1"/>
          <w:numId w:val="179"/>
        </w:numPr>
        <w:rPr>
          <w:rFonts w:eastAsia="MS Mincho"/>
        </w:rPr>
      </w:pPr>
      <w:r w:rsidRPr="00C32362">
        <w:rPr>
          <w:rFonts w:eastAsia="MS Mincho"/>
        </w:rPr>
        <w:t>Bluetooth</w:t>
      </w:r>
    </w:p>
    <w:p w:rsidR="00351A01" w:rsidRPr="00C32362" w:rsidRDefault="00351A01" w:rsidP="00351A01">
      <w:pPr>
        <w:pStyle w:val="List2"/>
        <w:numPr>
          <w:ilvl w:val="1"/>
          <w:numId w:val="179"/>
        </w:numPr>
        <w:rPr>
          <w:rFonts w:eastAsia="MS Mincho"/>
        </w:rPr>
      </w:pPr>
      <w:r w:rsidRPr="00C32362">
        <w:rPr>
          <w:rFonts w:eastAsia="MS Mincho"/>
        </w:rPr>
        <w:t>4G (desirable)</w:t>
      </w:r>
    </w:p>
    <w:p w:rsidR="00351A01" w:rsidRPr="006F6AAC" w:rsidRDefault="00351A01" w:rsidP="00351A01">
      <w:pPr>
        <w:pStyle w:val="Heading2"/>
      </w:pPr>
      <w:bookmarkStart w:id="818" w:name="_Toc350086548"/>
      <w:bookmarkStart w:id="819" w:name="_Toc364329367"/>
      <w:bookmarkStart w:id="820" w:name="_Toc370288331"/>
      <w:r w:rsidRPr="006F6AAC">
        <w:lastRenderedPageBreak/>
        <w:t>5.6. Computer Peripherals</w:t>
      </w:r>
      <w:bookmarkEnd w:id="818"/>
      <w:bookmarkEnd w:id="819"/>
      <w:bookmarkEnd w:id="820"/>
    </w:p>
    <w:p w:rsidR="00351A01" w:rsidRPr="00C32362" w:rsidRDefault="00351A01" w:rsidP="00351A01">
      <w:pPr>
        <w:pStyle w:val="BodyTextIndent"/>
        <w:rPr>
          <w:rFonts w:ascii="Times New Roman" w:hAnsi="Times New Roman"/>
        </w:rPr>
      </w:pPr>
      <w:r w:rsidRPr="00C32362">
        <w:rPr>
          <w:rFonts w:ascii="Times New Roman" w:hAnsi="Times New Roman"/>
        </w:rPr>
        <w:t xml:space="preserve">Peripheral computer component providers are expected to provide fully “Plug &amp; Play solutions”.  All hardware, connector cables, power cords, software, and enablement cards to make the system fully functional are to be provided.  </w:t>
      </w:r>
    </w:p>
    <w:p w:rsidR="00351A01" w:rsidRPr="00C32362" w:rsidRDefault="00351A01" w:rsidP="00351A01">
      <w:pPr>
        <w:pStyle w:val="Heading3"/>
      </w:pPr>
      <w:bookmarkStart w:id="821" w:name="_Toc364329368"/>
      <w:bookmarkStart w:id="822" w:name="_Toc370288332"/>
      <w:r w:rsidRPr="00200F31">
        <w:rPr>
          <w:highlight w:val="yellow"/>
        </w:rPr>
        <w:t>5.6.1. Mouse</w:t>
      </w:r>
      <w:bookmarkEnd w:id="821"/>
      <w:bookmarkEnd w:id="822"/>
    </w:p>
    <w:p w:rsidR="00351A01" w:rsidRPr="00C32362" w:rsidRDefault="00AC7578" w:rsidP="00351A01">
      <w:pPr>
        <w:pStyle w:val="BodyTextIndent"/>
        <w:rPr>
          <w:rFonts w:ascii="Times New Roman" w:hAnsi="Times New Roman"/>
        </w:rPr>
      </w:pPr>
      <w:r w:rsidRPr="004864BA">
        <w:rPr>
          <w:rFonts w:ascii="Times New Roman" w:hAnsi="Times New Roman"/>
          <w:highlight w:val="yellow"/>
        </w:rPr>
        <w:t>M</w:t>
      </w:r>
      <w:r w:rsidR="00351A01" w:rsidRPr="004864BA">
        <w:rPr>
          <w:rFonts w:ascii="Times New Roman" w:hAnsi="Times New Roman"/>
          <w:highlight w:val="yellow"/>
        </w:rPr>
        <w:t>ouse</w:t>
      </w:r>
      <w:r w:rsidR="00351A01" w:rsidRPr="00C32362">
        <w:rPr>
          <w:rFonts w:ascii="Times New Roman" w:hAnsi="Times New Roman"/>
        </w:rPr>
        <w:t xml:space="preserve"> device will include:</w:t>
      </w:r>
    </w:p>
    <w:p w:rsidR="00AC7578" w:rsidRPr="00200F31" w:rsidRDefault="000D0F60" w:rsidP="00351A01">
      <w:pPr>
        <w:pStyle w:val="List2"/>
        <w:numPr>
          <w:ilvl w:val="0"/>
          <w:numId w:val="96"/>
        </w:numPr>
        <w:rPr>
          <w:highlight w:val="yellow"/>
        </w:rPr>
      </w:pPr>
      <w:r w:rsidRPr="00200F31">
        <w:rPr>
          <w:highlight w:val="yellow"/>
        </w:rPr>
        <w:t xml:space="preserve">designed to fit natural hand position and movements, to reduce </w:t>
      </w:r>
      <w:r w:rsidR="00AC7578" w:rsidRPr="00200F31">
        <w:rPr>
          <w:highlight w:val="yellow"/>
        </w:rPr>
        <w:t>discomfort (desirable)</w:t>
      </w:r>
    </w:p>
    <w:p w:rsidR="00351A01" w:rsidRPr="00C32362" w:rsidRDefault="00351A01" w:rsidP="00351A01">
      <w:pPr>
        <w:pStyle w:val="List2"/>
        <w:numPr>
          <w:ilvl w:val="0"/>
          <w:numId w:val="96"/>
        </w:numPr>
      </w:pPr>
      <w:r w:rsidRPr="00C32362">
        <w:t>Detachable wrist rest (desirable)</w:t>
      </w:r>
    </w:p>
    <w:p w:rsidR="00351A01" w:rsidRPr="00C32362" w:rsidRDefault="00351A01" w:rsidP="00351A01">
      <w:pPr>
        <w:pStyle w:val="List2"/>
        <w:numPr>
          <w:ilvl w:val="0"/>
          <w:numId w:val="96"/>
        </w:numPr>
      </w:pPr>
      <w:r>
        <w:t>Options</w:t>
      </w:r>
      <w:r w:rsidRPr="00C32362">
        <w:t xml:space="preserve"> for left or right hand users</w:t>
      </w:r>
      <w:r>
        <w:t xml:space="preserve"> (desirable)</w:t>
      </w:r>
    </w:p>
    <w:p w:rsidR="00351A01" w:rsidRDefault="00351A01" w:rsidP="00351A01">
      <w:pPr>
        <w:pStyle w:val="List2"/>
        <w:numPr>
          <w:ilvl w:val="0"/>
          <w:numId w:val="96"/>
        </w:numPr>
      </w:pPr>
      <w:r w:rsidRPr="00C32362">
        <w:t xml:space="preserve">Windows  </w:t>
      </w:r>
    </w:p>
    <w:p w:rsidR="00351A01" w:rsidRDefault="00351A01" w:rsidP="00351A01">
      <w:pPr>
        <w:pStyle w:val="List2"/>
        <w:numPr>
          <w:ilvl w:val="1"/>
          <w:numId w:val="96"/>
        </w:numPr>
      </w:pPr>
      <w:r w:rsidRPr="00C32362">
        <w:t xml:space="preserve">Macintosh </w:t>
      </w:r>
      <w:r>
        <w:t>option (desirable)</w:t>
      </w:r>
    </w:p>
    <w:p w:rsidR="00351A01" w:rsidRPr="00C32362" w:rsidRDefault="00351A01" w:rsidP="00351A01">
      <w:pPr>
        <w:pStyle w:val="List2"/>
        <w:numPr>
          <w:ilvl w:val="0"/>
          <w:numId w:val="96"/>
        </w:numPr>
      </w:pPr>
      <w:r w:rsidRPr="00C32362">
        <w:t>Up to 1</w:t>
      </w:r>
      <w:r>
        <w:t>0</w:t>
      </w:r>
      <w:r w:rsidRPr="00C32362">
        <w:t>00 dpi cursor control</w:t>
      </w:r>
    </w:p>
    <w:p w:rsidR="00351A01" w:rsidRPr="00C32362" w:rsidRDefault="00351A01" w:rsidP="00351A01">
      <w:pPr>
        <w:pStyle w:val="List2"/>
        <w:numPr>
          <w:ilvl w:val="0"/>
          <w:numId w:val="96"/>
        </w:numPr>
      </w:pPr>
      <w:r w:rsidRPr="00C32362">
        <w:t>USB compatible</w:t>
      </w:r>
    </w:p>
    <w:p w:rsidR="00351A01" w:rsidRPr="00200F31" w:rsidRDefault="00AC7578" w:rsidP="00351A01">
      <w:pPr>
        <w:pStyle w:val="List2"/>
        <w:numPr>
          <w:ilvl w:val="0"/>
          <w:numId w:val="96"/>
        </w:numPr>
        <w:rPr>
          <w:highlight w:val="yellow"/>
        </w:rPr>
      </w:pPr>
      <w:r w:rsidRPr="00200F31">
        <w:rPr>
          <w:highlight w:val="yellow"/>
        </w:rPr>
        <w:t>C</w:t>
      </w:r>
      <w:r w:rsidR="00351A01" w:rsidRPr="00200F31">
        <w:rPr>
          <w:highlight w:val="yellow"/>
        </w:rPr>
        <w:t>ordless</w:t>
      </w:r>
      <w:r w:rsidRPr="00200F31">
        <w:rPr>
          <w:highlight w:val="yellow"/>
        </w:rPr>
        <w:t xml:space="preserve"> option (desirable0</w:t>
      </w:r>
    </w:p>
    <w:p w:rsidR="00351A01" w:rsidRPr="00C32362" w:rsidRDefault="00351A01" w:rsidP="00351A01">
      <w:pPr>
        <w:pStyle w:val="Heading3"/>
      </w:pPr>
      <w:bookmarkStart w:id="823" w:name="_Toc141599901"/>
      <w:bookmarkStart w:id="824" w:name="_Toc364329369"/>
      <w:bookmarkStart w:id="825" w:name="_Toc370288333"/>
      <w:r w:rsidRPr="00200F31">
        <w:rPr>
          <w:highlight w:val="yellow"/>
        </w:rPr>
        <w:t>5.6.2. Keyboards</w:t>
      </w:r>
      <w:bookmarkEnd w:id="823"/>
      <w:bookmarkEnd w:id="824"/>
      <w:bookmarkEnd w:id="825"/>
    </w:p>
    <w:p w:rsidR="00351A01" w:rsidRPr="00C32362" w:rsidRDefault="00351A01" w:rsidP="00351A01">
      <w:pPr>
        <w:pStyle w:val="BodyTextIndent"/>
        <w:rPr>
          <w:rFonts w:ascii="Times New Roman" w:hAnsi="Times New Roman"/>
        </w:rPr>
      </w:pPr>
      <w:r w:rsidRPr="00C32362">
        <w:rPr>
          <w:rFonts w:ascii="Times New Roman" w:hAnsi="Times New Roman"/>
        </w:rPr>
        <w:t xml:space="preserve">Fully functional </w:t>
      </w:r>
      <w:r w:rsidRPr="00200F31">
        <w:rPr>
          <w:rFonts w:ascii="Times New Roman" w:hAnsi="Times New Roman"/>
          <w:highlight w:val="yellow"/>
        </w:rPr>
        <w:t>keyboard.</w:t>
      </w:r>
    </w:p>
    <w:p w:rsidR="00351A01" w:rsidRPr="004864BA" w:rsidRDefault="00351A01" w:rsidP="00351A01">
      <w:pPr>
        <w:pStyle w:val="List2"/>
        <w:numPr>
          <w:ilvl w:val="0"/>
          <w:numId w:val="29"/>
        </w:numPr>
        <w:rPr>
          <w:highlight w:val="yellow"/>
        </w:rPr>
      </w:pPr>
      <w:r w:rsidRPr="004864BA">
        <w:t>Contoured split key design</w:t>
      </w:r>
      <w:r w:rsidR="002A16B1" w:rsidRPr="004864BA">
        <w:t xml:space="preserve"> </w:t>
      </w:r>
      <w:r w:rsidR="002A16B1" w:rsidRPr="004864BA">
        <w:rPr>
          <w:highlight w:val="yellow"/>
        </w:rPr>
        <w:t>(desirable)</w:t>
      </w:r>
    </w:p>
    <w:p w:rsidR="00351A01" w:rsidRPr="00C32362" w:rsidRDefault="00351A01" w:rsidP="00351A01">
      <w:pPr>
        <w:pStyle w:val="List2"/>
        <w:numPr>
          <w:ilvl w:val="0"/>
          <w:numId w:val="29"/>
        </w:numPr>
      </w:pPr>
      <w:r w:rsidRPr="00C32362">
        <w:t>Integrated trackball and mouse buttons (alternate integrated tracking devices such as touchpad or joystick are acceptable)</w:t>
      </w:r>
      <w:r>
        <w:t xml:space="preserve"> (desirable)</w:t>
      </w:r>
    </w:p>
    <w:p w:rsidR="00351A01" w:rsidRPr="004864BA" w:rsidRDefault="002A16B1" w:rsidP="00351A01">
      <w:pPr>
        <w:pStyle w:val="List2"/>
        <w:numPr>
          <w:ilvl w:val="0"/>
          <w:numId w:val="29"/>
        </w:numPr>
        <w:rPr>
          <w:highlight w:val="yellow"/>
        </w:rPr>
      </w:pPr>
      <w:r w:rsidRPr="004864BA">
        <w:rPr>
          <w:highlight w:val="yellow"/>
        </w:rPr>
        <w:t>Spill resistant</w:t>
      </w:r>
    </w:p>
    <w:p w:rsidR="00351A01" w:rsidRPr="00C32362" w:rsidRDefault="00351A01" w:rsidP="00351A01">
      <w:pPr>
        <w:pStyle w:val="List2"/>
        <w:numPr>
          <w:ilvl w:val="0"/>
          <w:numId w:val="29"/>
        </w:numPr>
      </w:pPr>
      <w:r w:rsidRPr="00C32362">
        <w:t>Dual ALT, SHIFT and CONTROL keys</w:t>
      </w:r>
    </w:p>
    <w:p w:rsidR="00351A01" w:rsidRPr="00C32362" w:rsidRDefault="00351A01" w:rsidP="00351A01">
      <w:pPr>
        <w:pStyle w:val="List2"/>
        <w:numPr>
          <w:ilvl w:val="0"/>
          <w:numId w:val="29"/>
        </w:numPr>
      </w:pPr>
      <w:r>
        <w:t>Windows</w:t>
      </w:r>
    </w:p>
    <w:p w:rsidR="00351A01" w:rsidRPr="00C32362" w:rsidRDefault="00351A01" w:rsidP="00351A01">
      <w:pPr>
        <w:pStyle w:val="List2"/>
        <w:numPr>
          <w:ilvl w:val="2"/>
          <w:numId w:val="177"/>
        </w:numPr>
        <w:tabs>
          <w:tab w:val="clear" w:pos="1980"/>
          <w:tab w:val="num" w:pos="1080"/>
        </w:tabs>
        <w:ind w:left="1080" w:firstLine="0"/>
      </w:pPr>
      <w:r>
        <w:t>Macintosh</w:t>
      </w:r>
      <w:r w:rsidRPr="00C32362">
        <w:t xml:space="preserve"> </w:t>
      </w:r>
      <w:r>
        <w:t>option</w:t>
      </w:r>
      <w:r w:rsidRPr="00C32362">
        <w:t xml:space="preserve">  (desirable)</w:t>
      </w:r>
    </w:p>
    <w:p w:rsidR="00351A01" w:rsidRPr="00C32362" w:rsidRDefault="00351A01" w:rsidP="00351A01">
      <w:pPr>
        <w:pStyle w:val="List2"/>
        <w:numPr>
          <w:ilvl w:val="0"/>
          <w:numId w:val="29"/>
        </w:numPr>
      </w:pPr>
      <w:r w:rsidRPr="00C32362">
        <w:t>Wireless infrared or Bluetooth (desirable)</w:t>
      </w:r>
    </w:p>
    <w:p w:rsidR="00351A01" w:rsidRPr="00C32362" w:rsidRDefault="00351A01" w:rsidP="00351A01">
      <w:pPr>
        <w:pStyle w:val="List2"/>
      </w:pPr>
    </w:p>
    <w:p w:rsidR="00351A01" w:rsidRPr="00C32362" w:rsidRDefault="00351A01" w:rsidP="00351A01">
      <w:pPr>
        <w:pStyle w:val="Heading3"/>
      </w:pPr>
      <w:bookmarkStart w:id="826" w:name="_Toc364329370"/>
      <w:bookmarkStart w:id="827" w:name="_Toc370288334"/>
      <w:r w:rsidRPr="00C32362">
        <w:t>5.6.</w:t>
      </w:r>
      <w:r>
        <w:t>3</w:t>
      </w:r>
      <w:r w:rsidRPr="00C32362">
        <w:t>. Data Input Devices</w:t>
      </w:r>
      <w:bookmarkEnd w:id="826"/>
      <w:bookmarkEnd w:id="827"/>
    </w:p>
    <w:p w:rsidR="00351A01" w:rsidRPr="00C32362" w:rsidRDefault="00351A01" w:rsidP="00351A01">
      <w:pPr>
        <w:pStyle w:val="BodyTextIndent"/>
        <w:rPr>
          <w:rFonts w:ascii="Times New Roman" w:hAnsi="Times New Roman"/>
        </w:rPr>
      </w:pPr>
      <w:r w:rsidRPr="00C32362">
        <w:rPr>
          <w:rFonts w:ascii="Times New Roman" w:hAnsi="Times New Roman"/>
        </w:rPr>
        <w:t xml:space="preserve">This section provides a mandatory product falling within the general category of sensors and detectors that provide data input into a computer system, tablet, and/or handheld ITC (information technology/communication) device.  A complete </w:t>
      </w:r>
      <w:r>
        <w:rPr>
          <w:rFonts w:ascii="Times New Roman" w:hAnsi="Times New Roman"/>
        </w:rPr>
        <w:t xml:space="preserve">motion detector </w:t>
      </w:r>
      <w:r w:rsidRPr="00C32362">
        <w:rPr>
          <w:rFonts w:ascii="Times New Roman" w:hAnsi="Times New Roman"/>
        </w:rPr>
        <w:t>solution including sensor</w:t>
      </w:r>
      <w:r>
        <w:rPr>
          <w:rFonts w:ascii="Times New Roman" w:hAnsi="Times New Roman"/>
        </w:rPr>
        <w:t xml:space="preserve"> and</w:t>
      </w:r>
      <w:r w:rsidRPr="00C32362">
        <w:rPr>
          <w:rFonts w:ascii="Times New Roman" w:hAnsi="Times New Roman"/>
        </w:rPr>
        <w:t xml:space="preserve"> IP communication module</w:t>
      </w:r>
      <w:r>
        <w:rPr>
          <w:rFonts w:ascii="Times New Roman" w:hAnsi="Times New Roman"/>
        </w:rPr>
        <w:t xml:space="preserve"> must be provided that includes</w:t>
      </w:r>
      <w:r w:rsidRPr="00C32362">
        <w:rPr>
          <w:rFonts w:ascii="Times New Roman" w:hAnsi="Times New Roman"/>
        </w:rPr>
        <w:t>:</w:t>
      </w:r>
    </w:p>
    <w:p w:rsidR="00351A01" w:rsidRPr="00C32362" w:rsidRDefault="00351A01" w:rsidP="00351A01">
      <w:pPr>
        <w:pStyle w:val="List2"/>
        <w:numPr>
          <w:ilvl w:val="0"/>
          <w:numId w:val="186"/>
        </w:numPr>
      </w:pPr>
      <w:r w:rsidRPr="00C32362">
        <w:t>IP communication module</w:t>
      </w:r>
    </w:p>
    <w:p w:rsidR="00351A01" w:rsidRPr="00C32362" w:rsidRDefault="00351A01" w:rsidP="00351A01">
      <w:pPr>
        <w:pStyle w:val="List2"/>
        <w:numPr>
          <w:ilvl w:val="1"/>
          <w:numId w:val="196"/>
        </w:numPr>
      </w:pPr>
      <w:r w:rsidRPr="00C32362">
        <w:t>Send alarm messages and system data to the monitoring center through LAN/WAN network.</w:t>
      </w:r>
    </w:p>
    <w:p w:rsidR="00351A01" w:rsidRPr="00C32362" w:rsidRDefault="00351A01" w:rsidP="00351A01">
      <w:pPr>
        <w:pStyle w:val="List2"/>
        <w:numPr>
          <w:ilvl w:val="1"/>
          <w:numId w:val="196"/>
        </w:numPr>
      </w:pPr>
      <w:r w:rsidRPr="00C32362">
        <w:t>Use encryption technology for communication</w:t>
      </w:r>
      <w:r w:rsidR="005016CC">
        <w:t xml:space="preserve"> (</w:t>
      </w:r>
      <w:r w:rsidR="005016CC" w:rsidRPr="00CA2BFA">
        <w:rPr>
          <w:highlight w:val="yellow"/>
        </w:rPr>
        <w:t>desirable)</w:t>
      </w:r>
    </w:p>
    <w:p w:rsidR="00351A01" w:rsidRPr="00C32362" w:rsidRDefault="00351A01" w:rsidP="00351A01">
      <w:pPr>
        <w:pStyle w:val="List2"/>
        <w:numPr>
          <w:ilvl w:val="0"/>
          <w:numId w:val="186"/>
        </w:numPr>
      </w:pPr>
      <w:r>
        <w:t xml:space="preserve">Indoor Infrared </w:t>
      </w:r>
      <w:r w:rsidRPr="00C32362">
        <w:t xml:space="preserve">Motion </w:t>
      </w:r>
      <w:r>
        <w:t>detector</w:t>
      </w:r>
    </w:p>
    <w:p w:rsidR="00351A01" w:rsidRPr="00C32362" w:rsidRDefault="00351A01" w:rsidP="00351A01">
      <w:pPr>
        <w:pStyle w:val="List2"/>
        <w:numPr>
          <w:ilvl w:val="1"/>
          <w:numId w:val="186"/>
        </w:numPr>
      </w:pPr>
      <w:r w:rsidRPr="00C32362">
        <w:t>Low noise, high sensitivity, dual element, rectangular beam</w:t>
      </w:r>
    </w:p>
    <w:p w:rsidR="00351A01" w:rsidRPr="004864BA" w:rsidRDefault="00351A01" w:rsidP="00351A01">
      <w:pPr>
        <w:pStyle w:val="List2"/>
        <w:numPr>
          <w:ilvl w:val="1"/>
          <w:numId w:val="186"/>
        </w:numPr>
        <w:rPr>
          <w:highlight w:val="yellow"/>
        </w:rPr>
      </w:pPr>
      <w:r w:rsidRPr="004864BA">
        <w:t>Fire resistant case</w:t>
      </w:r>
      <w:r w:rsidR="00992C04" w:rsidRPr="004864BA">
        <w:t xml:space="preserve"> </w:t>
      </w:r>
      <w:r w:rsidR="00992C04" w:rsidRPr="004864BA">
        <w:rPr>
          <w:highlight w:val="yellow"/>
        </w:rPr>
        <w:t>(desirable)</w:t>
      </w:r>
    </w:p>
    <w:p w:rsidR="00351A01" w:rsidRPr="006F6AAC" w:rsidRDefault="00351A01" w:rsidP="00351A01">
      <w:pPr>
        <w:pStyle w:val="Heading2"/>
      </w:pPr>
      <w:bookmarkStart w:id="828" w:name="_Toc350086553"/>
      <w:bookmarkStart w:id="829" w:name="_Toc364329371"/>
      <w:bookmarkStart w:id="830" w:name="_Toc370288335"/>
      <w:r w:rsidRPr="006F6AAC">
        <w:t>5.7. Office Video Conferencing</w:t>
      </w:r>
      <w:bookmarkEnd w:id="828"/>
      <w:bookmarkEnd w:id="829"/>
      <w:bookmarkEnd w:id="830"/>
    </w:p>
    <w:p w:rsidR="00351A01" w:rsidRPr="00C32362" w:rsidRDefault="00351A01" w:rsidP="00351A01">
      <w:pPr>
        <w:pStyle w:val="BodyTextIndent"/>
        <w:rPr>
          <w:rFonts w:ascii="Times New Roman" w:hAnsi="Times New Roman"/>
        </w:rPr>
      </w:pPr>
      <w:r w:rsidRPr="00C32362">
        <w:rPr>
          <w:rFonts w:ascii="Times New Roman" w:hAnsi="Times New Roman"/>
        </w:rPr>
        <w:t>Office video conferencing to include:</w:t>
      </w:r>
    </w:p>
    <w:p w:rsidR="00351A01" w:rsidRPr="00C32362" w:rsidRDefault="00351A01" w:rsidP="00351A01">
      <w:pPr>
        <w:pStyle w:val="List2"/>
        <w:numPr>
          <w:ilvl w:val="0"/>
          <w:numId w:val="30"/>
        </w:numPr>
      </w:pPr>
      <w:r w:rsidRPr="00C32362">
        <w:t xml:space="preserve">Inclusive video conferencing system </w:t>
      </w:r>
    </w:p>
    <w:p w:rsidR="00351A01" w:rsidRPr="00C32362" w:rsidRDefault="00351A01" w:rsidP="00351A01">
      <w:pPr>
        <w:pStyle w:val="List2"/>
        <w:numPr>
          <w:ilvl w:val="0"/>
          <w:numId w:val="30"/>
        </w:numPr>
      </w:pPr>
      <w:r w:rsidRPr="00C32362">
        <w:t>20 inch LCD Monitor minimum</w:t>
      </w:r>
    </w:p>
    <w:p w:rsidR="00351A01" w:rsidRPr="00C32362" w:rsidRDefault="00351A01" w:rsidP="00351A01">
      <w:pPr>
        <w:pStyle w:val="List2"/>
        <w:numPr>
          <w:ilvl w:val="0"/>
          <w:numId w:val="30"/>
        </w:numPr>
      </w:pPr>
      <w:r w:rsidRPr="00C32362">
        <w:t>Camera</w:t>
      </w:r>
    </w:p>
    <w:p w:rsidR="00351A01" w:rsidRPr="00C32362" w:rsidRDefault="00351A01" w:rsidP="00351A01">
      <w:pPr>
        <w:pStyle w:val="List2"/>
        <w:numPr>
          <w:ilvl w:val="0"/>
          <w:numId w:val="113"/>
        </w:numPr>
        <w:tabs>
          <w:tab w:val="num" w:pos="1440"/>
        </w:tabs>
        <w:ind w:left="1440"/>
      </w:pPr>
      <w:r>
        <w:t>5</w:t>
      </w:r>
      <w:r w:rsidRPr="00C32362">
        <w:t xml:space="preserve">0 degree </w:t>
      </w:r>
      <w:r>
        <w:t xml:space="preserve">horizontal </w:t>
      </w:r>
      <w:r w:rsidRPr="00C32362">
        <w:t>field of view</w:t>
      </w:r>
    </w:p>
    <w:p w:rsidR="00351A01" w:rsidRPr="00C32362" w:rsidRDefault="00351A01" w:rsidP="00351A01">
      <w:pPr>
        <w:pStyle w:val="List2"/>
        <w:numPr>
          <w:ilvl w:val="0"/>
          <w:numId w:val="30"/>
        </w:numPr>
      </w:pPr>
      <w:r w:rsidRPr="00C32362">
        <w:t>Microphone</w:t>
      </w:r>
    </w:p>
    <w:p w:rsidR="00351A01" w:rsidRPr="00C32362" w:rsidRDefault="00351A01" w:rsidP="00351A01">
      <w:pPr>
        <w:pStyle w:val="List2"/>
        <w:numPr>
          <w:ilvl w:val="0"/>
          <w:numId w:val="30"/>
        </w:numPr>
      </w:pPr>
      <w:r w:rsidRPr="00C32362">
        <w:t>All necessary cabling</w:t>
      </w:r>
    </w:p>
    <w:p w:rsidR="00351A01" w:rsidRPr="00C32362" w:rsidRDefault="00351A01" w:rsidP="00351A01">
      <w:pPr>
        <w:pStyle w:val="List2"/>
        <w:numPr>
          <w:ilvl w:val="0"/>
          <w:numId w:val="30"/>
        </w:numPr>
      </w:pPr>
      <w:r w:rsidRPr="00C32362">
        <w:t>Speakers</w:t>
      </w:r>
    </w:p>
    <w:p w:rsidR="00351A01" w:rsidRPr="00C32362" w:rsidRDefault="00351A01" w:rsidP="00351A01">
      <w:pPr>
        <w:pStyle w:val="List2"/>
        <w:numPr>
          <w:ilvl w:val="0"/>
          <w:numId w:val="30"/>
        </w:numPr>
      </w:pPr>
      <w:r w:rsidRPr="00C32362">
        <w:t>IP connection with calls up to 2 Mbps</w:t>
      </w:r>
    </w:p>
    <w:p w:rsidR="00351A01" w:rsidRPr="00C32362" w:rsidRDefault="00351A01" w:rsidP="00351A01">
      <w:pPr>
        <w:pStyle w:val="List2"/>
        <w:numPr>
          <w:ilvl w:val="0"/>
          <w:numId w:val="112"/>
        </w:numPr>
        <w:tabs>
          <w:tab w:val="num" w:pos="1440"/>
        </w:tabs>
        <w:ind w:left="1440"/>
      </w:pPr>
      <w:r w:rsidRPr="00C32362">
        <w:t>Option for ISDN connection (desirable)</w:t>
      </w:r>
    </w:p>
    <w:p w:rsidR="00351A01" w:rsidRPr="00C32362" w:rsidRDefault="00351A01" w:rsidP="00351A01">
      <w:pPr>
        <w:pStyle w:val="List2"/>
        <w:numPr>
          <w:ilvl w:val="0"/>
          <w:numId w:val="30"/>
        </w:numPr>
      </w:pPr>
      <w:r w:rsidRPr="00C32362">
        <w:t>CD quality sound</w:t>
      </w:r>
    </w:p>
    <w:p w:rsidR="00351A01" w:rsidRPr="00C32362" w:rsidRDefault="00351A01" w:rsidP="00351A01">
      <w:pPr>
        <w:pStyle w:val="List2"/>
        <w:numPr>
          <w:ilvl w:val="0"/>
          <w:numId w:val="30"/>
        </w:numPr>
      </w:pPr>
      <w:r w:rsidRPr="00C32362">
        <w:lastRenderedPageBreak/>
        <w:t>Embedded encryption using Advanced Encryption Standard software</w:t>
      </w:r>
    </w:p>
    <w:p w:rsidR="00351A01" w:rsidRPr="00C32362" w:rsidRDefault="00351A01" w:rsidP="00351A01">
      <w:pPr>
        <w:pStyle w:val="List2"/>
        <w:numPr>
          <w:ilvl w:val="0"/>
          <w:numId w:val="30"/>
        </w:numPr>
      </w:pPr>
      <w:r w:rsidRPr="00C32362">
        <w:t>SNMP support</w:t>
      </w:r>
    </w:p>
    <w:p w:rsidR="00351A01" w:rsidRDefault="00351A01" w:rsidP="00351A01">
      <w:pPr>
        <w:pStyle w:val="Heading1"/>
        <w:rPr>
          <w:rFonts w:eastAsia="MS Mincho"/>
        </w:rPr>
      </w:pPr>
    </w:p>
    <w:p w:rsidR="00351A01" w:rsidRPr="006F6AAC" w:rsidRDefault="00351A01" w:rsidP="00351A01">
      <w:pPr>
        <w:pStyle w:val="Heading2"/>
      </w:pPr>
      <w:bookmarkStart w:id="831" w:name="_Toc364329372"/>
      <w:bookmarkStart w:id="832" w:name="_Toc370288336"/>
      <w:r w:rsidRPr="006F6AAC">
        <w:t>5.</w:t>
      </w:r>
      <w:r>
        <w:t>8</w:t>
      </w:r>
      <w:r w:rsidRPr="006F6AAC">
        <w:t xml:space="preserve">. </w:t>
      </w:r>
      <w:r>
        <w:t>Point of Sale All in One System</w:t>
      </w:r>
      <w:bookmarkEnd w:id="831"/>
      <w:bookmarkEnd w:id="832"/>
    </w:p>
    <w:p w:rsidR="00351A01" w:rsidRPr="00C32362" w:rsidRDefault="00351A01" w:rsidP="00351A01">
      <w:pPr>
        <w:pStyle w:val="BodyTextIndent"/>
        <w:rPr>
          <w:rFonts w:ascii="Times New Roman" w:hAnsi="Times New Roman"/>
        </w:rPr>
      </w:pPr>
      <w:r>
        <w:rPr>
          <w:rFonts w:ascii="Times New Roman" w:hAnsi="Times New Roman"/>
        </w:rPr>
        <w:t>Point of Sale (POS)</w:t>
      </w:r>
      <w:r w:rsidRPr="00C32362">
        <w:rPr>
          <w:rFonts w:ascii="Times New Roman" w:hAnsi="Times New Roman"/>
        </w:rPr>
        <w:t xml:space="preserve"> to include:</w:t>
      </w:r>
    </w:p>
    <w:p w:rsidR="00351A01" w:rsidRPr="00C32362" w:rsidRDefault="00351A01" w:rsidP="00351A01">
      <w:pPr>
        <w:pStyle w:val="List2"/>
        <w:numPr>
          <w:ilvl w:val="0"/>
          <w:numId w:val="206"/>
        </w:numPr>
      </w:pPr>
      <w:r>
        <w:t>Splashproof</w:t>
      </w:r>
      <w:r w:rsidR="00E64066">
        <w:t xml:space="preserve"> </w:t>
      </w:r>
      <w:r w:rsidR="00E64066" w:rsidRPr="00200F31">
        <w:rPr>
          <w:highlight w:val="yellow"/>
        </w:rPr>
        <w:t>and/or waterproof</w:t>
      </w:r>
      <w:r>
        <w:t xml:space="preserve"> All-in-one: Touchscreen / CPU / Card Reader</w:t>
      </w:r>
    </w:p>
    <w:p w:rsidR="00351A01" w:rsidRDefault="00351A01" w:rsidP="00351A01">
      <w:pPr>
        <w:pStyle w:val="List2"/>
        <w:numPr>
          <w:ilvl w:val="0"/>
          <w:numId w:val="206"/>
        </w:numPr>
      </w:pPr>
      <w:r>
        <w:t>Omnidirectional Barcode Scanner</w:t>
      </w:r>
    </w:p>
    <w:p w:rsidR="00351A01" w:rsidRDefault="00351A01" w:rsidP="00351A01">
      <w:pPr>
        <w:pStyle w:val="List2"/>
        <w:numPr>
          <w:ilvl w:val="0"/>
          <w:numId w:val="206"/>
        </w:numPr>
      </w:pPr>
      <w:r>
        <w:t>Thermal Receipt Printer</w:t>
      </w:r>
    </w:p>
    <w:p w:rsidR="00351A01" w:rsidRDefault="00351A01" w:rsidP="00351A01">
      <w:pPr>
        <w:pStyle w:val="List2"/>
        <w:numPr>
          <w:ilvl w:val="0"/>
          <w:numId w:val="206"/>
        </w:numPr>
      </w:pPr>
      <w:r>
        <w:t>Cash Drawer</w:t>
      </w:r>
    </w:p>
    <w:p w:rsidR="00351A01" w:rsidRDefault="00351A01" w:rsidP="00351A01">
      <w:pPr>
        <w:pStyle w:val="List2"/>
        <w:numPr>
          <w:ilvl w:val="0"/>
          <w:numId w:val="206"/>
        </w:numPr>
      </w:pPr>
      <w:r>
        <w:t>Pole Display</w:t>
      </w:r>
    </w:p>
    <w:p w:rsidR="00351A01" w:rsidRPr="00C32362" w:rsidRDefault="00351A01" w:rsidP="00351A01">
      <w:pPr>
        <w:pStyle w:val="List2"/>
        <w:numPr>
          <w:ilvl w:val="0"/>
          <w:numId w:val="206"/>
        </w:numPr>
      </w:pPr>
      <w:r>
        <w:t>POS Software (desirable)</w:t>
      </w:r>
    </w:p>
    <w:p w:rsidR="00351A01" w:rsidRDefault="00351A01" w:rsidP="00351A01">
      <w:pPr>
        <w:rPr>
          <w:rFonts w:eastAsia="MS Mincho"/>
        </w:rPr>
      </w:pPr>
    </w:p>
    <w:p w:rsidR="00351A01" w:rsidRPr="006F6AAC" w:rsidRDefault="00351A01" w:rsidP="00351A01">
      <w:pPr>
        <w:pStyle w:val="Heading2"/>
      </w:pPr>
      <w:bookmarkStart w:id="833" w:name="_Toc350086554"/>
      <w:bookmarkStart w:id="834" w:name="_Toc364329373"/>
      <w:bookmarkStart w:id="835" w:name="_Toc370288337"/>
      <w:r w:rsidRPr="006F6AAC">
        <w:t>5.</w:t>
      </w:r>
      <w:r>
        <w:t>9</w:t>
      </w:r>
      <w:r w:rsidRPr="006F6AAC">
        <w:t>. Multi-functional Devices</w:t>
      </w:r>
      <w:bookmarkEnd w:id="833"/>
      <w:bookmarkEnd w:id="834"/>
      <w:bookmarkEnd w:id="835"/>
    </w:p>
    <w:p w:rsidR="00351A01" w:rsidRPr="00C32362" w:rsidRDefault="00351A01" w:rsidP="00351A01">
      <w:pPr>
        <w:pStyle w:val="BodyTextIndent"/>
        <w:rPr>
          <w:rFonts w:ascii="Times New Roman" w:hAnsi="Times New Roman"/>
        </w:rPr>
      </w:pPr>
      <w:r w:rsidRPr="00C32362">
        <w:rPr>
          <w:rFonts w:ascii="Times New Roman" w:hAnsi="Times New Roman"/>
        </w:rPr>
        <w:t xml:space="preserve">This section specifies equipment commonly referred to as multi-functional printers (MFP) or multi-functional devices (MFD) which are single devices that serve several functions, including printing, scanning, faxing and photocopying. This class provides for both purchases of the devices, either singly or in bulk, as well as a servicing structure wherein the devices remain the property of the Contractor with Government payment for the usage, servicing and provisioning of those devices. </w:t>
      </w:r>
    </w:p>
    <w:p w:rsidR="00351A01" w:rsidRPr="00C32362" w:rsidRDefault="00351A01" w:rsidP="00351A01">
      <w:pPr>
        <w:pStyle w:val="BodyTextIndent"/>
        <w:rPr>
          <w:rFonts w:ascii="Times New Roman" w:hAnsi="Times New Roman"/>
        </w:rPr>
      </w:pPr>
      <w:r w:rsidRPr="00C32362">
        <w:rPr>
          <w:rFonts w:ascii="Times New Roman" w:hAnsi="Times New Roman"/>
        </w:rPr>
        <w:t>The mandatory requirements in this class can be categorized as the following:</w:t>
      </w:r>
    </w:p>
    <w:p w:rsidR="00351A01" w:rsidRPr="00C32362" w:rsidRDefault="00351A01" w:rsidP="00351A01">
      <w:pPr>
        <w:pStyle w:val="BodyTextIndent"/>
        <w:numPr>
          <w:ilvl w:val="2"/>
          <w:numId w:val="117"/>
        </w:numPr>
        <w:tabs>
          <w:tab w:val="num" w:pos="1080"/>
        </w:tabs>
        <w:overflowPunct/>
        <w:autoSpaceDE/>
        <w:autoSpaceDN/>
        <w:adjustRightInd/>
        <w:spacing w:after="0"/>
        <w:ind w:left="1080"/>
        <w:textAlignment w:val="auto"/>
        <w:rPr>
          <w:rFonts w:ascii="Times New Roman" w:hAnsi="Times New Roman"/>
        </w:rPr>
      </w:pPr>
      <w:r w:rsidRPr="00C32362">
        <w:rPr>
          <w:rFonts w:ascii="Times New Roman" w:hAnsi="Times New Roman"/>
        </w:rPr>
        <w:t>Purchased High volume monochrome MFD with warranty; consumables purchased separately</w:t>
      </w:r>
    </w:p>
    <w:p w:rsidR="00351A01" w:rsidRPr="00C32362" w:rsidRDefault="00351A01" w:rsidP="00351A01">
      <w:pPr>
        <w:pStyle w:val="BodyTextIndent"/>
        <w:numPr>
          <w:ilvl w:val="2"/>
          <w:numId w:val="117"/>
        </w:numPr>
        <w:tabs>
          <w:tab w:val="num" w:pos="1080"/>
        </w:tabs>
        <w:overflowPunct/>
        <w:autoSpaceDE/>
        <w:autoSpaceDN/>
        <w:adjustRightInd/>
        <w:spacing w:after="0"/>
        <w:ind w:left="1080"/>
        <w:textAlignment w:val="auto"/>
        <w:rPr>
          <w:rFonts w:ascii="Times New Roman" w:hAnsi="Times New Roman"/>
        </w:rPr>
      </w:pPr>
      <w:r w:rsidRPr="00C32362">
        <w:rPr>
          <w:rFonts w:ascii="Times New Roman" w:hAnsi="Times New Roman"/>
        </w:rPr>
        <w:t>Contractor supplied and maintained High volume monochrome MFD with warranty and consumables included (desirable)</w:t>
      </w:r>
    </w:p>
    <w:p w:rsidR="00351A01" w:rsidRPr="00C32362" w:rsidRDefault="00351A01" w:rsidP="00351A01">
      <w:pPr>
        <w:pStyle w:val="BodyTextIndent"/>
        <w:numPr>
          <w:ilvl w:val="2"/>
          <w:numId w:val="117"/>
        </w:numPr>
        <w:tabs>
          <w:tab w:val="num" w:pos="1080"/>
        </w:tabs>
        <w:overflowPunct/>
        <w:autoSpaceDE/>
        <w:autoSpaceDN/>
        <w:adjustRightInd/>
        <w:spacing w:after="0"/>
        <w:ind w:left="1080"/>
        <w:textAlignment w:val="auto"/>
        <w:rPr>
          <w:rFonts w:ascii="Times New Roman" w:hAnsi="Times New Roman"/>
        </w:rPr>
      </w:pPr>
      <w:r w:rsidRPr="00C32362">
        <w:rPr>
          <w:rFonts w:ascii="Times New Roman" w:hAnsi="Times New Roman"/>
        </w:rPr>
        <w:t>Purchased Medium volume color MFD with warranty; consumables purchased separately</w:t>
      </w:r>
    </w:p>
    <w:p w:rsidR="00351A01" w:rsidRPr="00C32362" w:rsidRDefault="00351A01" w:rsidP="00351A01">
      <w:pPr>
        <w:pStyle w:val="BodyTextIndent"/>
        <w:numPr>
          <w:ilvl w:val="2"/>
          <w:numId w:val="117"/>
        </w:numPr>
        <w:tabs>
          <w:tab w:val="num" w:pos="1080"/>
        </w:tabs>
        <w:overflowPunct/>
        <w:autoSpaceDE/>
        <w:autoSpaceDN/>
        <w:adjustRightInd/>
        <w:spacing w:after="0"/>
        <w:ind w:left="1080"/>
        <w:textAlignment w:val="auto"/>
        <w:rPr>
          <w:rFonts w:ascii="Times New Roman" w:hAnsi="Times New Roman"/>
        </w:rPr>
      </w:pPr>
      <w:r w:rsidRPr="00C32362">
        <w:rPr>
          <w:rFonts w:ascii="Times New Roman" w:hAnsi="Times New Roman"/>
        </w:rPr>
        <w:t>Contractor supplied and maintained Medium volume color MFD with warranty and consumables included (desirable)</w:t>
      </w:r>
    </w:p>
    <w:p w:rsidR="00351A01" w:rsidRPr="00C32362" w:rsidRDefault="00351A01" w:rsidP="00351A01">
      <w:pPr>
        <w:pStyle w:val="BodyTextIndent"/>
        <w:numPr>
          <w:ilvl w:val="2"/>
          <w:numId w:val="117"/>
        </w:numPr>
        <w:tabs>
          <w:tab w:val="num" w:pos="1080"/>
        </w:tabs>
        <w:overflowPunct/>
        <w:autoSpaceDE/>
        <w:autoSpaceDN/>
        <w:adjustRightInd/>
        <w:spacing w:after="0"/>
        <w:ind w:left="1080"/>
        <w:textAlignment w:val="auto"/>
        <w:rPr>
          <w:rFonts w:ascii="Times New Roman" w:hAnsi="Times New Roman"/>
        </w:rPr>
      </w:pPr>
      <w:r w:rsidRPr="00C32362">
        <w:rPr>
          <w:rFonts w:ascii="Times New Roman" w:hAnsi="Times New Roman"/>
        </w:rPr>
        <w:t>Consumables such as paper, toner, staplers, etc.</w:t>
      </w:r>
    </w:p>
    <w:p w:rsidR="00351A01" w:rsidRPr="00C32362" w:rsidRDefault="00351A01" w:rsidP="00351A01">
      <w:pPr>
        <w:pStyle w:val="List2"/>
        <w:ind w:firstLine="0"/>
      </w:pPr>
    </w:p>
    <w:p w:rsidR="00351A01" w:rsidRPr="006F6AAC" w:rsidRDefault="00351A01" w:rsidP="00351A01">
      <w:pPr>
        <w:pStyle w:val="Heading2"/>
      </w:pPr>
      <w:bookmarkStart w:id="836" w:name="_Toc350086555"/>
      <w:bookmarkStart w:id="837" w:name="_Toc364329374"/>
      <w:bookmarkStart w:id="838" w:name="_Toc370288338"/>
      <w:r w:rsidRPr="006F6AAC">
        <w:t>5.</w:t>
      </w:r>
      <w:r>
        <w:t>9</w:t>
      </w:r>
      <w:r w:rsidRPr="006F6AAC">
        <w:t>.1. High Volume Monochrome MFD Requirements</w:t>
      </w:r>
      <w:bookmarkEnd w:id="836"/>
      <w:bookmarkEnd w:id="837"/>
      <w:bookmarkEnd w:id="838"/>
    </w:p>
    <w:p w:rsidR="00351A01" w:rsidRPr="00C32362" w:rsidRDefault="00351A01" w:rsidP="00351A01">
      <w:pPr>
        <w:pStyle w:val="BodyTextIndent"/>
        <w:rPr>
          <w:rFonts w:ascii="Times New Roman" w:hAnsi="Times New Roman"/>
        </w:rPr>
      </w:pPr>
      <w:r w:rsidRPr="00C32362">
        <w:rPr>
          <w:rFonts w:ascii="Times New Roman" w:hAnsi="Times New Roman"/>
        </w:rPr>
        <w:t>The high volume MFD device must meet the following requirements:</w:t>
      </w:r>
    </w:p>
    <w:p w:rsidR="00351A01" w:rsidRPr="00C32362" w:rsidRDefault="00351A01" w:rsidP="00351A01">
      <w:pPr>
        <w:pStyle w:val="List2"/>
        <w:numPr>
          <w:ilvl w:val="0"/>
          <w:numId w:val="116"/>
        </w:numPr>
      </w:pPr>
      <w:r w:rsidRPr="00C32362">
        <w:t>Fully Automatic Duplexing (1-2, 2-2, and 2-1)</w:t>
      </w:r>
    </w:p>
    <w:p w:rsidR="00351A01" w:rsidRPr="00C32362" w:rsidRDefault="00351A01" w:rsidP="00351A01">
      <w:pPr>
        <w:pStyle w:val="List2"/>
        <w:numPr>
          <w:ilvl w:val="0"/>
          <w:numId w:val="116"/>
        </w:numPr>
      </w:pPr>
      <w:r w:rsidRPr="00C32362">
        <w:t>Auto Document Feeder (capable of handling up to 11 x 17 paper)</w:t>
      </w:r>
    </w:p>
    <w:p w:rsidR="00351A01" w:rsidRPr="00C32362" w:rsidRDefault="00351A01" w:rsidP="00351A01">
      <w:pPr>
        <w:pStyle w:val="List2"/>
        <w:numPr>
          <w:ilvl w:val="0"/>
          <w:numId w:val="116"/>
        </w:numPr>
      </w:pPr>
      <w:r w:rsidRPr="00C32362">
        <w:t>Full offset stacking capability (with no sorter bins required)</w:t>
      </w:r>
      <w:r w:rsidR="00117B4A">
        <w:t xml:space="preserve"> </w:t>
      </w:r>
      <w:r w:rsidR="00117B4A" w:rsidRPr="00117B4A">
        <w:rPr>
          <w:highlight w:val="yellow"/>
        </w:rPr>
        <w:t>(desirable)</w:t>
      </w:r>
    </w:p>
    <w:p w:rsidR="00351A01" w:rsidRPr="00C32362" w:rsidRDefault="00351A01" w:rsidP="00351A01">
      <w:pPr>
        <w:pStyle w:val="List2"/>
        <w:numPr>
          <w:ilvl w:val="0"/>
          <w:numId w:val="116"/>
        </w:numPr>
      </w:pPr>
      <w:r w:rsidRPr="00C32362">
        <w:t>Minimum of  1 GB RAM</w:t>
      </w:r>
    </w:p>
    <w:p w:rsidR="00351A01" w:rsidRPr="00C32362" w:rsidRDefault="00351A01" w:rsidP="00351A01">
      <w:pPr>
        <w:pStyle w:val="List2"/>
        <w:numPr>
          <w:ilvl w:val="0"/>
          <w:numId w:val="116"/>
        </w:numPr>
      </w:pPr>
      <w:r w:rsidRPr="00C32362">
        <w:t>Minimum of two (2) adjustable paper trays with capacity up to 500 sheets each and for various paper sizes (letter, ledger, &amp; 11 x 17)</w:t>
      </w:r>
    </w:p>
    <w:p w:rsidR="00351A01" w:rsidRPr="00C32362" w:rsidRDefault="00351A01" w:rsidP="00351A01">
      <w:pPr>
        <w:pStyle w:val="List2"/>
        <w:numPr>
          <w:ilvl w:val="0"/>
          <w:numId w:val="116"/>
        </w:numPr>
        <w:tabs>
          <w:tab w:val="num" w:pos="1440"/>
        </w:tabs>
      </w:pPr>
      <w:r w:rsidRPr="00C32362">
        <w:t>Duty cycle of at least 2</w:t>
      </w:r>
      <w:r>
        <w:t>0</w:t>
      </w:r>
      <w:r w:rsidRPr="00C32362">
        <w:t>0,000 sheets per month</w:t>
      </w:r>
    </w:p>
    <w:p w:rsidR="00351A01" w:rsidRDefault="00351A01" w:rsidP="00351A01">
      <w:pPr>
        <w:pStyle w:val="List2"/>
        <w:numPr>
          <w:ilvl w:val="0"/>
          <w:numId w:val="116"/>
        </w:numPr>
        <w:tabs>
          <w:tab w:val="num" w:pos="1440"/>
        </w:tabs>
      </w:pPr>
      <w:r w:rsidRPr="00C32362">
        <w:t xml:space="preserve">Recommended print volume of </w:t>
      </w:r>
      <w:r>
        <w:t>15</w:t>
      </w:r>
      <w:r w:rsidRPr="00C32362">
        <w:t>,000 sheets per</w:t>
      </w:r>
      <w:r>
        <w:t xml:space="preserve"> month</w:t>
      </w:r>
    </w:p>
    <w:p w:rsidR="00351A01" w:rsidRDefault="00351A01" w:rsidP="00351A01">
      <w:pPr>
        <w:pStyle w:val="List2"/>
        <w:numPr>
          <w:ilvl w:val="2"/>
          <w:numId w:val="116"/>
        </w:numPr>
      </w:pPr>
      <w:r w:rsidRPr="00C32362">
        <w:t>Recommended print volume of 30,000 sheets per month</w:t>
      </w:r>
      <w:r>
        <w:t xml:space="preserve"> (desirable)</w:t>
      </w:r>
    </w:p>
    <w:p w:rsidR="00351A01" w:rsidRPr="00C32362" w:rsidRDefault="00351A01" w:rsidP="00351A01">
      <w:pPr>
        <w:pStyle w:val="List2"/>
        <w:numPr>
          <w:ilvl w:val="0"/>
          <w:numId w:val="116"/>
        </w:numPr>
      </w:pPr>
      <w:r w:rsidRPr="00C32362">
        <w:t xml:space="preserve">Finishing - automatic stapling capabilities, that can staple a minimum of 25 sheets of 20 lb. paper </w:t>
      </w:r>
    </w:p>
    <w:p w:rsidR="00351A01" w:rsidRPr="00C32362" w:rsidRDefault="00351A01" w:rsidP="00351A01">
      <w:pPr>
        <w:pStyle w:val="List2"/>
        <w:numPr>
          <w:ilvl w:val="0"/>
          <w:numId w:val="116"/>
        </w:numPr>
      </w:pPr>
      <w:r w:rsidRPr="004864BA">
        <w:rPr>
          <w:highlight w:val="yellow"/>
        </w:rPr>
        <w:t>Reduction and Enlargement in pre-set and in zoom</w:t>
      </w:r>
      <w:r w:rsidRPr="00C32362">
        <w:t xml:space="preserve"> </w:t>
      </w:r>
    </w:p>
    <w:p w:rsidR="00351A01" w:rsidRPr="00C32362" w:rsidRDefault="00351A01" w:rsidP="00351A01">
      <w:pPr>
        <w:pStyle w:val="List2"/>
        <w:numPr>
          <w:ilvl w:val="0"/>
          <w:numId w:val="116"/>
        </w:numPr>
      </w:pPr>
      <w:r w:rsidRPr="00C32362">
        <w:t>Image overwrite security features that completely delete all files after printing</w:t>
      </w:r>
      <w:r w:rsidR="00A81D5C">
        <w:t xml:space="preserve"> </w:t>
      </w:r>
      <w:r w:rsidR="00A81D5C" w:rsidRPr="00787BB3">
        <w:rPr>
          <w:highlight w:val="yellow"/>
        </w:rPr>
        <w:t>(desirable)</w:t>
      </w:r>
    </w:p>
    <w:p w:rsidR="00351A01" w:rsidRPr="00C32362" w:rsidRDefault="00351A01" w:rsidP="00351A01">
      <w:pPr>
        <w:pStyle w:val="List2"/>
        <w:numPr>
          <w:ilvl w:val="0"/>
          <w:numId w:val="116"/>
        </w:numPr>
      </w:pPr>
      <w:r w:rsidRPr="00C32362">
        <w:t>Network Authentication that validates network user names and passwords</w:t>
      </w:r>
    </w:p>
    <w:p w:rsidR="00351A01" w:rsidRPr="00C32362" w:rsidRDefault="00351A01" w:rsidP="00351A01">
      <w:pPr>
        <w:pStyle w:val="List2"/>
        <w:numPr>
          <w:ilvl w:val="0"/>
          <w:numId w:val="116"/>
        </w:numPr>
      </w:pPr>
      <w:r w:rsidRPr="00C32362">
        <w:t>Standard network connectivity: 10/100/1000BaseTX Ethernet, IPv6</w:t>
      </w:r>
    </w:p>
    <w:p w:rsidR="00351A01" w:rsidRPr="00C32362" w:rsidRDefault="00351A01" w:rsidP="00351A01">
      <w:pPr>
        <w:pStyle w:val="List2"/>
      </w:pPr>
    </w:p>
    <w:p w:rsidR="00351A01" w:rsidRPr="00C32362" w:rsidRDefault="00351A01" w:rsidP="00351A01">
      <w:pPr>
        <w:pStyle w:val="List2"/>
      </w:pPr>
      <w:r w:rsidRPr="00C32362">
        <w:t>Each MFD must be capable of scanning, copying, faxing and printing as described in the following sections.</w:t>
      </w:r>
    </w:p>
    <w:p w:rsidR="00351A01" w:rsidRPr="00C32362" w:rsidRDefault="00351A01" w:rsidP="00351A01">
      <w:pPr>
        <w:pStyle w:val="Heading3"/>
        <w:rPr>
          <w:color w:val="auto"/>
        </w:rPr>
      </w:pPr>
      <w:bookmarkStart w:id="839" w:name="_Toc350086556"/>
      <w:bookmarkStart w:id="840" w:name="_Toc364329375"/>
      <w:bookmarkStart w:id="841" w:name="_Toc370288339"/>
      <w:r w:rsidRPr="00E42769">
        <w:rPr>
          <w:color w:val="auto"/>
          <w:highlight w:val="yellow"/>
        </w:rPr>
        <w:t>5.9.1.1. MFD Monochrome Scanner Functionality</w:t>
      </w:r>
      <w:bookmarkEnd w:id="839"/>
      <w:bookmarkEnd w:id="840"/>
      <w:bookmarkEnd w:id="841"/>
    </w:p>
    <w:p w:rsidR="00351A01" w:rsidRPr="00C32362" w:rsidRDefault="00351A01" w:rsidP="00351A01">
      <w:pPr>
        <w:pStyle w:val="List2"/>
      </w:pPr>
      <w:r w:rsidRPr="00C32362">
        <w:t>The scanner functionality of the MFD must provide:</w:t>
      </w:r>
    </w:p>
    <w:p w:rsidR="00351A01" w:rsidRPr="00C32362" w:rsidRDefault="00351A01" w:rsidP="00351A01">
      <w:pPr>
        <w:pStyle w:val="List2"/>
        <w:numPr>
          <w:ilvl w:val="0"/>
          <w:numId w:val="118"/>
        </w:numPr>
      </w:pPr>
      <w:r w:rsidRPr="00C32362">
        <w:t>Resolution –600 X 600 ppi (pixels per inch)</w:t>
      </w:r>
    </w:p>
    <w:p w:rsidR="00A81D5C" w:rsidRDefault="00351A01" w:rsidP="00351A01">
      <w:pPr>
        <w:pStyle w:val="List2"/>
        <w:numPr>
          <w:ilvl w:val="0"/>
          <w:numId w:val="118"/>
        </w:numPr>
      </w:pPr>
      <w:r w:rsidRPr="00C32362">
        <w:lastRenderedPageBreak/>
        <w:t xml:space="preserve">Optical Character Recognition (OCR) </w:t>
      </w:r>
      <w:r w:rsidR="00A81D5C" w:rsidRPr="004864BA">
        <w:rPr>
          <w:rFonts w:eastAsia="MS Mincho"/>
          <w:highlight w:val="yellow"/>
        </w:rPr>
        <w:t>functionality</w:t>
      </w:r>
      <w:r w:rsidR="00A81D5C" w:rsidRPr="00C32362" w:rsidDel="00A81D5C">
        <w:t xml:space="preserve"> </w:t>
      </w:r>
    </w:p>
    <w:p w:rsidR="00351A01" w:rsidRPr="00C32362" w:rsidRDefault="00351A01" w:rsidP="00351A01">
      <w:pPr>
        <w:pStyle w:val="List2"/>
        <w:numPr>
          <w:ilvl w:val="0"/>
          <w:numId w:val="118"/>
        </w:numPr>
      </w:pPr>
      <w:r w:rsidRPr="00C32362">
        <w:t>Scan to desktop, e-mail, or to network folders to formats including but not limited to: TIFF/TIFF-F/Multi-page TIFF/PDF/ JPEG</w:t>
      </w:r>
    </w:p>
    <w:p w:rsidR="00351A01" w:rsidRPr="00C32362" w:rsidRDefault="00351A01" w:rsidP="00351A01">
      <w:pPr>
        <w:widowControl w:val="0"/>
        <w:numPr>
          <w:ilvl w:val="0"/>
          <w:numId w:val="118"/>
        </w:numPr>
      </w:pPr>
      <w:r w:rsidRPr="00C32362">
        <w:t>Ability to scan single-sided or duplex originals without intervention.</w:t>
      </w:r>
    </w:p>
    <w:p w:rsidR="00351A01" w:rsidRPr="00C32362" w:rsidRDefault="00351A01" w:rsidP="00351A01">
      <w:pPr>
        <w:widowControl w:val="0"/>
        <w:numPr>
          <w:ilvl w:val="0"/>
          <w:numId w:val="118"/>
        </w:numPr>
      </w:pPr>
      <w:r w:rsidRPr="00C32362">
        <w:t>Solution for encrypted point-to-point scanning (printer to desktop).</w:t>
      </w:r>
    </w:p>
    <w:p w:rsidR="00351A01" w:rsidRPr="00C32362" w:rsidRDefault="00351A01" w:rsidP="00351A01">
      <w:pPr>
        <w:widowControl w:val="0"/>
        <w:numPr>
          <w:ilvl w:val="0"/>
          <w:numId w:val="118"/>
        </w:numPr>
      </w:pPr>
      <w:r w:rsidRPr="00C32362">
        <w:t>Scans max paper size 11 x 17 at 600 dpi with 256 grayscale increments</w:t>
      </w:r>
    </w:p>
    <w:p w:rsidR="00351A01" w:rsidRPr="00C32362" w:rsidRDefault="00351A01" w:rsidP="00351A01">
      <w:pPr>
        <w:widowControl w:val="0"/>
        <w:numPr>
          <w:ilvl w:val="0"/>
          <w:numId w:val="118"/>
        </w:numPr>
      </w:pPr>
      <w:r w:rsidRPr="004864BA">
        <w:rPr>
          <w:highlight w:val="yellow"/>
        </w:rPr>
        <w:t>SMTP</w:t>
      </w:r>
    </w:p>
    <w:p w:rsidR="00351A01" w:rsidRPr="00C32362" w:rsidRDefault="00351A01" w:rsidP="00351A01">
      <w:pPr>
        <w:widowControl w:val="0"/>
        <w:numPr>
          <w:ilvl w:val="0"/>
          <w:numId w:val="118"/>
        </w:numPr>
      </w:pPr>
      <w:r w:rsidRPr="00C32362">
        <w:t>TWAIN scanning to provide alternative scanning options for networked users</w:t>
      </w:r>
    </w:p>
    <w:p w:rsidR="00351A01" w:rsidRPr="00C32362" w:rsidRDefault="00351A01" w:rsidP="00351A01">
      <w:pPr>
        <w:pStyle w:val="Heading3"/>
        <w:rPr>
          <w:color w:val="auto"/>
        </w:rPr>
      </w:pPr>
      <w:bookmarkStart w:id="842" w:name="_Toc350086557"/>
      <w:bookmarkStart w:id="843" w:name="_Toc364329376"/>
      <w:bookmarkStart w:id="844" w:name="_Toc370288340"/>
      <w:r w:rsidRPr="00C32362">
        <w:rPr>
          <w:color w:val="auto"/>
        </w:rPr>
        <w:t>5.</w:t>
      </w:r>
      <w:r>
        <w:rPr>
          <w:color w:val="auto"/>
        </w:rPr>
        <w:t>9</w:t>
      </w:r>
      <w:r w:rsidRPr="00C32362">
        <w:rPr>
          <w:color w:val="auto"/>
        </w:rPr>
        <w:t>.1.2. MFD Monochrome Fax Functionality</w:t>
      </w:r>
      <w:bookmarkEnd w:id="842"/>
      <w:bookmarkEnd w:id="843"/>
      <w:bookmarkEnd w:id="844"/>
    </w:p>
    <w:p w:rsidR="00351A01" w:rsidRPr="00C32362" w:rsidRDefault="00351A01" w:rsidP="00351A01">
      <w:pPr>
        <w:pStyle w:val="List2"/>
      </w:pPr>
      <w:r w:rsidRPr="00C32362">
        <w:t>The fax functionality of the MFD must provide:</w:t>
      </w:r>
    </w:p>
    <w:p w:rsidR="00351A01" w:rsidRPr="00C32362" w:rsidRDefault="00351A01" w:rsidP="00351A01">
      <w:pPr>
        <w:pStyle w:val="List2"/>
        <w:numPr>
          <w:ilvl w:val="0"/>
          <w:numId w:val="119"/>
        </w:numPr>
        <w:tabs>
          <w:tab w:val="num" w:pos="1800"/>
        </w:tabs>
        <w:ind w:left="1080"/>
      </w:pPr>
      <w:r w:rsidRPr="00C32362">
        <w:t>Fax to Fax</w:t>
      </w:r>
    </w:p>
    <w:p w:rsidR="00351A01" w:rsidRPr="00C32362" w:rsidRDefault="00351A01" w:rsidP="00351A01">
      <w:pPr>
        <w:pStyle w:val="List2"/>
        <w:numPr>
          <w:ilvl w:val="0"/>
          <w:numId w:val="119"/>
        </w:numPr>
        <w:tabs>
          <w:tab w:val="num" w:pos="1800"/>
        </w:tabs>
        <w:ind w:left="1080"/>
      </w:pPr>
      <w:r w:rsidRPr="00C32362">
        <w:t>Internet faxing (desirable)</w:t>
      </w:r>
    </w:p>
    <w:p w:rsidR="00351A01" w:rsidRPr="00C32362" w:rsidRDefault="00351A01" w:rsidP="00351A01">
      <w:pPr>
        <w:pStyle w:val="List2"/>
        <w:numPr>
          <w:ilvl w:val="0"/>
          <w:numId w:val="119"/>
        </w:numPr>
        <w:tabs>
          <w:tab w:val="num" w:pos="1800"/>
        </w:tabs>
        <w:ind w:left="1080"/>
      </w:pPr>
      <w:r w:rsidRPr="00C32362">
        <w:t>Group dialing</w:t>
      </w:r>
    </w:p>
    <w:p w:rsidR="00351A01" w:rsidRPr="00C32362" w:rsidRDefault="00351A01" w:rsidP="00351A01">
      <w:pPr>
        <w:pStyle w:val="List2"/>
        <w:numPr>
          <w:ilvl w:val="0"/>
          <w:numId w:val="119"/>
        </w:numPr>
        <w:tabs>
          <w:tab w:val="num" w:pos="1800"/>
        </w:tabs>
        <w:ind w:left="1080"/>
      </w:pPr>
      <w:r w:rsidRPr="00C32362">
        <w:t>Quick dialing</w:t>
      </w:r>
    </w:p>
    <w:p w:rsidR="00351A01" w:rsidRPr="00C32362" w:rsidRDefault="00351A01" w:rsidP="00351A01">
      <w:pPr>
        <w:pStyle w:val="List2"/>
        <w:numPr>
          <w:ilvl w:val="0"/>
          <w:numId w:val="119"/>
        </w:numPr>
        <w:tabs>
          <w:tab w:val="num" w:pos="1800"/>
        </w:tabs>
        <w:ind w:left="1080"/>
      </w:pPr>
      <w:r w:rsidRPr="00C32362">
        <w:t>Page by page job status at the machine</w:t>
      </w:r>
    </w:p>
    <w:p w:rsidR="00351A01" w:rsidRPr="00C32362" w:rsidRDefault="00351A01" w:rsidP="00351A01">
      <w:pPr>
        <w:pStyle w:val="List2"/>
        <w:numPr>
          <w:ilvl w:val="0"/>
          <w:numId w:val="119"/>
        </w:numPr>
        <w:tabs>
          <w:tab w:val="num" w:pos="1800"/>
        </w:tabs>
        <w:ind w:left="1080"/>
      </w:pPr>
      <w:r w:rsidRPr="00C32362">
        <w:t>Transmission confirmation</w:t>
      </w:r>
    </w:p>
    <w:p w:rsidR="00351A01" w:rsidRPr="00C32362" w:rsidRDefault="00351A01" w:rsidP="00351A01">
      <w:pPr>
        <w:pStyle w:val="List2"/>
        <w:numPr>
          <w:ilvl w:val="0"/>
          <w:numId w:val="119"/>
        </w:numPr>
        <w:tabs>
          <w:tab w:val="num" w:pos="1800"/>
        </w:tabs>
        <w:ind w:left="1080"/>
      </w:pPr>
      <w:r w:rsidRPr="00C32362">
        <w:t>Full Dual Access allows simultaneous document scanning and fax reception</w:t>
      </w:r>
    </w:p>
    <w:p w:rsidR="00351A01" w:rsidRPr="00C32362" w:rsidRDefault="00351A01" w:rsidP="00351A01">
      <w:pPr>
        <w:pStyle w:val="List2"/>
        <w:numPr>
          <w:ilvl w:val="0"/>
          <w:numId w:val="119"/>
        </w:numPr>
        <w:tabs>
          <w:tab w:val="num" w:pos="1800"/>
        </w:tabs>
        <w:ind w:left="1080"/>
      </w:pPr>
      <w:r w:rsidRPr="00C32362">
        <w:t>Automatically stores incoming faxes in memory in the event paper or toner runs out</w:t>
      </w:r>
    </w:p>
    <w:p w:rsidR="00351A01" w:rsidRPr="00C32362" w:rsidRDefault="00351A01" w:rsidP="00351A01">
      <w:pPr>
        <w:pStyle w:val="Heading3"/>
        <w:rPr>
          <w:color w:val="auto"/>
        </w:rPr>
      </w:pPr>
      <w:bookmarkStart w:id="845" w:name="_Toc350086558"/>
      <w:bookmarkStart w:id="846" w:name="_Toc364329377"/>
      <w:bookmarkStart w:id="847" w:name="_Toc370288341"/>
      <w:r w:rsidRPr="00C32362">
        <w:rPr>
          <w:color w:val="auto"/>
        </w:rPr>
        <w:t>5.</w:t>
      </w:r>
      <w:r>
        <w:rPr>
          <w:color w:val="auto"/>
        </w:rPr>
        <w:t>9</w:t>
      </w:r>
      <w:r w:rsidRPr="00C32362">
        <w:rPr>
          <w:color w:val="auto"/>
        </w:rPr>
        <w:t>.1.3. MFD Monochrome Print Functionality</w:t>
      </w:r>
      <w:bookmarkEnd w:id="845"/>
      <w:bookmarkEnd w:id="846"/>
      <w:bookmarkEnd w:id="847"/>
    </w:p>
    <w:p w:rsidR="00351A01" w:rsidRPr="00C32362" w:rsidRDefault="00351A01" w:rsidP="00351A01">
      <w:pPr>
        <w:pStyle w:val="List2"/>
      </w:pPr>
      <w:r w:rsidRPr="00C32362">
        <w:t>The print functionality of the MFD must provide:</w:t>
      </w:r>
    </w:p>
    <w:p w:rsidR="00351A01" w:rsidRPr="00C32362" w:rsidRDefault="00351A01" w:rsidP="00351A01">
      <w:pPr>
        <w:pStyle w:val="List2"/>
        <w:numPr>
          <w:ilvl w:val="0"/>
          <w:numId w:val="120"/>
        </w:numPr>
      </w:pPr>
      <w:r w:rsidRPr="00C32362">
        <w:t>Resolution minimum 1200 X 1200 dpi</w:t>
      </w:r>
    </w:p>
    <w:p w:rsidR="00351A01" w:rsidRPr="00C32362" w:rsidRDefault="00351A01" w:rsidP="00351A01">
      <w:pPr>
        <w:pStyle w:val="List2"/>
        <w:numPr>
          <w:ilvl w:val="0"/>
          <w:numId w:val="120"/>
        </w:numPr>
      </w:pPr>
      <w:r w:rsidRPr="00C32362">
        <w:t>136 Postscript fonts</w:t>
      </w:r>
    </w:p>
    <w:p w:rsidR="00351A01" w:rsidRPr="00C32362" w:rsidRDefault="00351A01" w:rsidP="00351A01">
      <w:pPr>
        <w:pStyle w:val="List2"/>
        <w:numPr>
          <w:ilvl w:val="0"/>
          <w:numId w:val="120"/>
        </w:numPr>
      </w:pPr>
      <w:r w:rsidRPr="00C32362">
        <w:t>80 PCL fonts</w:t>
      </w:r>
    </w:p>
    <w:p w:rsidR="00351A01" w:rsidRPr="00C32362" w:rsidRDefault="00351A01" w:rsidP="00351A01">
      <w:pPr>
        <w:pStyle w:val="List2"/>
        <w:numPr>
          <w:ilvl w:val="0"/>
          <w:numId w:val="120"/>
        </w:numPr>
      </w:pPr>
      <w:r w:rsidRPr="00C32362">
        <w:t>Secure print function, which permits the user to print using an identification code/name.</w:t>
      </w:r>
    </w:p>
    <w:p w:rsidR="00351A01" w:rsidRPr="00C32362" w:rsidRDefault="00351A01" w:rsidP="00351A01">
      <w:pPr>
        <w:pStyle w:val="List2"/>
        <w:numPr>
          <w:ilvl w:val="0"/>
          <w:numId w:val="120"/>
        </w:numPr>
      </w:pPr>
      <w:r w:rsidRPr="00C32362">
        <w:t>Printer language – Adobe PostScript® 3™, PCL® 5c emulation, PCL® 6 emulation</w:t>
      </w:r>
    </w:p>
    <w:p w:rsidR="00351A01" w:rsidRPr="00C32362" w:rsidRDefault="00351A01" w:rsidP="00351A01">
      <w:pPr>
        <w:pStyle w:val="List2"/>
        <w:numPr>
          <w:ilvl w:val="0"/>
          <w:numId w:val="120"/>
        </w:numPr>
      </w:pPr>
      <w:r w:rsidRPr="00C32362">
        <w:t>Minimum of 55 pages per minute</w:t>
      </w:r>
    </w:p>
    <w:p w:rsidR="00351A01" w:rsidRPr="00C32362" w:rsidRDefault="00351A01" w:rsidP="00351A01">
      <w:pPr>
        <w:pStyle w:val="BodyTextIndent"/>
        <w:rPr>
          <w:rFonts w:ascii="Times New Roman" w:hAnsi="Times New Roman"/>
        </w:rPr>
      </w:pPr>
    </w:p>
    <w:p w:rsidR="00351A01" w:rsidRPr="006F6AAC" w:rsidRDefault="00351A01" w:rsidP="00351A01">
      <w:pPr>
        <w:pStyle w:val="Heading2"/>
      </w:pPr>
      <w:bookmarkStart w:id="848" w:name="_Toc350086559"/>
      <w:bookmarkStart w:id="849" w:name="_Toc364329378"/>
      <w:bookmarkStart w:id="850" w:name="_Toc370288342"/>
      <w:r w:rsidRPr="006F6AAC">
        <w:t>5.</w:t>
      </w:r>
      <w:r>
        <w:t>9</w:t>
      </w:r>
      <w:r w:rsidRPr="006F6AAC">
        <w:t>.2. Medium Volume Color MFD Requirements</w:t>
      </w:r>
      <w:bookmarkEnd w:id="848"/>
      <w:bookmarkEnd w:id="849"/>
      <w:bookmarkEnd w:id="850"/>
    </w:p>
    <w:p w:rsidR="00351A01" w:rsidRPr="00C32362" w:rsidRDefault="00351A01" w:rsidP="00351A01">
      <w:pPr>
        <w:pStyle w:val="BodyTextIndent"/>
        <w:rPr>
          <w:rFonts w:ascii="Times New Roman" w:hAnsi="Times New Roman"/>
        </w:rPr>
      </w:pPr>
      <w:r w:rsidRPr="00C32362">
        <w:rPr>
          <w:rFonts w:ascii="Times New Roman" w:hAnsi="Times New Roman"/>
        </w:rPr>
        <w:t>The medium volume MFD device must meet the following requirements:</w:t>
      </w:r>
    </w:p>
    <w:p w:rsidR="00351A01" w:rsidRPr="00C32362" w:rsidRDefault="00351A01" w:rsidP="00351A01">
      <w:pPr>
        <w:pStyle w:val="List2"/>
        <w:numPr>
          <w:ilvl w:val="0"/>
          <w:numId w:val="183"/>
        </w:numPr>
      </w:pPr>
      <w:r w:rsidRPr="00C32362">
        <w:t>Fully Automatic Duplexing (1-2, 2-2, and 2-1)</w:t>
      </w:r>
    </w:p>
    <w:p w:rsidR="00351A01" w:rsidRPr="00C32362" w:rsidRDefault="00351A01" w:rsidP="00351A01">
      <w:pPr>
        <w:pStyle w:val="List2"/>
        <w:numPr>
          <w:ilvl w:val="0"/>
          <w:numId w:val="183"/>
        </w:numPr>
      </w:pPr>
      <w:r w:rsidRPr="00C32362">
        <w:t>Auto Document Feeder (capable of handling up to 11 x 17 paper)</w:t>
      </w:r>
    </w:p>
    <w:p w:rsidR="00351A01" w:rsidRPr="00C32362" w:rsidRDefault="00351A01" w:rsidP="00351A01">
      <w:pPr>
        <w:pStyle w:val="List2"/>
        <w:numPr>
          <w:ilvl w:val="0"/>
          <w:numId w:val="183"/>
        </w:numPr>
      </w:pPr>
      <w:r w:rsidRPr="00C32362">
        <w:t>Full offset stacking capability (with no sorter bins required)</w:t>
      </w:r>
      <w:r w:rsidR="00117B4A">
        <w:t xml:space="preserve"> </w:t>
      </w:r>
      <w:r w:rsidR="00117B4A" w:rsidRPr="00787BB3">
        <w:rPr>
          <w:highlight w:val="yellow"/>
        </w:rPr>
        <w:t>(desirable)</w:t>
      </w:r>
    </w:p>
    <w:p w:rsidR="00351A01" w:rsidRPr="00C32362" w:rsidRDefault="00351A01" w:rsidP="00351A01">
      <w:pPr>
        <w:pStyle w:val="List2"/>
        <w:numPr>
          <w:ilvl w:val="0"/>
          <w:numId w:val="183"/>
        </w:numPr>
      </w:pPr>
      <w:r w:rsidRPr="00C32362">
        <w:t>Minimum of  1 GB RAM</w:t>
      </w:r>
    </w:p>
    <w:p w:rsidR="00351A01" w:rsidRPr="00C32362" w:rsidRDefault="00351A01" w:rsidP="00351A01">
      <w:pPr>
        <w:pStyle w:val="List2"/>
        <w:numPr>
          <w:ilvl w:val="0"/>
          <w:numId w:val="183"/>
        </w:numPr>
      </w:pPr>
      <w:r w:rsidRPr="00C32362">
        <w:t>Minimum of two (2) adjustable paper trays with capacity up to 500 sheets each and for various paper sizes (letter, ledger, &amp; 11 x 17)</w:t>
      </w:r>
    </w:p>
    <w:p w:rsidR="00351A01" w:rsidRPr="00C32362" w:rsidRDefault="00351A01" w:rsidP="00351A01">
      <w:pPr>
        <w:pStyle w:val="List2"/>
        <w:numPr>
          <w:ilvl w:val="0"/>
          <w:numId w:val="183"/>
        </w:numPr>
        <w:tabs>
          <w:tab w:val="num" w:pos="1440"/>
        </w:tabs>
      </w:pPr>
      <w:r w:rsidRPr="00C32362">
        <w:t>Duty cycle of at least 30,000 sheets per month</w:t>
      </w:r>
    </w:p>
    <w:p w:rsidR="00351A01" w:rsidRPr="00C32362" w:rsidRDefault="00351A01" w:rsidP="00351A01">
      <w:pPr>
        <w:pStyle w:val="List2"/>
        <w:numPr>
          <w:ilvl w:val="0"/>
          <w:numId w:val="183"/>
        </w:numPr>
        <w:tabs>
          <w:tab w:val="num" w:pos="1440"/>
        </w:tabs>
      </w:pPr>
      <w:r w:rsidRPr="00C32362">
        <w:t>Recommended print volume of 5,000 sheets per month</w:t>
      </w:r>
    </w:p>
    <w:p w:rsidR="00351A01" w:rsidRPr="00C32362" w:rsidRDefault="00351A01" w:rsidP="00351A01">
      <w:pPr>
        <w:pStyle w:val="List2"/>
        <w:numPr>
          <w:ilvl w:val="0"/>
          <w:numId w:val="183"/>
        </w:numPr>
      </w:pPr>
      <w:r w:rsidRPr="00C32362">
        <w:t xml:space="preserve">Finishing - automatic stapling capabilities, that can staple a minimum of 25 sheets of 20 lb. paper </w:t>
      </w:r>
    </w:p>
    <w:p w:rsidR="00351A01" w:rsidRPr="004864BA" w:rsidRDefault="00351A01" w:rsidP="00351A01">
      <w:pPr>
        <w:pStyle w:val="List2"/>
        <w:numPr>
          <w:ilvl w:val="0"/>
          <w:numId w:val="183"/>
        </w:numPr>
        <w:rPr>
          <w:highlight w:val="yellow"/>
        </w:rPr>
      </w:pPr>
      <w:r w:rsidRPr="004864BA">
        <w:rPr>
          <w:highlight w:val="yellow"/>
        </w:rPr>
        <w:t xml:space="preserve">Reduction and Enlargement in pre-set and in zoom </w:t>
      </w:r>
    </w:p>
    <w:p w:rsidR="00351A01" w:rsidRPr="00C32362" w:rsidRDefault="00351A01" w:rsidP="00351A01">
      <w:pPr>
        <w:pStyle w:val="List2"/>
        <w:numPr>
          <w:ilvl w:val="0"/>
          <w:numId w:val="183"/>
        </w:numPr>
      </w:pPr>
      <w:r w:rsidRPr="00C32362">
        <w:t>Image overwrite security features that completely delete all files after printing</w:t>
      </w:r>
      <w:r w:rsidR="00A81D5C">
        <w:t xml:space="preserve"> </w:t>
      </w:r>
      <w:r w:rsidR="00A81D5C" w:rsidRPr="004864BA">
        <w:rPr>
          <w:highlight w:val="yellow"/>
        </w:rPr>
        <w:t>(desirable)</w:t>
      </w:r>
    </w:p>
    <w:p w:rsidR="00351A01" w:rsidRPr="00C32362" w:rsidRDefault="00351A01" w:rsidP="00351A01">
      <w:pPr>
        <w:pStyle w:val="List2"/>
        <w:numPr>
          <w:ilvl w:val="0"/>
          <w:numId w:val="183"/>
        </w:numPr>
      </w:pPr>
      <w:r w:rsidRPr="00C32362">
        <w:t>Network Authentication that validates network user names and passwords</w:t>
      </w:r>
    </w:p>
    <w:p w:rsidR="00351A01" w:rsidRPr="00C32362" w:rsidRDefault="00351A01" w:rsidP="00351A01">
      <w:pPr>
        <w:pStyle w:val="List2"/>
        <w:numPr>
          <w:ilvl w:val="0"/>
          <w:numId w:val="183"/>
        </w:numPr>
      </w:pPr>
      <w:r w:rsidRPr="00C32362">
        <w:t>Standard network connectivity: 10/100/1000BaseTX Ethernet, IPv6</w:t>
      </w:r>
    </w:p>
    <w:p w:rsidR="00351A01" w:rsidRPr="00C32362" w:rsidRDefault="00351A01" w:rsidP="00351A01">
      <w:pPr>
        <w:pStyle w:val="List2"/>
      </w:pPr>
    </w:p>
    <w:p w:rsidR="00351A01" w:rsidRPr="00C32362" w:rsidRDefault="00351A01" w:rsidP="00351A01">
      <w:pPr>
        <w:pStyle w:val="List2"/>
      </w:pPr>
      <w:r w:rsidRPr="00C32362">
        <w:t>Each MFD must be capable of scanning, copying, faxing and printing as described in the following sections.</w:t>
      </w:r>
    </w:p>
    <w:p w:rsidR="00351A01" w:rsidRPr="00C32362" w:rsidRDefault="00351A01" w:rsidP="00351A01">
      <w:pPr>
        <w:pStyle w:val="Heading3"/>
        <w:rPr>
          <w:color w:val="auto"/>
        </w:rPr>
      </w:pPr>
      <w:bookmarkStart w:id="851" w:name="_Toc350086560"/>
      <w:bookmarkStart w:id="852" w:name="_Toc364329379"/>
      <w:bookmarkStart w:id="853" w:name="_Toc370288343"/>
      <w:r w:rsidRPr="00C32362">
        <w:rPr>
          <w:color w:val="auto"/>
        </w:rPr>
        <w:t>5.</w:t>
      </w:r>
      <w:r>
        <w:rPr>
          <w:color w:val="auto"/>
        </w:rPr>
        <w:t>9</w:t>
      </w:r>
      <w:r w:rsidRPr="00C32362">
        <w:rPr>
          <w:color w:val="auto"/>
        </w:rPr>
        <w:t>.2.1. MFD Color Scanner Functionality</w:t>
      </w:r>
      <w:bookmarkEnd w:id="851"/>
      <w:bookmarkEnd w:id="852"/>
      <w:bookmarkEnd w:id="853"/>
    </w:p>
    <w:p w:rsidR="00351A01" w:rsidRPr="00C32362" w:rsidRDefault="00351A01" w:rsidP="00351A01">
      <w:pPr>
        <w:pStyle w:val="List2"/>
      </w:pPr>
      <w:r w:rsidRPr="00C32362">
        <w:t>The scanner functionality of the MFD must provide:</w:t>
      </w:r>
    </w:p>
    <w:p w:rsidR="00351A01" w:rsidRPr="00C32362" w:rsidRDefault="00351A01" w:rsidP="00351A01">
      <w:pPr>
        <w:pStyle w:val="List2"/>
        <w:numPr>
          <w:ilvl w:val="0"/>
          <w:numId w:val="184"/>
        </w:numPr>
      </w:pPr>
      <w:r w:rsidRPr="00C32362">
        <w:t>Resolution –600 X 600 ppi (pixels per inch)</w:t>
      </w:r>
    </w:p>
    <w:p w:rsidR="00351A01" w:rsidRPr="00C32362" w:rsidRDefault="00351A01" w:rsidP="00351A01">
      <w:pPr>
        <w:pStyle w:val="List2"/>
        <w:numPr>
          <w:ilvl w:val="0"/>
          <w:numId w:val="184"/>
        </w:numPr>
      </w:pPr>
      <w:r w:rsidRPr="00C32362">
        <w:t xml:space="preserve">Optical Character Recognition (OCR) </w:t>
      </w:r>
      <w:r w:rsidR="00A81D5C" w:rsidRPr="004864BA">
        <w:rPr>
          <w:highlight w:val="yellow"/>
        </w:rPr>
        <w:t>functionality</w:t>
      </w:r>
    </w:p>
    <w:p w:rsidR="00351A01" w:rsidRPr="00C32362" w:rsidRDefault="00351A01" w:rsidP="00351A01">
      <w:pPr>
        <w:pStyle w:val="List2"/>
        <w:numPr>
          <w:ilvl w:val="0"/>
          <w:numId w:val="184"/>
        </w:numPr>
      </w:pPr>
      <w:r w:rsidRPr="00C32362">
        <w:t>Color scan speed: 50 sides per minute</w:t>
      </w:r>
    </w:p>
    <w:p w:rsidR="00351A01" w:rsidRPr="00C32362" w:rsidRDefault="00351A01" w:rsidP="00351A01">
      <w:pPr>
        <w:pStyle w:val="List2"/>
        <w:numPr>
          <w:ilvl w:val="0"/>
          <w:numId w:val="184"/>
        </w:numPr>
      </w:pPr>
      <w:r w:rsidRPr="00C32362">
        <w:lastRenderedPageBreak/>
        <w:t>Scan to desktop, e-mail, or to network folders to formats including but not limited to: TIFF/TIFF-F/Multi-page TIFF/PDF/ JPEG</w:t>
      </w:r>
    </w:p>
    <w:p w:rsidR="00351A01" w:rsidRPr="00C32362" w:rsidRDefault="00351A01" w:rsidP="00351A01">
      <w:pPr>
        <w:widowControl w:val="0"/>
        <w:numPr>
          <w:ilvl w:val="0"/>
          <w:numId w:val="184"/>
        </w:numPr>
      </w:pPr>
      <w:r w:rsidRPr="00C32362">
        <w:t>Ability to scan single-sided or duplex originals without intervention.</w:t>
      </w:r>
    </w:p>
    <w:p w:rsidR="00351A01" w:rsidRPr="00C32362" w:rsidRDefault="00351A01" w:rsidP="00351A01">
      <w:pPr>
        <w:widowControl w:val="0"/>
        <w:numPr>
          <w:ilvl w:val="0"/>
          <w:numId w:val="184"/>
        </w:numPr>
      </w:pPr>
      <w:r w:rsidRPr="00C32362">
        <w:t>Solution for encrypted point-to-point scanning (printer to desktop).</w:t>
      </w:r>
    </w:p>
    <w:p w:rsidR="00351A01" w:rsidRPr="00C32362" w:rsidRDefault="00351A01" w:rsidP="00351A01">
      <w:pPr>
        <w:widowControl w:val="0"/>
        <w:numPr>
          <w:ilvl w:val="0"/>
          <w:numId w:val="184"/>
        </w:numPr>
      </w:pPr>
      <w:r w:rsidRPr="00C32362">
        <w:t>Scans max paper size 11 x 17 at 600 dpi with 256 grayscale increments</w:t>
      </w:r>
    </w:p>
    <w:p w:rsidR="00351A01" w:rsidRPr="00C32362" w:rsidRDefault="00351A01" w:rsidP="00351A01">
      <w:pPr>
        <w:widowControl w:val="0"/>
        <w:numPr>
          <w:ilvl w:val="0"/>
          <w:numId w:val="184"/>
        </w:numPr>
      </w:pPr>
      <w:r w:rsidRPr="004864BA">
        <w:rPr>
          <w:highlight w:val="yellow"/>
        </w:rPr>
        <w:t>SMTP</w:t>
      </w:r>
    </w:p>
    <w:p w:rsidR="00351A01" w:rsidRPr="00C32362" w:rsidRDefault="00351A01" w:rsidP="00351A01">
      <w:pPr>
        <w:widowControl w:val="0"/>
        <w:numPr>
          <w:ilvl w:val="0"/>
          <w:numId w:val="184"/>
        </w:numPr>
      </w:pPr>
      <w:r w:rsidRPr="00C32362">
        <w:t>TWAIN scanning to provide alternative scanning options for networked users</w:t>
      </w:r>
    </w:p>
    <w:p w:rsidR="00351A01" w:rsidRPr="00C32362" w:rsidRDefault="00351A01" w:rsidP="00351A01">
      <w:pPr>
        <w:pStyle w:val="Heading3"/>
        <w:rPr>
          <w:color w:val="auto"/>
        </w:rPr>
      </w:pPr>
      <w:bookmarkStart w:id="854" w:name="_Toc350086561"/>
      <w:bookmarkStart w:id="855" w:name="_Toc364329380"/>
      <w:bookmarkStart w:id="856" w:name="_Toc370288344"/>
      <w:r w:rsidRPr="00C32362">
        <w:rPr>
          <w:color w:val="auto"/>
        </w:rPr>
        <w:t>5.</w:t>
      </w:r>
      <w:r>
        <w:rPr>
          <w:color w:val="auto"/>
        </w:rPr>
        <w:t>9</w:t>
      </w:r>
      <w:r w:rsidRPr="00C32362">
        <w:rPr>
          <w:color w:val="auto"/>
        </w:rPr>
        <w:t>.2.2. MFD Color Fax Functionality</w:t>
      </w:r>
      <w:bookmarkEnd w:id="854"/>
      <w:bookmarkEnd w:id="855"/>
      <w:bookmarkEnd w:id="856"/>
    </w:p>
    <w:p w:rsidR="00351A01" w:rsidRPr="00C32362" w:rsidRDefault="00351A01" w:rsidP="00351A01">
      <w:pPr>
        <w:pStyle w:val="List2"/>
      </w:pPr>
      <w:r w:rsidRPr="00C32362">
        <w:t>The fax functionality of the MFD must provide:</w:t>
      </w:r>
    </w:p>
    <w:p w:rsidR="00351A01" w:rsidRPr="00C32362" w:rsidRDefault="00351A01" w:rsidP="00351A01">
      <w:pPr>
        <w:pStyle w:val="List2"/>
        <w:numPr>
          <w:ilvl w:val="0"/>
          <w:numId w:val="182"/>
        </w:numPr>
        <w:tabs>
          <w:tab w:val="num" w:pos="1800"/>
        </w:tabs>
      </w:pPr>
      <w:r w:rsidRPr="00C32362">
        <w:t>Fax to Fax</w:t>
      </w:r>
    </w:p>
    <w:p w:rsidR="00351A01" w:rsidRPr="00C32362" w:rsidRDefault="00351A01" w:rsidP="00351A01">
      <w:pPr>
        <w:pStyle w:val="List2"/>
        <w:numPr>
          <w:ilvl w:val="0"/>
          <w:numId w:val="182"/>
        </w:numPr>
        <w:tabs>
          <w:tab w:val="num" w:pos="1800"/>
        </w:tabs>
      </w:pPr>
      <w:r w:rsidRPr="00C32362">
        <w:t>Internet faxing (desirable)</w:t>
      </w:r>
    </w:p>
    <w:p w:rsidR="00351A01" w:rsidRPr="00C32362" w:rsidRDefault="00351A01" w:rsidP="00351A01">
      <w:pPr>
        <w:pStyle w:val="List2"/>
        <w:numPr>
          <w:ilvl w:val="0"/>
          <w:numId w:val="182"/>
        </w:numPr>
        <w:tabs>
          <w:tab w:val="num" w:pos="1800"/>
        </w:tabs>
      </w:pPr>
      <w:r w:rsidRPr="00C32362">
        <w:t>Group dialing</w:t>
      </w:r>
    </w:p>
    <w:p w:rsidR="00351A01" w:rsidRPr="00C32362" w:rsidRDefault="00351A01" w:rsidP="00351A01">
      <w:pPr>
        <w:pStyle w:val="List2"/>
        <w:numPr>
          <w:ilvl w:val="0"/>
          <w:numId w:val="182"/>
        </w:numPr>
        <w:tabs>
          <w:tab w:val="num" w:pos="1800"/>
        </w:tabs>
      </w:pPr>
      <w:r w:rsidRPr="00C32362">
        <w:t>Quick dialing</w:t>
      </w:r>
    </w:p>
    <w:p w:rsidR="00351A01" w:rsidRPr="00C32362" w:rsidRDefault="00351A01" w:rsidP="00351A01">
      <w:pPr>
        <w:pStyle w:val="List2"/>
        <w:numPr>
          <w:ilvl w:val="0"/>
          <w:numId w:val="182"/>
        </w:numPr>
        <w:tabs>
          <w:tab w:val="num" w:pos="1800"/>
        </w:tabs>
      </w:pPr>
      <w:r w:rsidRPr="00C32362">
        <w:t>Page by page job status at the machine</w:t>
      </w:r>
    </w:p>
    <w:p w:rsidR="00351A01" w:rsidRPr="00C32362" w:rsidRDefault="00351A01" w:rsidP="00351A01">
      <w:pPr>
        <w:pStyle w:val="List2"/>
        <w:numPr>
          <w:ilvl w:val="0"/>
          <w:numId w:val="182"/>
        </w:numPr>
        <w:tabs>
          <w:tab w:val="num" w:pos="1800"/>
        </w:tabs>
      </w:pPr>
      <w:r w:rsidRPr="00C32362">
        <w:t>Transmission confirmation</w:t>
      </w:r>
    </w:p>
    <w:p w:rsidR="00351A01" w:rsidRPr="00C32362" w:rsidRDefault="00351A01" w:rsidP="00351A01">
      <w:pPr>
        <w:pStyle w:val="List2"/>
        <w:numPr>
          <w:ilvl w:val="0"/>
          <w:numId w:val="182"/>
        </w:numPr>
        <w:tabs>
          <w:tab w:val="num" w:pos="1800"/>
        </w:tabs>
      </w:pPr>
      <w:r w:rsidRPr="00C32362">
        <w:t>Full Dual Access allows simultaneous document scanning and fax reception</w:t>
      </w:r>
    </w:p>
    <w:p w:rsidR="00351A01" w:rsidRPr="00C32362" w:rsidRDefault="00351A01" w:rsidP="00351A01">
      <w:pPr>
        <w:pStyle w:val="List2"/>
        <w:numPr>
          <w:ilvl w:val="0"/>
          <w:numId w:val="182"/>
        </w:numPr>
        <w:tabs>
          <w:tab w:val="num" w:pos="1800"/>
        </w:tabs>
      </w:pPr>
      <w:r w:rsidRPr="00C32362">
        <w:t>Automatically stores incoming faxes in memory in the event paper or toner runs out</w:t>
      </w:r>
    </w:p>
    <w:p w:rsidR="00351A01" w:rsidRPr="00C32362" w:rsidRDefault="00351A01" w:rsidP="00351A01">
      <w:pPr>
        <w:pStyle w:val="Heading3"/>
        <w:rPr>
          <w:color w:val="auto"/>
        </w:rPr>
      </w:pPr>
      <w:bookmarkStart w:id="857" w:name="_Toc350086562"/>
      <w:bookmarkStart w:id="858" w:name="_Toc364329381"/>
      <w:bookmarkStart w:id="859" w:name="_Toc370288345"/>
      <w:r w:rsidRPr="00C32362">
        <w:rPr>
          <w:color w:val="auto"/>
        </w:rPr>
        <w:t>5.</w:t>
      </w:r>
      <w:r>
        <w:rPr>
          <w:color w:val="auto"/>
        </w:rPr>
        <w:t>9</w:t>
      </w:r>
      <w:r w:rsidRPr="00C32362">
        <w:rPr>
          <w:color w:val="auto"/>
        </w:rPr>
        <w:t>.2.3. MFD Color Print Functionality</w:t>
      </w:r>
      <w:bookmarkEnd w:id="857"/>
      <w:bookmarkEnd w:id="858"/>
      <w:bookmarkEnd w:id="859"/>
    </w:p>
    <w:p w:rsidR="00351A01" w:rsidRPr="00C32362" w:rsidRDefault="00351A01" w:rsidP="00351A01">
      <w:pPr>
        <w:pStyle w:val="List2"/>
      </w:pPr>
      <w:r w:rsidRPr="00C32362">
        <w:t>The print functionality of the MFD must provide:</w:t>
      </w:r>
    </w:p>
    <w:p w:rsidR="00351A01" w:rsidRPr="00C32362" w:rsidRDefault="00351A01" w:rsidP="00351A01">
      <w:pPr>
        <w:pStyle w:val="List2"/>
        <w:numPr>
          <w:ilvl w:val="0"/>
          <w:numId w:val="185"/>
        </w:numPr>
      </w:pPr>
      <w:r w:rsidRPr="00C32362">
        <w:t>Resolution minimum 1200 X 1200 dpi</w:t>
      </w:r>
    </w:p>
    <w:p w:rsidR="00351A01" w:rsidRPr="00C32362" w:rsidRDefault="00351A01" w:rsidP="00351A01">
      <w:pPr>
        <w:pStyle w:val="List2"/>
        <w:numPr>
          <w:ilvl w:val="0"/>
          <w:numId w:val="185"/>
        </w:numPr>
      </w:pPr>
      <w:r w:rsidRPr="00C32362">
        <w:t>136 Postscript fonts</w:t>
      </w:r>
    </w:p>
    <w:p w:rsidR="00351A01" w:rsidRPr="00C32362" w:rsidRDefault="00351A01" w:rsidP="00351A01">
      <w:pPr>
        <w:pStyle w:val="List2"/>
        <w:numPr>
          <w:ilvl w:val="0"/>
          <w:numId w:val="185"/>
        </w:numPr>
      </w:pPr>
      <w:r w:rsidRPr="00C32362">
        <w:t>80 PCL fonts</w:t>
      </w:r>
    </w:p>
    <w:p w:rsidR="00351A01" w:rsidRPr="00C32362" w:rsidRDefault="00351A01" w:rsidP="00351A01">
      <w:pPr>
        <w:pStyle w:val="List2"/>
        <w:numPr>
          <w:ilvl w:val="0"/>
          <w:numId w:val="185"/>
        </w:numPr>
      </w:pPr>
      <w:r w:rsidRPr="00C32362">
        <w:t>Secure print function, which permits the user to print using an identification code/name.</w:t>
      </w:r>
    </w:p>
    <w:p w:rsidR="00351A01" w:rsidRPr="00C32362" w:rsidRDefault="00351A01" w:rsidP="00351A01">
      <w:pPr>
        <w:pStyle w:val="List2"/>
        <w:numPr>
          <w:ilvl w:val="0"/>
          <w:numId w:val="185"/>
        </w:numPr>
      </w:pPr>
      <w:r w:rsidRPr="00C32362">
        <w:t>Printer language – Adobe PostScript® 3™, PCL® 5c emulation, PCL® 6 emulation</w:t>
      </w:r>
    </w:p>
    <w:p w:rsidR="00351A01" w:rsidRPr="00C32362" w:rsidRDefault="00351A01" w:rsidP="00351A01">
      <w:pPr>
        <w:pStyle w:val="List2"/>
        <w:numPr>
          <w:ilvl w:val="0"/>
          <w:numId w:val="185"/>
        </w:numPr>
      </w:pPr>
      <w:r w:rsidRPr="00C32362">
        <w:t>Minimum of 55 pages per minute (Monochrome / letter)</w:t>
      </w:r>
    </w:p>
    <w:p w:rsidR="00351A01" w:rsidRPr="00C32362" w:rsidRDefault="00351A01" w:rsidP="00351A01">
      <w:pPr>
        <w:pStyle w:val="List2"/>
        <w:numPr>
          <w:ilvl w:val="0"/>
          <w:numId w:val="185"/>
        </w:numPr>
      </w:pPr>
      <w:r w:rsidRPr="00C32362">
        <w:t>Minimum of 45 pages per minute (Color / letter)</w:t>
      </w:r>
    </w:p>
    <w:p w:rsidR="00351A01" w:rsidRPr="006F6AAC" w:rsidRDefault="00351A01" w:rsidP="00351A01">
      <w:pPr>
        <w:pStyle w:val="Heading3"/>
      </w:pPr>
      <w:bookmarkStart w:id="860" w:name="_Toc350086563"/>
      <w:bookmarkStart w:id="861" w:name="_Toc364329382"/>
      <w:bookmarkStart w:id="862" w:name="_Toc370288346"/>
      <w:r w:rsidRPr="006F6AAC">
        <w:t>5.</w:t>
      </w:r>
      <w:r>
        <w:t>9</w:t>
      </w:r>
      <w:r w:rsidRPr="006F6AAC">
        <w:t>.</w:t>
      </w:r>
      <w:r>
        <w:t>3</w:t>
      </w:r>
      <w:r w:rsidRPr="006F6AAC">
        <w:t xml:space="preserve">. </w:t>
      </w:r>
      <w:r w:rsidRPr="00B1383B">
        <w:rPr>
          <w:highlight w:val="yellow"/>
        </w:rPr>
        <w:t>MFD Consumables</w:t>
      </w:r>
      <w:bookmarkEnd w:id="860"/>
      <w:bookmarkEnd w:id="861"/>
      <w:bookmarkEnd w:id="862"/>
    </w:p>
    <w:p w:rsidR="00351A01" w:rsidRPr="00C32362" w:rsidRDefault="00351A01" w:rsidP="00351A01">
      <w:pPr>
        <w:pStyle w:val="BodyTextIndent"/>
        <w:rPr>
          <w:rFonts w:ascii="Times New Roman" w:hAnsi="Times New Roman"/>
        </w:rPr>
      </w:pPr>
      <w:r w:rsidRPr="00C32362">
        <w:rPr>
          <w:rFonts w:ascii="Times New Roman" w:hAnsi="Times New Roman"/>
        </w:rPr>
        <w:t>At a minimum, the following consumables must be provided:</w:t>
      </w:r>
    </w:p>
    <w:p w:rsidR="00351A01" w:rsidRPr="00C32362" w:rsidRDefault="00351A01" w:rsidP="00351A01">
      <w:pPr>
        <w:widowControl w:val="0"/>
        <w:numPr>
          <w:ilvl w:val="1"/>
          <w:numId w:val="183"/>
        </w:numPr>
        <w:tabs>
          <w:tab w:val="num" w:pos="1080"/>
        </w:tabs>
        <w:ind w:left="1080"/>
      </w:pPr>
      <w:r w:rsidRPr="00C32362">
        <w:t xml:space="preserve">Staples – supply for </w:t>
      </w:r>
      <w:r w:rsidR="007577C0" w:rsidRPr="004864BA">
        <w:rPr>
          <w:highlight w:val="yellow"/>
        </w:rPr>
        <w:t>high</w:t>
      </w:r>
      <w:r w:rsidR="007577C0" w:rsidRPr="00C32362">
        <w:t xml:space="preserve"> </w:t>
      </w:r>
      <w:r w:rsidRPr="00C32362">
        <w:t>volume monochrome printer</w:t>
      </w:r>
      <w:r>
        <w:t xml:space="preserve"> (minimum of 5000)</w:t>
      </w:r>
    </w:p>
    <w:p w:rsidR="00351A01" w:rsidRPr="00C32362" w:rsidRDefault="00351A01" w:rsidP="00351A01">
      <w:pPr>
        <w:widowControl w:val="0"/>
        <w:numPr>
          <w:ilvl w:val="1"/>
          <w:numId w:val="183"/>
        </w:numPr>
        <w:tabs>
          <w:tab w:val="num" w:pos="1080"/>
        </w:tabs>
        <w:ind w:left="1080"/>
      </w:pPr>
      <w:r w:rsidRPr="00C32362">
        <w:t xml:space="preserve">Toner – supply for </w:t>
      </w:r>
      <w:r w:rsidR="007577C0" w:rsidRPr="004864BA">
        <w:rPr>
          <w:highlight w:val="yellow"/>
        </w:rPr>
        <w:t>high</w:t>
      </w:r>
      <w:r w:rsidR="007577C0" w:rsidRPr="00C32362">
        <w:t xml:space="preserve"> </w:t>
      </w:r>
      <w:r w:rsidRPr="00C32362">
        <w:t>volume monochrome printer</w:t>
      </w:r>
      <w:r>
        <w:t xml:space="preserve"> (minimum replacement of toner initially supplied with system)</w:t>
      </w:r>
    </w:p>
    <w:p w:rsidR="00351A01" w:rsidRPr="00C32362" w:rsidRDefault="00351A01" w:rsidP="00351A01">
      <w:pPr>
        <w:widowControl w:val="0"/>
        <w:numPr>
          <w:ilvl w:val="1"/>
          <w:numId w:val="183"/>
        </w:numPr>
        <w:tabs>
          <w:tab w:val="num" w:pos="1080"/>
        </w:tabs>
        <w:ind w:left="1080"/>
      </w:pPr>
      <w:r w:rsidRPr="00C32362">
        <w:t>Paper:</w:t>
      </w:r>
    </w:p>
    <w:p w:rsidR="00351A01" w:rsidRPr="00C32362" w:rsidRDefault="00351A01" w:rsidP="00351A01">
      <w:pPr>
        <w:widowControl w:val="0"/>
        <w:numPr>
          <w:ilvl w:val="0"/>
          <w:numId w:val="121"/>
        </w:numPr>
        <w:tabs>
          <w:tab w:val="clear" w:pos="720"/>
          <w:tab w:val="num" w:pos="1440"/>
        </w:tabs>
        <w:ind w:left="1440"/>
      </w:pPr>
      <w:r w:rsidRPr="00C32362">
        <w:t>8.5" x 11" White; 5,000 sheets per case</w:t>
      </w:r>
    </w:p>
    <w:p w:rsidR="00351A01" w:rsidRPr="00C32362" w:rsidRDefault="00351A01" w:rsidP="00351A01">
      <w:pPr>
        <w:widowControl w:val="0"/>
        <w:numPr>
          <w:ilvl w:val="0"/>
          <w:numId w:val="121"/>
        </w:numPr>
        <w:tabs>
          <w:tab w:val="clear" w:pos="720"/>
          <w:tab w:val="num" w:pos="1440"/>
        </w:tabs>
        <w:ind w:left="1440"/>
      </w:pPr>
      <w:r w:rsidRPr="00C32362">
        <w:t>11" x 17" White; 2,500 sheets per case</w:t>
      </w:r>
    </w:p>
    <w:p w:rsidR="00351A01" w:rsidRPr="006F6AAC" w:rsidRDefault="00351A01" w:rsidP="00351A01">
      <w:pPr>
        <w:pStyle w:val="Heading2"/>
      </w:pPr>
      <w:bookmarkStart w:id="863" w:name="_Toc350086564"/>
      <w:bookmarkStart w:id="864" w:name="_Toc364329383"/>
      <w:bookmarkStart w:id="865" w:name="_Toc370288347"/>
      <w:r w:rsidRPr="006F6AAC">
        <w:t>5.</w:t>
      </w:r>
      <w:r>
        <w:t>10</w:t>
      </w:r>
      <w:r w:rsidRPr="006F6AAC">
        <w:t>. Additional Support Devices Technology</w:t>
      </w:r>
      <w:bookmarkEnd w:id="863"/>
      <w:bookmarkEnd w:id="864"/>
      <w:bookmarkEnd w:id="865"/>
    </w:p>
    <w:p w:rsidR="00351A01" w:rsidRPr="00C32362" w:rsidRDefault="00351A01" w:rsidP="00351A01">
      <w:pPr>
        <w:pStyle w:val="BodyTextIndent"/>
        <w:rPr>
          <w:rFonts w:ascii="Times New Roman" w:hAnsi="Times New Roman"/>
        </w:rPr>
      </w:pPr>
      <w:r w:rsidRPr="00C32362">
        <w:rPr>
          <w:rFonts w:ascii="Times New Roman" w:hAnsi="Times New Roman"/>
        </w:rPr>
        <w:t>Basic network equipment in support of supporting systems technology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Basic storage equipment in support of supporting systems technology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Devices running client-oriented OS’s such as Windows, Macintosh, etc. to allow direct monitoring of supporting technology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Systems security technology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Image and display tools in support of supporting technology considerations and configurations (additional technology)</w:t>
      </w:r>
    </w:p>
    <w:p w:rsidR="00351A01" w:rsidRPr="006F6AAC" w:rsidRDefault="00351A01" w:rsidP="00351A01">
      <w:pPr>
        <w:pStyle w:val="Heading2"/>
      </w:pPr>
      <w:bookmarkStart w:id="866" w:name="_Toc350086565"/>
      <w:bookmarkStart w:id="867" w:name="_Toc364329384"/>
      <w:bookmarkStart w:id="868" w:name="_Toc370288348"/>
      <w:r w:rsidRPr="006F6AAC">
        <w:t>5.1</w:t>
      </w:r>
      <w:r>
        <w:t>1</w:t>
      </w:r>
      <w:r w:rsidRPr="006F6AAC">
        <w:t>. Support Devices Specialists</w:t>
      </w:r>
      <w:bookmarkEnd w:id="866"/>
      <w:bookmarkEnd w:id="867"/>
      <w:bookmarkEnd w:id="868"/>
    </w:p>
    <w:p w:rsidR="00351A01" w:rsidRPr="00C32362" w:rsidRDefault="00351A01" w:rsidP="00351A01">
      <w:pPr>
        <w:pStyle w:val="BodyTextIndent"/>
        <w:rPr>
          <w:rFonts w:ascii="Times New Roman" w:hAnsi="Times New Roman"/>
        </w:rPr>
      </w:pPr>
      <w:r w:rsidRPr="00C32362">
        <w:rPr>
          <w:rFonts w:ascii="Times New Roman" w:hAnsi="Times New Roman"/>
        </w:rPr>
        <w:t xml:space="preserve">To assist in product recommendations, installation, and support of computer systems products the following specialists shall be </w:t>
      </w:r>
      <w:r>
        <w:rPr>
          <w:rFonts w:ascii="Times New Roman" w:hAnsi="Times New Roman"/>
        </w:rPr>
        <w:t>supported</w:t>
      </w:r>
      <w:r w:rsidRPr="00C32362">
        <w:rPr>
          <w:rFonts w:ascii="Times New Roman" w:hAnsi="Times New Roman"/>
        </w:rPr>
        <w:t>:</w:t>
      </w:r>
    </w:p>
    <w:p w:rsidR="00351A01" w:rsidRPr="00C32362" w:rsidRDefault="00351A01" w:rsidP="003E29C5">
      <w:pPr>
        <w:pStyle w:val="List2"/>
        <w:numPr>
          <w:ilvl w:val="0"/>
          <w:numId w:val="553"/>
        </w:numPr>
        <w:rPr>
          <w:b/>
        </w:rPr>
      </w:pPr>
      <w:r w:rsidRPr="00C32362">
        <w:t xml:space="preserve">Information Assurance Specialist </w:t>
      </w:r>
      <w:r w:rsidRPr="00C32362">
        <w:rPr>
          <w:b/>
        </w:rPr>
        <w:t xml:space="preserve"> </w:t>
      </w:r>
    </w:p>
    <w:p w:rsidR="00351A01" w:rsidRPr="00C32362" w:rsidRDefault="00351A01" w:rsidP="003E29C5">
      <w:pPr>
        <w:pStyle w:val="List3"/>
        <w:numPr>
          <w:ilvl w:val="1"/>
          <w:numId w:val="553"/>
        </w:numPr>
        <w:tabs>
          <w:tab w:val="left" w:pos="1440"/>
          <w:tab w:val="left" w:pos="1530"/>
        </w:tabs>
        <w:jc w:val="both"/>
      </w:pPr>
      <w:r w:rsidRPr="00C32362">
        <w:lastRenderedPageBreak/>
        <w:t xml:space="preserve">Analyzes general information assurance-related technical problems and provides basic engineering and technical support in solving these problems.   Supports the integration of information assurance solutions and technologies into supporting IT equipment with particular attention to protocols, interfaces, and system design.   Analyzes and defines security requirements for supporting IT systems.  Designs, develops, engineers, and implements solutions that meet systems security requirements.  Responsible for integration and implementation of the security solution.  Performs vulnerability/risk analyses of computer systems and applications during all phases of the system development life cycle.  Configures test beds and conducts testing, records and analyzes results, and provides recommendations for improvements for the products/systems under test.  Analyzes and defines security requirement for computer systems which may include mainframes, workstations, and personal computers.  Designs, develops, engineers, and implements solutions that meet security requirements.  Responsible for integration and implementation of the computer system security solution.  Gathers and organizes technical information about an organization’s mission goals and needs, existing security products, and ongoing programs in computer security.  Performs risk analyses of computer systems and applications during all phases of the system development life cycle.  Applies principles, methods, and knowledge of security to specific areas task order requirements.  Test developed systems at each point of entry for ease of unregulated entry; systems resources denial; system information corruption; unlawful use of system resources; vulnerability to electronic disruption. </w:t>
      </w:r>
    </w:p>
    <w:p w:rsidR="00351A01" w:rsidRDefault="00351A01" w:rsidP="003E29C5">
      <w:pPr>
        <w:pStyle w:val="List3"/>
        <w:numPr>
          <w:ilvl w:val="1"/>
          <w:numId w:val="553"/>
        </w:numPr>
      </w:pPr>
      <w:r w:rsidRPr="00C32362">
        <w:t>Experience Requirements: This position requires a minimum of seven years of substantial experience in system security analysis and implementation; design assurance or testing for information assurance products and systems; integration or testing for information assurance products and systems.  Experience in heterogeneous computer networking technology and work in protocol and/or interface standards specification is recommended.</w:t>
      </w:r>
    </w:p>
    <w:p w:rsidR="004541D8" w:rsidRDefault="004541D8">
      <w:pPr>
        <w:pStyle w:val="List3"/>
        <w:ind w:left="1800" w:firstLine="0"/>
      </w:pPr>
    </w:p>
    <w:p w:rsidR="00351A01" w:rsidRPr="00C32362" w:rsidRDefault="00351A01" w:rsidP="003E29C5">
      <w:pPr>
        <w:pStyle w:val="List3"/>
        <w:numPr>
          <w:ilvl w:val="0"/>
          <w:numId w:val="111"/>
        </w:numPr>
        <w:tabs>
          <w:tab w:val="clear" w:pos="720"/>
          <w:tab w:val="num" w:pos="1080"/>
        </w:tabs>
        <w:ind w:firstLine="0"/>
      </w:pPr>
      <w:r w:rsidRPr="00C32362">
        <w:t xml:space="preserve">Hardware Engineer   </w:t>
      </w:r>
    </w:p>
    <w:p w:rsidR="00351A01" w:rsidRPr="00C32362" w:rsidRDefault="00351A01" w:rsidP="003E29C5">
      <w:pPr>
        <w:pStyle w:val="List3"/>
        <w:numPr>
          <w:ilvl w:val="0"/>
          <w:numId w:val="181"/>
        </w:numPr>
        <w:tabs>
          <w:tab w:val="clear" w:pos="360"/>
          <w:tab w:val="num" w:pos="2520"/>
        </w:tabs>
        <w:ind w:left="1800"/>
      </w:pPr>
      <w:r w:rsidRPr="00C32362">
        <w:t xml:space="preserve">Provides functional and empirical analysis related to the design, development, and implementation of hardware for products including, but not limited to, the circuit design of components, development of structure specifications of a personal computer, and the design of a computer display unit.  Participates in the development of test strategies, devices, and systems.  Possesses and applies a comprehensive knowledge of a particular field of specialization to the completion of significant assignments.  Plans and conducts assignments, generally involving the larger and more important projects or more than one project.  Evaluates progress and results and recommends major changes in procedures.  May lead or direct projects.  </w:t>
      </w:r>
    </w:p>
    <w:p w:rsidR="00351A01" w:rsidRPr="00C32362" w:rsidRDefault="00351A01" w:rsidP="003E29C5">
      <w:pPr>
        <w:pStyle w:val="List3"/>
        <w:numPr>
          <w:ilvl w:val="0"/>
          <w:numId w:val="181"/>
        </w:numPr>
        <w:tabs>
          <w:tab w:val="clear" w:pos="360"/>
          <w:tab w:val="num" w:pos="720"/>
        </w:tabs>
        <w:ind w:left="1800"/>
      </w:pPr>
      <w:r w:rsidRPr="00C32362">
        <w:t>Experience Requirements: Ten years of intensive and progressive experience in a computer related field including development and design of complex hardware and communications systems.</w:t>
      </w:r>
    </w:p>
    <w:p w:rsidR="00351A01" w:rsidRPr="00D9231D" w:rsidRDefault="00351A01" w:rsidP="00351A01">
      <w:pPr>
        <w:pStyle w:val="Heading1"/>
      </w:pPr>
      <w:r w:rsidRPr="00D9231D">
        <w:br w:type="page"/>
      </w:r>
    </w:p>
    <w:p w:rsidR="00351A01" w:rsidRPr="00D9231D" w:rsidRDefault="00351A01" w:rsidP="00351A01">
      <w:pPr>
        <w:pStyle w:val="Heading1"/>
      </w:pPr>
      <w:bookmarkStart w:id="869" w:name="_Toc350086566"/>
      <w:bookmarkStart w:id="870" w:name="_Toc364329385"/>
      <w:bookmarkStart w:id="871" w:name="_Toc370288349"/>
      <w:r w:rsidRPr="00D9231D">
        <w:lastRenderedPageBreak/>
        <w:t>6. Category B: Group D: Network Devices, Computer Security Tools and Advanced Video and Conference Tools</w:t>
      </w:r>
      <w:bookmarkEnd w:id="869"/>
      <w:bookmarkEnd w:id="870"/>
      <w:bookmarkEnd w:id="871"/>
    </w:p>
    <w:p w:rsidR="00351A01" w:rsidRPr="00C32362" w:rsidRDefault="00351A01" w:rsidP="00351A01">
      <w:pPr>
        <w:pStyle w:val="BodyTextIndent"/>
        <w:rPr>
          <w:rFonts w:ascii="Times New Roman" w:hAnsi="Times New Roman"/>
        </w:rPr>
      </w:pPr>
      <w:r w:rsidRPr="00C32362">
        <w:rPr>
          <w:rFonts w:ascii="Times New Roman" w:hAnsi="Times New Roman"/>
        </w:rPr>
        <w:t xml:space="preserve">This section specifies equipment needed to support a full implementation of computer systems in the NASA network environment in terms of networking and computer security along with support of audio-visual related requirements.  These items may be purchased by the Government separately from the computer systems but rely on standards and standard interfaces to ensure interoperability with the computer systems. </w:t>
      </w:r>
    </w:p>
    <w:p w:rsidR="00351A01" w:rsidRPr="00C32362" w:rsidRDefault="00351A01" w:rsidP="00351A01">
      <w:pPr>
        <w:pStyle w:val="BodyTextIndent"/>
        <w:rPr>
          <w:rFonts w:ascii="Times New Roman" w:hAnsi="Times New Roman"/>
        </w:rPr>
      </w:pPr>
      <w:r w:rsidRPr="00C32362">
        <w:rPr>
          <w:rFonts w:ascii="Times New Roman" w:hAnsi="Times New Roman"/>
        </w:rPr>
        <w:t>All proposed mandatory products must meet the following (where applicable):</w:t>
      </w:r>
    </w:p>
    <w:p w:rsidR="00351A01" w:rsidRPr="00C32362" w:rsidRDefault="00351A01" w:rsidP="00351A01">
      <w:pPr>
        <w:pStyle w:val="BodyTextIndent"/>
        <w:numPr>
          <w:ilvl w:val="0"/>
          <w:numId w:val="174"/>
        </w:numPr>
        <w:spacing w:after="0"/>
        <w:rPr>
          <w:rFonts w:ascii="Times New Roman" w:hAnsi="Times New Roman"/>
        </w:rPr>
      </w:pPr>
      <w:r w:rsidRPr="00C32362">
        <w:rPr>
          <w:rFonts w:ascii="Times New Roman" w:hAnsi="Times New Roman"/>
        </w:rPr>
        <w:t>EPEAT certified</w:t>
      </w:r>
    </w:p>
    <w:p w:rsidR="00351A01" w:rsidRPr="00C32362" w:rsidRDefault="00351A01" w:rsidP="00351A01">
      <w:pPr>
        <w:pStyle w:val="BodyTextIndent"/>
        <w:numPr>
          <w:ilvl w:val="0"/>
          <w:numId w:val="174"/>
        </w:numPr>
        <w:spacing w:after="0"/>
        <w:rPr>
          <w:rFonts w:ascii="Times New Roman" w:hAnsi="Times New Roman"/>
        </w:rPr>
      </w:pPr>
      <w:r w:rsidRPr="00C32362">
        <w:rPr>
          <w:rFonts w:ascii="Times New Roman" w:hAnsi="Times New Roman"/>
        </w:rPr>
        <w:t>Energy Star compliant</w:t>
      </w:r>
    </w:p>
    <w:p w:rsidR="00351A01" w:rsidRPr="00C32362" w:rsidRDefault="00351A01" w:rsidP="00351A01">
      <w:pPr>
        <w:pStyle w:val="BodyTextIndent"/>
        <w:numPr>
          <w:ilvl w:val="0"/>
          <w:numId w:val="174"/>
        </w:numPr>
        <w:spacing w:after="0"/>
        <w:rPr>
          <w:rFonts w:ascii="Times New Roman" w:hAnsi="Times New Roman"/>
        </w:rPr>
      </w:pPr>
      <w:r w:rsidRPr="00C32362">
        <w:rPr>
          <w:rFonts w:ascii="Times New Roman" w:hAnsi="Times New Roman"/>
        </w:rPr>
        <w:t>508 compliant</w:t>
      </w:r>
    </w:p>
    <w:p w:rsidR="00351A01" w:rsidRDefault="00351A01" w:rsidP="00351A01">
      <w:pPr>
        <w:pStyle w:val="BodyTextIndent"/>
        <w:numPr>
          <w:ilvl w:val="0"/>
          <w:numId w:val="174"/>
        </w:numPr>
        <w:spacing w:after="0"/>
        <w:rPr>
          <w:rFonts w:ascii="Times New Roman" w:hAnsi="Times New Roman"/>
        </w:rPr>
      </w:pPr>
      <w:r w:rsidRPr="00C32362">
        <w:rPr>
          <w:rFonts w:ascii="Times New Roman" w:hAnsi="Times New Roman"/>
        </w:rPr>
        <w:t>Trade Act (TAA) compliant.</w:t>
      </w:r>
    </w:p>
    <w:p w:rsidR="00351A01" w:rsidRPr="00C32362" w:rsidRDefault="00351A01" w:rsidP="00351A01">
      <w:pPr>
        <w:pStyle w:val="BodyTextIndent"/>
        <w:numPr>
          <w:ilvl w:val="0"/>
          <w:numId w:val="174"/>
        </w:numPr>
        <w:spacing w:after="0"/>
        <w:rPr>
          <w:rFonts w:ascii="Times New Roman" w:hAnsi="Times New Roman"/>
        </w:rPr>
      </w:pPr>
      <w:r>
        <w:rPr>
          <w:rFonts w:ascii="Times New Roman" w:hAnsi="Times New Roman"/>
        </w:rPr>
        <w:t>New Equipment</w:t>
      </w:r>
    </w:p>
    <w:p w:rsidR="00351A01" w:rsidRPr="00C32362" w:rsidRDefault="00351A01" w:rsidP="00351A01">
      <w:pPr>
        <w:pStyle w:val="BodyTextIndent"/>
        <w:numPr>
          <w:ilvl w:val="0"/>
          <w:numId w:val="174"/>
        </w:numPr>
        <w:spacing w:after="0"/>
        <w:rPr>
          <w:rFonts w:ascii="Times New Roman" w:hAnsi="Times New Roman"/>
        </w:rPr>
      </w:pPr>
      <w:r w:rsidRPr="00C32362">
        <w:rPr>
          <w:rFonts w:ascii="Times New Roman" w:hAnsi="Times New Roman"/>
        </w:rPr>
        <w:t>Authorized reseller for the following mandatory products:</w:t>
      </w:r>
    </w:p>
    <w:p w:rsidR="00351A01" w:rsidRPr="00C32362" w:rsidRDefault="00351A01" w:rsidP="00351A01">
      <w:pPr>
        <w:ind w:left="1800"/>
      </w:pPr>
      <w:r w:rsidRPr="00C32362">
        <w:t xml:space="preserve">Wireless Access Point </w:t>
      </w:r>
    </w:p>
    <w:p w:rsidR="00351A01" w:rsidRDefault="00351A01" w:rsidP="00351A01">
      <w:pPr>
        <w:ind w:left="1800"/>
      </w:pPr>
      <w:r w:rsidRPr="00C32362">
        <w:t xml:space="preserve">High End LAN switch chassis </w:t>
      </w:r>
      <w:r>
        <w:t>(OEM1)</w:t>
      </w:r>
    </w:p>
    <w:p w:rsidR="00351A01" w:rsidRPr="00C32362" w:rsidRDefault="00351A01" w:rsidP="00351A01">
      <w:pPr>
        <w:ind w:left="1800"/>
      </w:pPr>
      <w:r w:rsidRPr="00C32362">
        <w:t xml:space="preserve">High End LAN switch chassis </w:t>
      </w:r>
      <w:r>
        <w:t>(OEM2)</w:t>
      </w:r>
    </w:p>
    <w:p w:rsidR="00351A01" w:rsidRDefault="00351A01" w:rsidP="00351A01">
      <w:pPr>
        <w:ind w:left="1800"/>
      </w:pPr>
      <w:r>
        <w:t>Large</w:t>
      </w:r>
      <w:r w:rsidRPr="00C32362">
        <w:t xml:space="preserve"> Network Router </w:t>
      </w:r>
    </w:p>
    <w:p w:rsidR="00351A01" w:rsidRPr="00C32362" w:rsidRDefault="00351A01" w:rsidP="00351A01">
      <w:pPr>
        <w:ind w:left="1800"/>
      </w:pPr>
      <w:r w:rsidRPr="00C32362">
        <w:t xml:space="preserve">VPN Appliance </w:t>
      </w:r>
    </w:p>
    <w:p w:rsidR="00351A01" w:rsidRPr="00C32362" w:rsidRDefault="00351A01" w:rsidP="00351A01">
      <w:pPr>
        <w:pStyle w:val="BodyTextIndent"/>
        <w:spacing w:after="0"/>
        <w:rPr>
          <w:rFonts w:ascii="Times New Roman" w:hAnsi="Times New Roman"/>
        </w:rPr>
      </w:pPr>
    </w:p>
    <w:p w:rsidR="00351A01" w:rsidRPr="006F6AAC" w:rsidRDefault="00351A01" w:rsidP="00351A01">
      <w:pPr>
        <w:pStyle w:val="Heading2"/>
      </w:pPr>
      <w:bookmarkStart w:id="872" w:name="_Toc350086567"/>
      <w:bookmarkStart w:id="873" w:name="_Toc364329386"/>
      <w:bookmarkStart w:id="874" w:name="_Toc370288350"/>
      <w:r w:rsidRPr="006F6AAC">
        <w:t>6.1. Network and Communication Devices</w:t>
      </w:r>
      <w:bookmarkEnd w:id="872"/>
      <w:bookmarkEnd w:id="873"/>
      <w:bookmarkEnd w:id="874"/>
    </w:p>
    <w:p w:rsidR="00351A01" w:rsidRPr="00C32362" w:rsidRDefault="00351A01" w:rsidP="00351A01">
      <w:pPr>
        <w:pStyle w:val="BodyTextIndent"/>
        <w:rPr>
          <w:rFonts w:ascii="Times New Roman" w:hAnsi="Times New Roman"/>
        </w:rPr>
      </w:pPr>
      <w:r w:rsidRPr="00C32362">
        <w:rPr>
          <w:rFonts w:ascii="Times New Roman" w:hAnsi="Times New Roman"/>
        </w:rPr>
        <w:t>This section describes the mandatory requirements for the base network technology including network hardware, software and communication devices. While comprehensive and specific functional and performance specifications do not exist for each supporting network equipment, all equipment must meet the Network Core Specification, unless noted otherwise.</w:t>
      </w:r>
    </w:p>
    <w:p w:rsidR="00351A01" w:rsidRPr="00C32362" w:rsidRDefault="00351A01" w:rsidP="00351A01">
      <w:pPr>
        <w:pStyle w:val="Heading3"/>
      </w:pPr>
      <w:bookmarkStart w:id="875" w:name="_Toc350086568"/>
      <w:bookmarkStart w:id="876" w:name="_Toc364329387"/>
      <w:bookmarkStart w:id="877" w:name="_Toc370288351"/>
      <w:r w:rsidRPr="00C32362">
        <w:t>6.1.1. Network Technology Core Specification</w:t>
      </w:r>
      <w:bookmarkEnd w:id="875"/>
      <w:bookmarkEnd w:id="876"/>
      <w:bookmarkEnd w:id="877"/>
    </w:p>
    <w:p w:rsidR="00351A01" w:rsidRPr="00C32362" w:rsidRDefault="00351A01" w:rsidP="00351A01">
      <w:pPr>
        <w:pStyle w:val="BodyTextIndent"/>
        <w:rPr>
          <w:rFonts w:ascii="Times New Roman" w:hAnsi="Times New Roman"/>
        </w:rPr>
      </w:pPr>
      <w:r w:rsidRPr="00C32362">
        <w:rPr>
          <w:rFonts w:ascii="Times New Roman" w:hAnsi="Times New Roman"/>
        </w:rPr>
        <w:t xml:space="preserve">All mandatory network equipment must meet or comply with the Network Core Specification in this section.  That means that the requirements of this section are additive to (or a clarification of) the requirements stated for each specification of the Supporting Network Equipment.  </w:t>
      </w:r>
    </w:p>
    <w:p w:rsidR="00351A01" w:rsidRPr="00C32362" w:rsidRDefault="00351A01" w:rsidP="00351A01">
      <w:pPr>
        <w:pStyle w:val="indent1"/>
        <w:numPr>
          <w:ilvl w:val="1"/>
          <w:numId w:val="15"/>
        </w:numPr>
        <w:rPr>
          <w:b w:val="0"/>
        </w:rPr>
      </w:pPr>
      <w:r w:rsidRPr="00C32362">
        <w:rPr>
          <w:b w:val="0"/>
        </w:rPr>
        <w:t>Advanced networking techniques (both hardware and software) to allow connectivity unassociated with physical location; such as wireless technology and applications which allow roaming client computers to connect to networks and people,</w:t>
      </w:r>
      <w:r w:rsidRPr="00C32362">
        <w:rPr>
          <w:rFonts w:eastAsia="MS Mincho"/>
          <w:b w:val="0"/>
        </w:rPr>
        <w:t xml:space="preserve"> (advanced technology)</w:t>
      </w:r>
    </w:p>
    <w:p w:rsidR="00351A01" w:rsidRPr="00C32362" w:rsidRDefault="00351A01" w:rsidP="00351A01">
      <w:pPr>
        <w:pStyle w:val="indent1"/>
        <w:numPr>
          <w:ilvl w:val="1"/>
          <w:numId w:val="15"/>
        </w:numPr>
        <w:rPr>
          <w:b w:val="0"/>
        </w:rPr>
      </w:pPr>
      <w:r w:rsidRPr="00C32362">
        <w:rPr>
          <w:b w:val="0"/>
        </w:rPr>
        <w:t xml:space="preserve">The capabilities of the routers, switches, and NIC’s in terms of high performance interfaces and high bandwidth implementations </w:t>
      </w:r>
      <w:r w:rsidRPr="00C32362">
        <w:rPr>
          <w:rFonts w:eastAsia="MS Mincho"/>
          <w:b w:val="0"/>
        </w:rPr>
        <w:t>(advanced technology)</w:t>
      </w:r>
      <w:r w:rsidRPr="00C32362">
        <w:rPr>
          <w:b w:val="0"/>
        </w:rPr>
        <w:t>.</w:t>
      </w:r>
    </w:p>
    <w:p w:rsidR="00351A01" w:rsidRPr="00C32362" w:rsidRDefault="00351A01" w:rsidP="00351A01">
      <w:pPr>
        <w:pStyle w:val="Heading4"/>
      </w:pPr>
    </w:p>
    <w:p w:rsidR="00351A01" w:rsidRPr="00C32362" w:rsidRDefault="00351A01" w:rsidP="00351A01">
      <w:pPr>
        <w:pStyle w:val="Heading4"/>
      </w:pPr>
      <w:r w:rsidRPr="00C32362">
        <w:t>6.1.1.1. Core Network Technology</w:t>
      </w:r>
    </w:p>
    <w:p w:rsidR="00351A01" w:rsidRPr="00C32362" w:rsidRDefault="00351A01" w:rsidP="00351A01">
      <w:pPr>
        <w:pStyle w:val="Heading4"/>
      </w:pPr>
    </w:p>
    <w:p w:rsidR="00351A01" w:rsidRPr="00C32362" w:rsidRDefault="00351A01" w:rsidP="00351A01">
      <w:pPr>
        <w:pStyle w:val="BodyTextIndent"/>
        <w:rPr>
          <w:rFonts w:ascii="Times New Roman" w:hAnsi="Times New Roman"/>
        </w:rPr>
      </w:pPr>
      <w:r w:rsidRPr="00C32362">
        <w:rPr>
          <w:rFonts w:ascii="Times New Roman" w:hAnsi="Times New Roman"/>
        </w:rPr>
        <w:t>The base technologies for building Local Area Networks in NASA are Ethernet</w:t>
      </w:r>
      <w:r>
        <w:rPr>
          <w:rFonts w:ascii="Times New Roman" w:hAnsi="Times New Roman"/>
        </w:rPr>
        <w:t xml:space="preserve"> and</w:t>
      </w:r>
      <w:r w:rsidRPr="00C32362">
        <w:rPr>
          <w:rFonts w:ascii="Times New Roman" w:hAnsi="Times New Roman"/>
        </w:rPr>
        <w:t xml:space="preserve"> Wireless.  Throughout the sections on Network Supporting Equipment, the terms “Ethernet”, “Wireless” are used to define the requirements.  Unless otherwise specified, the specific meaning of these terms is given here and shall apply throughout Section 6.1.</w:t>
      </w:r>
    </w:p>
    <w:p w:rsidR="00351A01" w:rsidRPr="00C32362" w:rsidRDefault="00351A01" w:rsidP="00351A01">
      <w:pPr>
        <w:pStyle w:val="Heading5"/>
      </w:pPr>
      <w:r w:rsidRPr="00C32362">
        <w:t>6.1.1.1.1. Ethernet</w:t>
      </w:r>
    </w:p>
    <w:p w:rsidR="00351A01" w:rsidRPr="00C32362" w:rsidRDefault="00351A01" w:rsidP="00351A01">
      <w:pPr>
        <w:pStyle w:val="Heading4"/>
        <w:rPr>
          <w:color w:val="auto"/>
        </w:rPr>
      </w:pPr>
    </w:p>
    <w:p w:rsidR="00351A01" w:rsidRPr="00C32362" w:rsidRDefault="00351A01" w:rsidP="00351A01">
      <w:pPr>
        <w:pStyle w:val="BodyTextIndent"/>
        <w:rPr>
          <w:rFonts w:ascii="Times New Roman" w:hAnsi="Times New Roman"/>
        </w:rPr>
      </w:pPr>
      <w:r w:rsidRPr="00C32362">
        <w:rPr>
          <w:rFonts w:ascii="Times New Roman" w:hAnsi="Times New Roman"/>
        </w:rPr>
        <w:t xml:space="preserve">Ethernet interfaces shall comply with both Ethernet Specification 2 and IEEE standards [IEEE 802.3; ISO 8802/3].  </w:t>
      </w:r>
    </w:p>
    <w:p w:rsidR="00351A01" w:rsidRPr="00C32362" w:rsidRDefault="00351A01" w:rsidP="00351A01">
      <w:pPr>
        <w:pStyle w:val="BodyTextIndent"/>
        <w:numPr>
          <w:ilvl w:val="0"/>
          <w:numId w:val="87"/>
        </w:numPr>
        <w:rPr>
          <w:rFonts w:ascii="Times New Roman" w:hAnsi="Times New Roman"/>
        </w:rPr>
      </w:pPr>
      <w:r w:rsidRPr="00C32362">
        <w:rPr>
          <w:rFonts w:ascii="Times New Roman" w:hAnsi="Times New Roman"/>
        </w:rPr>
        <w:t>“Ethernet” in this document requires a 10/100/1000 UTP</w:t>
      </w:r>
      <w:r w:rsidR="00235156">
        <w:rPr>
          <w:rFonts w:ascii="Times New Roman" w:hAnsi="Times New Roman"/>
        </w:rPr>
        <w:t xml:space="preserve"> </w:t>
      </w:r>
      <w:r w:rsidR="00130B8A">
        <w:rPr>
          <w:rFonts w:ascii="Times New Roman" w:hAnsi="Times New Roman"/>
          <w:b/>
          <w:highlight w:val="yellow"/>
        </w:rPr>
        <w:t>or</w:t>
      </w:r>
      <w:r w:rsidR="00235156" w:rsidRPr="004864BA">
        <w:rPr>
          <w:rFonts w:ascii="Times New Roman" w:hAnsi="Times New Roman"/>
          <w:highlight w:val="yellow"/>
        </w:rPr>
        <w:t xml:space="preserve"> </w:t>
      </w:r>
      <w:r w:rsidR="00130B8A">
        <w:rPr>
          <w:highlight w:val="yellow"/>
        </w:rPr>
        <w:t xml:space="preserve">10/40/100 Gig </w:t>
      </w:r>
      <w:r w:rsidR="00130B8A">
        <w:rPr>
          <w:b/>
          <w:highlight w:val="yellow"/>
        </w:rPr>
        <w:t>or</w:t>
      </w:r>
      <w:r w:rsidR="00235156" w:rsidRPr="004864BA">
        <w:rPr>
          <w:highlight w:val="yellow"/>
        </w:rPr>
        <w:t xml:space="preserve"> Fiber</w:t>
      </w:r>
      <w:r w:rsidR="00235156">
        <w:t xml:space="preserve"> </w:t>
      </w:r>
      <w:r w:rsidRPr="00C32362">
        <w:rPr>
          <w:rFonts w:ascii="Times New Roman" w:hAnsi="Times New Roman"/>
        </w:rPr>
        <w:t>port base capability.  Additional capability spelled out as required.</w:t>
      </w:r>
    </w:p>
    <w:p w:rsidR="00351A01" w:rsidRPr="00C32362" w:rsidRDefault="00351A01" w:rsidP="00351A01">
      <w:pPr>
        <w:pStyle w:val="Heading5"/>
      </w:pPr>
      <w:r w:rsidRPr="00C32362">
        <w:t>6.1.1.1.2. 802.2 Data Link Layer</w:t>
      </w:r>
    </w:p>
    <w:p w:rsidR="00351A01" w:rsidRPr="00C32362" w:rsidRDefault="00351A01" w:rsidP="00351A01">
      <w:pPr>
        <w:pStyle w:val="BodyTextIndent"/>
        <w:rPr>
          <w:rFonts w:ascii="Times New Roman" w:hAnsi="Times New Roman"/>
        </w:rPr>
      </w:pPr>
      <w:r w:rsidRPr="00C32362">
        <w:rPr>
          <w:rFonts w:ascii="Times New Roman" w:hAnsi="Times New Roman"/>
        </w:rPr>
        <w:t>Ethernet shall include the Data Link Layer protocol providing Logical Link Control [ISO 8802/2</w:t>
      </w:r>
      <w:r w:rsidR="00067A9A" w:rsidRPr="00482311">
        <w:rPr>
          <w:rFonts w:ascii="Times New Roman" w:hAnsi="Times New Roman"/>
        </w:rPr>
        <w:t xml:space="preserve">; </w:t>
      </w:r>
      <w:r w:rsidR="00067A9A" w:rsidRPr="004864BA">
        <w:rPr>
          <w:rFonts w:ascii="Times New Roman" w:hAnsi="Times New Roman"/>
          <w:highlight w:val="yellow"/>
        </w:rPr>
        <w:t>IEEE 802.2</w:t>
      </w:r>
      <w:r w:rsidRPr="004864BA">
        <w:rPr>
          <w:rFonts w:ascii="Times New Roman" w:hAnsi="Times New Roman"/>
          <w:highlight w:val="yellow"/>
        </w:rPr>
        <w:t>].</w:t>
      </w:r>
    </w:p>
    <w:p w:rsidR="00351A01" w:rsidRPr="00C32362" w:rsidRDefault="00351A01" w:rsidP="00351A01">
      <w:pPr>
        <w:pStyle w:val="Heading5"/>
      </w:pPr>
      <w:r w:rsidRPr="00B1383B">
        <w:rPr>
          <w:highlight w:val="yellow"/>
        </w:rPr>
        <w:lastRenderedPageBreak/>
        <w:t>6.1.1.1.3. Wireless</w:t>
      </w:r>
    </w:p>
    <w:p w:rsidR="00351A01" w:rsidRPr="00C32362" w:rsidRDefault="00351A01" w:rsidP="00351A01">
      <w:pPr>
        <w:pStyle w:val="BodyTextIndent"/>
        <w:rPr>
          <w:rFonts w:ascii="Times New Roman" w:hAnsi="Times New Roman"/>
        </w:rPr>
      </w:pPr>
      <w:r w:rsidRPr="00C32362">
        <w:rPr>
          <w:rFonts w:ascii="Times New Roman" w:hAnsi="Times New Roman"/>
        </w:rPr>
        <w:t>Wireless interfaces shall comply with the following standards:</w:t>
      </w:r>
    </w:p>
    <w:p w:rsidR="00351A01" w:rsidRPr="00DF77BB" w:rsidRDefault="00351A01" w:rsidP="00351A01">
      <w:pPr>
        <w:pStyle w:val="indent2"/>
        <w:numPr>
          <w:ilvl w:val="0"/>
          <w:numId w:val="88"/>
        </w:numPr>
        <w:tabs>
          <w:tab w:val="clear" w:pos="1440"/>
        </w:tabs>
        <w:rPr>
          <w:rFonts w:ascii="Times New Roman" w:hAnsi="Times New Roman"/>
          <w:color w:val="auto"/>
          <w:highlight w:val="yellow"/>
        </w:rPr>
      </w:pPr>
      <w:r w:rsidRPr="00DF77BB">
        <w:rPr>
          <w:rFonts w:ascii="Times New Roman" w:hAnsi="Times New Roman"/>
          <w:color w:val="auto"/>
          <w:highlight w:val="yellow"/>
        </w:rPr>
        <w:t>IEEE 802.</w:t>
      </w:r>
      <w:r w:rsidR="00AF0B90" w:rsidRPr="00DF77BB">
        <w:rPr>
          <w:rFonts w:ascii="Times New Roman" w:hAnsi="Times New Roman"/>
          <w:color w:val="auto"/>
          <w:highlight w:val="yellow"/>
        </w:rPr>
        <w:t xml:space="preserve">11E </w:t>
      </w:r>
      <w:r w:rsidRPr="00DF77BB">
        <w:rPr>
          <w:rFonts w:ascii="Times New Roman" w:hAnsi="Times New Roman"/>
          <w:color w:val="auto"/>
          <w:highlight w:val="yellow"/>
        </w:rPr>
        <w:t>(desirable)</w:t>
      </w:r>
    </w:p>
    <w:p w:rsidR="00351A01" w:rsidRPr="00C32362" w:rsidRDefault="00351A01" w:rsidP="00351A01">
      <w:pPr>
        <w:pStyle w:val="indent2"/>
        <w:numPr>
          <w:ilvl w:val="0"/>
          <w:numId w:val="88"/>
        </w:numPr>
        <w:tabs>
          <w:tab w:val="clear" w:pos="1440"/>
        </w:tabs>
        <w:rPr>
          <w:rFonts w:ascii="Times New Roman" w:hAnsi="Times New Roman"/>
          <w:color w:val="auto"/>
        </w:rPr>
      </w:pPr>
      <w:r w:rsidRPr="00C32362">
        <w:rPr>
          <w:rFonts w:ascii="Times New Roman" w:hAnsi="Times New Roman"/>
          <w:color w:val="auto"/>
        </w:rPr>
        <w:t>IEEE 802.1x</w:t>
      </w:r>
    </w:p>
    <w:p w:rsidR="00351A01" w:rsidRPr="00C32362" w:rsidRDefault="00351A01" w:rsidP="00351A01">
      <w:pPr>
        <w:pStyle w:val="indent2"/>
        <w:numPr>
          <w:ilvl w:val="0"/>
          <w:numId w:val="88"/>
        </w:numPr>
        <w:tabs>
          <w:tab w:val="clear" w:pos="1440"/>
        </w:tabs>
        <w:rPr>
          <w:rFonts w:ascii="Times New Roman" w:hAnsi="Times New Roman"/>
          <w:color w:val="auto"/>
        </w:rPr>
      </w:pPr>
      <w:r w:rsidRPr="004864BA">
        <w:rPr>
          <w:rFonts w:ascii="Times New Roman" w:hAnsi="Times New Roman"/>
          <w:color w:val="auto"/>
          <w:highlight w:val="yellow"/>
        </w:rPr>
        <w:t>Authentication: 802.1x support, including PEAP-Microsoft Challenge Authentication Protocol Version 2 (PEAP-MSCHAPv2),</w:t>
      </w:r>
      <w:r w:rsidRPr="00C32362">
        <w:rPr>
          <w:rFonts w:ascii="Times New Roman" w:hAnsi="Times New Roman"/>
          <w:color w:val="auto"/>
        </w:rPr>
        <w:t xml:space="preserve"> EAP-Transport Layer Security (EAP-TLS), EAP-Tunneled TLS (EAP-TTLS) and EAP-Subscriber Identity Module (EAP-SIM) to yield mutual authentication and dynamic, per-user, per-session encryption keys (WPA and WPA2), MAC address and standard IEEE 802.11 authentication mechanisms.</w:t>
      </w:r>
    </w:p>
    <w:p w:rsidR="00351A01" w:rsidRPr="00C32362" w:rsidRDefault="00351A01" w:rsidP="00351A01">
      <w:pPr>
        <w:pStyle w:val="indent2"/>
        <w:numPr>
          <w:ilvl w:val="0"/>
          <w:numId w:val="88"/>
        </w:numPr>
        <w:tabs>
          <w:tab w:val="clear" w:pos="1440"/>
        </w:tabs>
        <w:rPr>
          <w:rFonts w:ascii="Times New Roman" w:hAnsi="Times New Roman"/>
          <w:color w:val="auto"/>
        </w:rPr>
      </w:pPr>
      <w:r w:rsidRPr="00C32362">
        <w:rPr>
          <w:rFonts w:ascii="Times New Roman" w:hAnsi="Times New Roman"/>
          <w:color w:val="auto"/>
        </w:rPr>
        <w:t>Encryption: AES-CCMP encryption (WPA2), TKIP encryption enhancements: key hashing (per-packet keying), message integrity check (MIC) and broadcast key rotation via Cisco TKIP or WPA TKIP, support for dynamic IEEE 802.11 WEP keys of 40 bits and 128 bits.</w:t>
      </w:r>
    </w:p>
    <w:p w:rsidR="00351A01" w:rsidRPr="00C32362" w:rsidRDefault="00351A01" w:rsidP="00351A01">
      <w:pPr>
        <w:pStyle w:val="indent2"/>
        <w:numPr>
          <w:ilvl w:val="0"/>
          <w:numId w:val="88"/>
        </w:numPr>
        <w:tabs>
          <w:tab w:val="clear" w:pos="1440"/>
        </w:tabs>
        <w:rPr>
          <w:rFonts w:ascii="Times New Roman" w:hAnsi="Times New Roman"/>
          <w:color w:val="auto"/>
        </w:rPr>
      </w:pPr>
      <w:r w:rsidRPr="00C32362">
        <w:rPr>
          <w:rFonts w:ascii="Times New Roman" w:hAnsi="Times New Roman"/>
          <w:color w:val="auto"/>
        </w:rPr>
        <w:t>Remote configuration support: BOOTP, DHCP, HTTPS, FTP, TFTP, SNMP and ssh (desirable)</w:t>
      </w:r>
    </w:p>
    <w:p w:rsidR="00351A01" w:rsidRPr="00C32362" w:rsidRDefault="00351A01" w:rsidP="00351A01">
      <w:pPr>
        <w:pStyle w:val="indent2"/>
        <w:numPr>
          <w:ilvl w:val="0"/>
          <w:numId w:val="88"/>
        </w:numPr>
        <w:tabs>
          <w:tab w:val="clear" w:pos="1440"/>
        </w:tabs>
        <w:rPr>
          <w:rFonts w:ascii="Times New Roman" w:hAnsi="Times New Roman"/>
          <w:color w:val="auto"/>
        </w:rPr>
      </w:pPr>
      <w:r w:rsidRPr="00C32362">
        <w:rPr>
          <w:rFonts w:ascii="Times New Roman" w:hAnsi="Times New Roman"/>
          <w:color w:val="auto"/>
        </w:rPr>
        <w:t>Support IEEE Standards a/</w:t>
      </w:r>
      <w:r w:rsidR="00305F77" w:rsidRPr="00305F77">
        <w:rPr>
          <w:rFonts w:ascii="Times New Roman" w:hAnsi="Times New Roman"/>
          <w:color w:val="auto"/>
          <w:highlight w:val="yellow"/>
        </w:rPr>
        <w:t>/</w:t>
      </w:r>
      <w:r w:rsidRPr="00C32362">
        <w:rPr>
          <w:rFonts w:ascii="Times New Roman" w:hAnsi="Times New Roman"/>
          <w:color w:val="auto"/>
        </w:rPr>
        <w:t>g/n</w:t>
      </w:r>
    </w:p>
    <w:p w:rsidR="00351A01" w:rsidRPr="00C32362" w:rsidRDefault="00351A01" w:rsidP="00351A01">
      <w:pPr>
        <w:pStyle w:val="Heading4"/>
        <w:rPr>
          <w:color w:val="auto"/>
          <w:u w:val="none"/>
        </w:rPr>
      </w:pPr>
    </w:p>
    <w:p w:rsidR="00351A01" w:rsidRPr="00C32362" w:rsidRDefault="00351A01" w:rsidP="00351A01">
      <w:pPr>
        <w:pStyle w:val="Heading5"/>
      </w:pPr>
      <w:r w:rsidRPr="00C32362">
        <w:t>6.1.1.1.4. Multiprotocol Label Switching (MPLS)</w:t>
      </w:r>
    </w:p>
    <w:p w:rsidR="00351A01" w:rsidRPr="00C32362" w:rsidRDefault="00351A01" w:rsidP="00351A01">
      <w:pPr>
        <w:pStyle w:val="BodyTextIndent"/>
        <w:rPr>
          <w:rFonts w:ascii="Times New Roman" w:hAnsi="Times New Roman"/>
        </w:rPr>
      </w:pPr>
      <w:r w:rsidRPr="00C32362">
        <w:rPr>
          <w:rFonts w:ascii="Times New Roman" w:hAnsi="Times New Roman"/>
        </w:rPr>
        <w:t>Multiprotocol Label Switching (MPLS) interfaces shall support the following features:</w:t>
      </w:r>
    </w:p>
    <w:p w:rsidR="00067A9A" w:rsidRPr="004864BA" w:rsidRDefault="00351A01" w:rsidP="00351A01">
      <w:pPr>
        <w:pStyle w:val="indent2"/>
        <w:numPr>
          <w:ilvl w:val="0"/>
          <w:numId w:val="89"/>
        </w:numPr>
        <w:rPr>
          <w:rFonts w:ascii="Times New Roman" w:hAnsi="Times New Roman"/>
          <w:color w:val="auto"/>
          <w:highlight w:val="yellow"/>
        </w:rPr>
      </w:pPr>
      <w:r w:rsidRPr="004864BA">
        <w:rPr>
          <w:rFonts w:ascii="Times New Roman" w:hAnsi="Times New Roman"/>
          <w:color w:val="auto"/>
          <w:highlight w:val="yellow"/>
        </w:rPr>
        <w:t xml:space="preserve">MPLS Architecture </w:t>
      </w:r>
    </w:p>
    <w:p w:rsidR="00F47E53" w:rsidRPr="004864BA" w:rsidRDefault="00351A01" w:rsidP="00F47E53">
      <w:pPr>
        <w:pStyle w:val="indent2"/>
        <w:numPr>
          <w:ilvl w:val="1"/>
          <w:numId w:val="89"/>
        </w:numPr>
        <w:rPr>
          <w:rFonts w:ascii="Times New Roman" w:hAnsi="Times New Roman"/>
          <w:color w:val="auto"/>
          <w:highlight w:val="yellow"/>
        </w:rPr>
      </w:pPr>
      <w:r w:rsidRPr="004864BA">
        <w:rPr>
          <w:rFonts w:ascii="Times New Roman" w:hAnsi="Times New Roman"/>
          <w:color w:val="auto"/>
          <w:highlight w:val="yellow"/>
        </w:rPr>
        <w:t xml:space="preserve">RFC </w:t>
      </w:r>
      <w:r w:rsidR="00067A9A" w:rsidRPr="004864BA">
        <w:rPr>
          <w:rFonts w:ascii="Times New Roman" w:hAnsi="Times New Roman"/>
          <w:color w:val="auto"/>
          <w:highlight w:val="yellow"/>
        </w:rPr>
        <w:t>6790 and 6178 (desirable)</w:t>
      </w:r>
    </w:p>
    <w:p w:rsidR="00351A01" w:rsidRPr="00C32362" w:rsidRDefault="00351A01" w:rsidP="00351A01">
      <w:pPr>
        <w:pStyle w:val="indent2"/>
        <w:numPr>
          <w:ilvl w:val="0"/>
          <w:numId w:val="89"/>
        </w:numPr>
        <w:rPr>
          <w:rFonts w:ascii="Times New Roman" w:hAnsi="Times New Roman"/>
          <w:color w:val="auto"/>
        </w:rPr>
      </w:pPr>
      <w:r w:rsidRPr="00C32362">
        <w:rPr>
          <w:rFonts w:ascii="Times New Roman" w:hAnsi="Times New Roman"/>
          <w:color w:val="auto"/>
        </w:rPr>
        <w:t>MPLS Signaling: Label Distribution Protocol (</w:t>
      </w:r>
      <w:r w:rsidRPr="0048677B">
        <w:rPr>
          <w:rFonts w:ascii="Times New Roman" w:hAnsi="Times New Roman"/>
          <w:color w:val="auto"/>
          <w:sz w:val="22"/>
        </w:rPr>
        <w:t xml:space="preserve">RFC </w:t>
      </w:r>
      <w:r w:rsidR="00067A9A" w:rsidRPr="0048677B">
        <w:rPr>
          <w:rFonts w:ascii="Times New Roman" w:hAnsi="Times New Roman"/>
          <w:color w:val="auto"/>
          <w:sz w:val="22"/>
        </w:rPr>
        <w:t>5036</w:t>
      </w:r>
      <w:r w:rsidRPr="00C32362">
        <w:rPr>
          <w:rFonts w:ascii="Times New Roman" w:hAnsi="Times New Roman"/>
          <w:color w:val="auto"/>
        </w:rPr>
        <w:t>) or RSVP</w:t>
      </w:r>
    </w:p>
    <w:p w:rsidR="00351A01" w:rsidRPr="00C32362" w:rsidRDefault="00351A01" w:rsidP="00351A01">
      <w:pPr>
        <w:pStyle w:val="indent2"/>
        <w:numPr>
          <w:ilvl w:val="0"/>
          <w:numId w:val="89"/>
        </w:numPr>
        <w:rPr>
          <w:rFonts w:ascii="Times New Roman" w:hAnsi="Times New Roman"/>
          <w:color w:val="auto"/>
        </w:rPr>
      </w:pPr>
      <w:r w:rsidRPr="00C32362">
        <w:rPr>
          <w:rFonts w:ascii="Times New Roman" w:hAnsi="Times New Roman"/>
          <w:color w:val="auto"/>
        </w:rPr>
        <w:t>MPLS Traffic Engineering (RFC 2702)</w:t>
      </w:r>
    </w:p>
    <w:p w:rsidR="00351A01" w:rsidRPr="00C32362" w:rsidRDefault="00351A01" w:rsidP="00351A01">
      <w:pPr>
        <w:pStyle w:val="indent2"/>
        <w:numPr>
          <w:ilvl w:val="0"/>
          <w:numId w:val="89"/>
        </w:numPr>
        <w:rPr>
          <w:rFonts w:ascii="Times New Roman" w:hAnsi="Times New Roman"/>
          <w:color w:val="auto"/>
        </w:rPr>
      </w:pPr>
      <w:r w:rsidRPr="00C32362">
        <w:rPr>
          <w:rFonts w:ascii="Times New Roman" w:hAnsi="Times New Roman"/>
          <w:color w:val="auto"/>
        </w:rPr>
        <w:t>MPLS Layer 2 and Layer 3 Virtual Private Networks (VPNs)</w:t>
      </w:r>
    </w:p>
    <w:p w:rsidR="00351A01" w:rsidRPr="00C32362" w:rsidRDefault="00351A01" w:rsidP="00351A01">
      <w:pPr>
        <w:pStyle w:val="BodyTextIndent"/>
        <w:ind w:left="1080"/>
        <w:rPr>
          <w:rFonts w:ascii="Times New Roman" w:hAnsi="Times New Roman"/>
        </w:rPr>
      </w:pPr>
    </w:p>
    <w:p w:rsidR="00351A01" w:rsidRPr="00C32362" w:rsidRDefault="00351A01" w:rsidP="00351A01">
      <w:pPr>
        <w:pStyle w:val="indent2"/>
        <w:tabs>
          <w:tab w:val="clear" w:pos="720"/>
          <w:tab w:val="clear" w:pos="1440"/>
          <w:tab w:val="clear" w:pos="2160"/>
        </w:tabs>
        <w:ind w:left="1080"/>
        <w:rPr>
          <w:rFonts w:ascii="Times New Roman" w:hAnsi="Times New Roman"/>
          <w:color w:val="auto"/>
        </w:rPr>
      </w:pPr>
    </w:p>
    <w:p w:rsidR="00351A01" w:rsidRPr="00C32362" w:rsidRDefault="00351A01" w:rsidP="00351A01">
      <w:pPr>
        <w:pStyle w:val="Heading4"/>
      </w:pPr>
      <w:r w:rsidRPr="00C32362">
        <w:t>6.1.1.2. Network Management</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All mandatory network equipment in this solicitation shall provide the management functions in this section. </w:t>
      </w:r>
    </w:p>
    <w:p w:rsidR="00351A01" w:rsidRPr="00C32362" w:rsidRDefault="00351A01" w:rsidP="00351A01">
      <w:pPr>
        <w:pStyle w:val="Heading5"/>
      </w:pPr>
      <w:r w:rsidRPr="00C32362">
        <w:t>6.1.1.2.1. Simple Network Management Protocol (SNMP)</w:t>
      </w:r>
    </w:p>
    <w:p w:rsidR="00351A01" w:rsidRPr="00C32362" w:rsidRDefault="00351A01" w:rsidP="00351A01">
      <w:pPr>
        <w:pStyle w:val="BodyTextIndent"/>
        <w:rPr>
          <w:rFonts w:ascii="Times New Roman" w:hAnsi="Times New Roman"/>
        </w:rPr>
      </w:pPr>
      <w:r w:rsidRPr="00C32362">
        <w:rPr>
          <w:rFonts w:ascii="Times New Roman" w:hAnsi="Times New Roman"/>
        </w:rPr>
        <w:t>Provide an SNMP agent [</w:t>
      </w:r>
      <w:r w:rsidRPr="004864BA">
        <w:rPr>
          <w:rFonts w:ascii="Times New Roman" w:hAnsi="Times New Roman"/>
          <w:highlight w:val="yellow"/>
        </w:rPr>
        <w:t>RFC 1157</w:t>
      </w:r>
      <w:r w:rsidRPr="00C32362">
        <w:rPr>
          <w:rFonts w:ascii="Times New Roman" w:hAnsi="Times New Roman"/>
        </w:rPr>
        <w:t xml:space="preserve">] for remote network management and monitoring. </w:t>
      </w:r>
    </w:p>
    <w:p w:rsidR="00351A01" w:rsidRPr="00C32362" w:rsidRDefault="00351A01" w:rsidP="00351A01">
      <w:pPr>
        <w:pStyle w:val="indent2"/>
        <w:numPr>
          <w:ilvl w:val="0"/>
          <w:numId w:val="31"/>
        </w:numPr>
        <w:tabs>
          <w:tab w:val="clear" w:pos="1440"/>
          <w:tab w:val="clear" w:pos="2160"/>
          <w:tab w:val="clear" w:pos="2880"/>
          <w:tab w:val="num" w:pos="720"/>
          <w:tab w:val="left" w:pos="1080"/>
        </w:tabs>
        <w:ind w:left="1080"/>
        <w:rPr>
          <w:rFonts w:ascii="Times New Roman" w:hAnsi="Times New Roman"/>
          <w:color w:val="auto"/>
        </w:rPr>
      </w:pPr>
      <w:r w:rsidRPr="00C32362">
        <w:rPr>
          <w:rFonts w:ascii="Times New Roman" w:hAnsi="Times New Roman"/>
          <w:color w:val="auto"/>
        </w:rPr>
        <w:t xml:space="preserve">vendor specific private extensions shall conform with RFC 1155. </w:t>
      </w:r>
    </w:p>
    <w:p w:rsidR="00351A01" w:rsidRPr="00C32362" w:rsidRDefault="00351A01" w:rsidP="00351A01">
      <w:pPr>
        <w:pStyle w:val="indent2"/>
        <w:numPr>
          <w:ilvl w:val="0"/>
          <w:numId w:val="31"/>
        </w:numPr>
        <w:tabs>
          <w:tab w:val="clear" w:pos="1440"/>
          <w:tab w:val="clear" w:pos="2160"/>
          <w:tab w:val="clear" w:pos="2880"/>
          <w:tab w:val="num" w:pos="720"/>
          <w:tab w:val="left" w:pos="1080"/>
        </w:tabs>
        <w:ind w:left="1080"/>
        <w:rPr>
          <w:rFonts w:ascii="Times New Roman" w:hAnsi="Times New Roman"/>
          <w:color w:val="auto"/>
        </w:rPr>
      </w:pPr>
      <w:r w:rsidRPr="00C32362">
        <w:rPr>
          <w:rFonts w:ascii="Times New Roman" w:hAnsi="Times New Roman"/>
          <w:color w:val="auto"/>
        </w:rPr>
        <w:t xml:space="preserve">vendor specific private extensions shall be made available to the Government in ASN format. </w:t>
      </w:r>
    </w:p>
    <w:p w:rsidR="00351A01" w:rsidRPr="00C32362" w:rsidRDefault="00351A01" w:rsidP="00351A01">
      <w:pPr>
        <w:pStyle w:val="indent2"/>
        <w:numPr>
          <w:ilvl w:val="0"/>
          <w:numId w:val="31"/>
        </w:numPr>
        <w:tabs>
          <w:tab w:val="clear" w:pos="1440"/>
          <w:tab w:val="clear" w:pos="2160"/>
          <w:tab w:val="clear" w:pos="2880"/>
          <w:tab w:val="num" w:pos="720"/>
          <w:tab w:val="left" w:pos="1080"/>
        </w:tabs>
        <w:ind w:left="1080"/>
        <w:rPr>
          <w:rFonts w:ascii="Times New Roman" w:hAnsi="Times New Roman"/>
          <w:color w:val="auto"/>
        </w:rPr>
      </w:pPr>
      <w:r w:rsidRPr="00C32362">
        <w:rPr>
          <w:rFonts w:ascii="Times New Roman" w:hAnsi="Times New Roman"/>
          <w:color w:val="auto"/>
        </w:rPr>
        <w:t xml:space="preserve">remote management and control of all unit, card, and port level SNMP configurable parameters. </w:t>
      </w:r>
    </w:p>
    <w:p w:rsidR="00351A01" w:rsidRPr="00C32362" w:rsidRDefault="00351A01" w:rsidP="00351A01">
      <w:pPr>
        <w:pStyle w:val="indent2"/>
        <w:numPr>
          <w:ilvl w:val="0"/>
          <w:numId w:val="31"/>
        </w:numPr>
        <w:tabs>
          <w:tab w:val="clear" w:pos="1440"/>
          <w:tab w:val="clear" w:pos="2160"/>
          <w:tab w:val="clear" w:pos="2880"/>
          <w:tab w:val="num" w:pos="720"/>
          <w:tab w:val="left" w:pos="1080"/>
        </w:tabs>
        <w:ind w:left="1080"/>
        <w:rPr>
          <w:rFonts w:ascii="Times New Roman" w:hAnsi="Times New Roman"/>
          <w:color w:val="auto"/>
        </w:rPr>
      </w:pPr>
      <w:r w:rsidRPr="00C32362">
        <w:rPr>
          <w:rFonts w:ascii="Times New Roman" w:hAnsi="Times New Roman"/>
          <w:color w:val="auto"/>
        </w:rPr>
        <w:t>SNMP Version 2</w:t>
      </w:r>
      <w:r>
        <w:rPr>
          <w:rFonts w:ascii="Times New Roman" w:hAnsi="Times New Roman"/>
          <w:color w:val="auto"/>
        </w:rPr>
        <w:t>c</w:t>
      </w:r>
    </w:p>
    <w:p w:rsidR="00351A01" w:rsidRPr="00C32362" w:rsidRDefault="00351A01" w:rsidP="00351A01">
      <w:pPr>
        <w:pStyle w:val="indent2"/>
        <w:numPr>
          <w:ilvl w:val="0"/>
          <w:numId w:val="31"/>
        </w:numPr>
        <w:tabs>
          <w:tab w:val="clear" w:pos="1440"/>
          <w:tab w:val="clear" w:pos="2160"/>
          <w:tab w:val="clear" w:pos="2880"/>
          <w:tab w:val="num" w:pos="720"/>
          <w:tab w:val="left" w:pos="1080"/>
        </w:tabs>
        <w:ind w:left="1080"/>
        <w:rPr>
          <w:rFonts w:ascii="Times New Roman" w:hAnsi="Times New Roman"/>
          <w:color w:val="auto"/>
        </w:rPr>
      </w:pPr>
      <w:r w:rsidRPr="00C32362">
        <w:rPr>
          <w:rFonts w:ascii="Times New Roman" w:hAnsi="Times New Roman"/>
          <w:color w:val="auto"/>
        </w:rPr>
        <w:t xml:space="preserve">full RMON or RMON II capability </w:t>
      </w:r>
      <w:r w:rsidRPr="00F75CDB">
        <w:rPr>
          <w:rFonts w:ascii="Times New Roman" w:hAnsi="Times New Roman"/>
          <w:color w:val="auto"/>
          <w:highlight w:val="yellow"/>
        </w:rPr>
        <w:t xml:space="preserve">(RFC </w:t>
      </w:r>
      <w:r w:rsidR="00067A9A" w:rsidRPr="00F75CDB">
        <w:rPr>
          <w:rFonts w:ascii="Times New Roman" w:hAnsi="Times New Roman"/>
          <w:color w:val="auto"/>
          <w:highlight w:val="yellow"/>
        </w:rPr>
        <w:t>1757</w:t>
      </w:r>
      <w:r w:rsidRPr="00F75CDB">
        <w:rPr>
          <w:rFonts w:ascii="Times New Roman" w:hAnsi="Times New Roman"/>
          <w:color w:val="auto"/>
          <w:highlight w:val="yellow"/>
        </w:rPr>
        <w:t>)</w:t>
      </w:r>
      <w:r w:rsidRPr="00C32362">
        <w:rPr>
          <w:rFonts w:ascii="Times New Roman" w:hAnsi="Times New Roman"/>
          <w:color w:val="auto"/>
        </w:rPr>
        <w:t xml:space="preserve"> </w:t>
      </w:r>
      <w:r w:rsidRPr="00C32362">
        <w:rPr>
          <w:rFonts w:ascii="Times New Roman" w:eastAsia="MS Mincho" w:hAnsi="Times New Roman"/>
          <w:color w:val="auto"/>
        </w:rPr>
        <w:t>(desirable)</w:t>
      </w:r>
      <w:r w:rsidRPr="00C32362">
        <w:rPr>
          <w:rFonts w:ascii="Times New Roman" w:hAnsi="Times New Roman"/>
          <w:color w:val="auto"/>
        </w:rPr>
        <w:t xml:space="preserve"> </w:t>
      </w:r>
    </w:p>
    <w:p w:rsidR="00351A01" w:rsidRPr="00C32362" w:rsidRDefault="00351A01" w:rsidP="00351A01">
      <w:pPr>
        <w:pStyle w:val="indent2"/>
        <w:rPr>
          <w:rFonts w:ascii="Times New Roman" w:hAnsi="Times New Roman"/>
          <w:color w:val="auto"/>
        </w:rPr>
      </w:pPr>
    </w:p>
    <w:p w:rsidR="00351A01" w:rsidRPr="00C32362" w:rsidRDefault="00351A01" w:rsidP="00351A01">
      <w:pPr>
        <w:pStyle w:val="Heading5"/>
      </w:pPr>
      <w:r w:rsidRPr="00C32362">
        <w:t>6.1.1.2.2. Console Management Access</w:t>
      </w:r>
    </w:p>
    <w:p w:rsidR="00351A01" w:rsidRPr="00C32362" w:rsidRDefault="00351A01" w:rsidP="00351A01">
      <w:pPr>
        <w:pStyle w:val="indent2"/>
        <w:numPr>
          <w:ilvl w:val="0"/>
          <w:numId w:val="32"/>
        </w:numPr>
        <w:tabs>
          <w:tab w:val="clear" w:pos="2160"/>
          <w:tab w:val="clear" w:pos="2880"/>
          <w:tab w:val="num" w:pos="720"/>
          <w:tab w:val="left" w:pos="1080"/>
        </w:tabs>
        <w:ind w:left="1080"/>
        <w:rPr>
          <w:rFonts w:ascii="Times New Roman" w:hAnsi="Times New Roman"/>
          <w:color w:val="auto"/>
        </w:rPr>
      </w:pPr>
      <w:r w:rsidRPr="00C32362">
        <w:rPr>
          <w:rFonts w:ascii="Times New Roman" w:hAnsi="Times New Roman"/>
          <w:color w:val="auto"/>
        </w:rPr>
        <w:t xml:space="preserve">Out-of-band management through a console port shall be available for all networking equipment. </w:t>
      </w:r>
    </w:p>
    <w:p w:rsidR="00351A01" w:rsidRPr="00C32362" w:rsidRDefault="00351A01" w:rsidP="00351A01">
      <w:pPr>
        <w:pStyle w:val="indent2"/>
        <w:numPr>
          <w:ilvl w:val="0"/>
          <w:numId w:val="32"/>
        </w:numPr>
        <w:tabs>
          <w:tab w:val="clear" w:pos="2160"/>
          <w:tab w:val="clear" w:pos="2880"/>
          <w:tab w:val="num" w:pos="720"/>
          <w:tab w:val="left" w:pos="1080"/>
        </w:tabs>
        <w:ind w:left="1080"/>
        <w:rPr>
          <w:rFonts w:ascii="Times New Roman" w:hAnsi="Times New Roman"/>
          <w:color w:val="auto"/>
        </w:rPr>
      </w:pPr>
      <w:r w:rsidRPr="00C32362">
        <w:rPr>
          <w:rFonts w:ascii="Times New Roman" w:hAnsi="Times New Roman"/>
          <w:color w:val="auto"/>
        </w:rPr>
        <w:t xml:space="preserve">Multiple levels of management access. </w:t>
      </w:r>
      <w:r w:rsidRPr="00C32362">
        <w:rPr>
          <w:rFonts w:ascii="Times New Roman" w:eastAsia="MS Mincho" w:hAnsi="Times New Roman"/>
          <w:color w:val="auto"/>
        </w:rPr>
        <w:t xml:space="preserve"> </w:t>
      </w:r>
      <w:r w:rsidRPr="00C32362">
        <w:rPr>
          <w:rFonts w:ascii="Times New Roman" w:hAnsi="Times New Roman"/>
          <w:color w:val="auto"/>
        </w:rPr>
        <w:t xml:space="preserve">Preferably, this includes a minimum of three levels: </w:t>
      </w:r>
    </w:p>
    <w:p w:rsidR="00351A01" w:rsidRPr="00C32362" w:rsidRDefault="00351A01" w:rsidP="00351A01">
      <w:pPr>
        <w:pStyle w:val="indent3"/>
        <w:numPr>
          <w:ilvl w:val="0"/>
          <w:numId w:val="64"/>
        </w:numPr>
        <w:tabs>
          <w:tab w:val="clear" w:pos="2160"/>
          <w:tab w:val="num" w:pos="1440"/>
        </w:tabs>
        <w:ind w:left="1440"/>
        <w:rPr>
          <w:rFonts w:ascii="Times New Roman" w:hAnsi="Times New Roman"/>
          <w:color w:val="auto"/>
        </w:rPr>
      </w:pPr>
      <w:r w:rsidRPr="00C32362">
        <w:rPr>
          <w:rFonts w:ascii="Times New Roman" w:hAnsi="Times New Roman"/>
          <w:color w:val="auto"/>
        </w:rPr>
        <w:t xml:space="preserve">full read/write, </w:t>
      </w:r>
    </w:p>
    <w:p w:rsidR="00351A01" w:rsidRPr="00C32362" w:rsidRDefault="00351A01" w:rsidP="00351A01">
      <w:pPr>
        <w:pStyle w:val="indent3"/>
        <w:numPr>
          <w:ilvl w:val="0"/>
          <w:numId w:val="64"/>
        </w:numPr>
        <w:tabs>
          <w:tab w:val="clear" w:pos="2160"/>
          <w:tab w:val="num" w:pos="1440"/>
        </w:tabs>
        <w:ind w:left="1440"/>
        <w:rPr>
          <w:rFonts w:ascii="Times New Roman" w:hAnsi="Times New Roman"/>
          <w:color w:val="auto"/>
        </w:rPr>
      </w:pPr>
      <w:r w:rsidRPr="00C32362">
        <w:rPr>
          <w:rFonts w:ascii="Times New Roman" w:hAnsi="Times New Roman"/>
          <w:color w:val="auto"/>
        </w:rPr>
        <w:t xml:space="preserve">read only of all possible fields except passwords, and </w:t>
      </w:r>
    </w:p>
    <w:p w:rsidR="00351A01" w:rsidRPr="00C32362" w:rsidRDefault="00351A01" w:rsidP="00351A01">
      <w:pPr>
        <w:pStyle w:val="indent3"/>
        <w:numPr>
          <w:ilvl w:val="0"/>
          <w:numId w:val="64"/>
        </w:numPr>
        <w:tabs>
          <w:tab w:val="clear" w:pos="2160"/>
          <w:tab w:val="num" w:pos="1440"/>
        </w:tabs>
        <w:ind w:left="1440"/>
        <w:rPr>
          <w:rFonts w:ascii="Times New Roman" w:hAnsi="Times New Roman"/>
          <w:color w:val="auto"/>
        </w:rPr>
      </w:pPr>
      <w:r w:rsidRPr="00C32362">
        <w:rPr>
          <w:rFonts w:ascii="Times New Roman" w:hAnsi="Times New Roman"/>
          <w:color w:val="auto"/>
        </w:rPr>
        <w:t xml:space="preserve">limited read only. </w:t>
      </w:r>
    </w:p>
    <w:p w:rsidR="00351A01" w:rsidRPr="00C32362" w:rsidRDefault="00351A01" w:rsidP="00351A01"/>
    <w:p w:rsidR="00351A01" w:rsidRPr="00C32362" w:rsidRDefault="00351A01" w:rsidP="00351A01">
      <w:pPr>
        <w:pStyle w:val="Heading5"/>
      </w:pPr>
      <w:r w:rsidRPr="00C32362">
        <w:t>6.1.1.2.3. Configuration Recovery</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Non-volatile storage shall be provided on all networking equipment for the purposes of maintaining configuration and fault/diagnostic information. Non-volatile storage shall: </w:t>
      </w:r>
    </w:p>
    <w:p w:rsidR="00351A01" w:rsidRPr="00C32362" w:rsidRDefault="00351A01" w:rsidP="00351A01">
      <w:pPr>
        <w:pStyle w:val="indent2"/>
        <w:numPr>
          <w:ilvl w:val="0"/>
          <w:numId w:val="33"/>
        </w:numPr>
        <w:tabs>
          <w:tab w:val="clear" w:pos="2160"/>
        </w:tabs>
        <w:rPr>
          <w:rFonts w:ascii="Times New Roman" w:hAnsi="Times New Roman"/>
          <w:color w:val="auto"/>
        </w:rPr>
      </w:pPr>
      <w:r w:rsidRPr="00C32362">
        <w:rPr>
          <w:rFonts w:ascii="Times New Roman" w:hAnsi="Times New Roman"/>
          <w:color w:val="auto"/>
        </w:rPr>
        <w:t xml:space="preserve">enable a network device which has lost power to recover fully on power up by restarting and accessing all configuration data required for proper operation in the network. </w:t>
      </w:r>
    </w:p>
    <w:p w:rsidR="00351A01" w:rsidRPr="00C32362" w:rsidRDefault="00351A01" w:rsidP="00351A01">
      <w:pPr>
        <w:pStyle w:val="indent2"/>
        <w:numPr>
          <w:ilvl w:val="0"/>
          <w:numId w:val="33"/>
        </w:numPr>
        <w:tabs>
          <w:tab w:val="clear" w:pos="2160"/>
        </w:tabs>
        <w:rPr>
          <w:rFonts w:ascii="Times New Roman" w:hAnsi="Times New Roman"/>
          <w:color w:val="auto"/>
        </w:rPr>
      </w:pPr>
      <w:r w:rsidRPr="00C32362">
        <w:rPr>
          <w:rFonts w:ascii="Times New Roman" w:hAnsi="Times New Roman"/>
          <w:color w:val="auto"/>
        </w:rPr>
        <w:lastRenderedPageBreak/>
        <w:t xml:space="preserve">be accessible from the network and from the out-of-band management console port. </w:t>
      </w:r>
    </w:p>
    <w:p w:rsidR="00351A01" w:rsidRPr="00C32362" w:rsidRDefault="00351A01" w:rsidP="00351A01">
      <w:pPr>
        <w:pStyle w:val="indent2"/>
        <w:rPr>
          <w:rFonts w:ascii="Times New Roman" w:hAnsi="Times New Roman"/>
          <w:color w:val="auto"/>
        </w:rPr>
      </w:pPr>
    </w:p>
    <w:p w:rsidR="00351A01" w:rsidRPr="00C32362" w:rsidRDefault="00351A01" w:rsidP="00351A01">
      <w:pPr>
        <w:pStyle w:val="Heading5"/>
      </w:pPr>
      <w:r w:rsidRPr="00C32362">
        <w:t>6.1.1.2.4. Network Management Software</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Network management software, which may consist of multiple applications, for multivendor networks shall be provided with the following characteristics: </w:t>
      </w:r>
    </w:p>
    <w:p w:rsidR="00351A01" w:rsidRPr="00C32362" w:rsidRDefault="00351A01" w:rsidP="00351A01">
      <w:pPr>
        <w:pStyle w:val="indent2"/>
        <w:numPr>
          <w:ilvl w:val="0"/>
          <w:numId w:val="34"/>
        </w:numPr>
        <w:tabs>
          <w:tab w:val="clear" w:pos="1440"/>
          <w:tab w:val="clear" w:pos="2520"/>
          <w:tab w:val="num" w:pos="720"/>
          <w:tab w:val="left" w:pos="1080"/>
        </w:tabs>
        <w:ind w:left="1080"/>
        <w:rPr>
          <w:rFonts w:ascii="Times New Roman" w:hAnsi="Times New Roman"/>
          <w:color w:val="auto"/>
        </w:rPr>
      </w:pPr>
      <w:r w:rsidRPr="00C32362">
        <w:rPr>
          <w:rFonts w:ascii="Times New Roman" w:hAnsi="Times New Roman"/>
          <w:color w:val="auto"/>
        </w:rPr>
        <w:t xml:space="preserve">a consistent user interface and an integrated environment for monitoring, troubleshooting, controlling and measuring performance of network components. </w:t>
      </w:r>
    </w:p>
    <w:p w:rsidR="00351A01" w:rsidRPr="00C32362" w:rsidRDefault="00351A01" w:rsidP="00351A01">
      <w:pPr>
        <w:pStyle w:val="indent2"/>
        <w:numPr>
          <w:ilvl w:val="0"/>
          <w:numId w:val="34"/>
        </w:numPr>
        <w:tabs>
          <w:tab w:val="clear" w:pos="1440"/>
          <w:tab w:val="clear" w:pos="2520"/>
          <w:tab w:val="num" w:pos="720"/>
          <w:tab w:val="left" w:pos="1080"/>
        </w:tabs>
        <w:ind w:left="1080"/>
        <w:rPr>
          <w:rFonts w:ascii="Times New Roman" w:hAnsi="Times New Roman"/>
          <w:color w:val="auto"/>
        </w:rPr>
      </w:pPr>
      <w:r w:rsidRPr="00C32362">
        <w:rPr>
          <w:rFonts w:ascii="Times New Roman" w:hAnsi="Times New Roman"/>
          <w:color w:val="auto"/>
        </w:rPr>
        <w:t xml:space="preserve">be able to discover and display graphically the network components and their relationship. </w:t>
      </w:r>
    </w:p>
    <w:p w:rsidR="00351A01" w:rsidRPr="00C32362" w:rsidRDefault="00351A01" w:rsidP="00351A01">
      <w:pPr>
        <w:pStyle w:val="indent2"/>
        <w:numPr>
          <w:ilvl w:val="0"/>
          <w:numId w:val="34"/>
        </w:numPr>
        <w:tabs>
          <w:tab w:val="clear" w:pos="1440"/>
          <w:tab w:val="clear" w:pos="2520"/>
          <w:tab w:val="num" w:pos="720"/>
          <w:tab w:val="left" w:pos="1080"/>
        </w:tabs>
        <w:ind w:left="1080"/>
        <w:rPr>
          <w:rFonts w:ascii="Times New Roman" w:hAnsi="Times New Roman"/>
          <w:color w:val="auto"/>
        </w:rPr>
      </w:pPr>
      <w:r w:rsidRPr="00C32362">
        <w:rPr>
          <w:rFonts w:ascii="Times New Roman" w:hAnsi="Times New Roman"/>
          <w:color w:val="auto"/>
        </w:rPr>
        <w:t xml:space="preserve">allow a network administrator to make configuration changes, and run diagnostic and performance statistics gathering applications. </w:t>
      </w:r>
    </w:p>
    <w:p w:rsidR="00351A01" w:rsidRPr="00C32362" w:rsidRDefault="00351A01" w:rsidP="00351A01">
      <w:pPr>
        <w:pStyle w:val="indent2"/>
        <w:numPr>
          <w:ilvl w:val="0"/>
          <w:numId w:val="34"/>
        </w:numPr>
        <w:tabs>
          <w:tab w:val="clear" w:pos="1440"/>
          <w:tab w:val="clear" w:pos="2520"/>
          <w:tab w:val="num" w:pos="720"/>
          <w:tab w:val="left" w:pos="1080"/>
        </w:tabs>
        <w:ind w:left="1080"/>
        <w:rPr>
          <w:rFonts w:ascii="Times New Roman" w:hAnsi="Times New Roman"/>
          <w:color w:val="auto"/>
        </w:rPr>
      </w:pPr>
      <w:r w:rsidRPr="00C32362">
        <w:rPr>
          <w:rFonts w:ascii="Times New Roman" w:hAnsi="Times New Roman"/>
          <w:color w:val="auto"/>
        </w:rPr>
        <w:t xml:space="preserve">at least adhere to SNMP and provide MIB and RMON support for various networking technologies (e.g. Ethernet, WDM, etc.). </w:t>
      </w:r>
    </w:p>
    <w:p w:rsidR="00351A01" w:rsidRPr="00C32362" w:rsidRDefault="00351A01" w:rsidP="00351A01">
      <w:pPr>
        <w:pStyle w:val="indent2"/>
        <w:numPr>
          <w:ilvl w:val="0"/>
          <w:numId w:val="34"/>
        </w:numPr>
        <w:tabs>
          <w:tab w:val="clear" w:pos="1440"/>
          <w:tab w:val="clear" w:pos="2520"/>
          <w:tab w:val="num" w:pos="720"/>
          <w:tab w:val="left" w:pos="1080"/>
        </w:tabs>
        <w:ind w:left="1080"/>
        <w:rPr>
          <w:rFonts w:ascii="Times New Roman" w:hAnsi="Times New Roman"/>
          <w:color w:val="auto"/>
        </w:rPr>
      </w:pPr>
      <w:r w:rsidRPr="00C32362">
        <w:rPr>
          <w:rFonts w:ascii="Times New Roman" w:hAnsi="Times New Roman"/>
          <w:color w:val="auto"/>
        </w:rPr>
        <w:t xml:space="preserve">include analysis software which presents the performance and monitoring data in easily comprehensible graphics (viewable on a terminal or a printer). </w:t>
      </w:r>
    </w:p>
    <w:p w:rsidR="00351A01" w:rsidRPr="00C32362" w:rsidRDefault="00351A01" w:rsidP="00351A01">
      <w:pPr>
        <w:pStyle w:val="indent2"/>
        <w:numPr>
          <w:ilvl w:val="0"/>
          <w:numId w:val="34"/>
        </w:numPr>
        <w:tabs>
          <w:tab w:val="clear" w:pos="1440"/>
          <w:tab w:val="clear" w:pos="2520"/>
          <w:tab w:val="num" w:pos="720"/>
          <w:tab w:val="left" w:pos="1080"/>
        </w:tabs>
        <w:ind w:left="1080"/>
        <w:rPr>
          <w:rFonts w:ascii="Times New Roman" w:hAnsi="Times New Roman"/>
          <w:color w:val="auto"/>
        </w:rPr>
      </w:pPr>
      <w:r w:rsidRPr="00C32362">
        <w:rPr>
          <w:rFonts w:ascii="Times New Roman" w:hAnsi="Times New Roman"/>
          <w:color w:val="auto"/>
        </w:rPr>
        <w:t>include configuration management software to track changes, modifications and current configuration of network devices</w:t>
      </w:r>
    </w:p>
    <w:p w:rsidR="00351A01" w:rsidRPr="00C32362" w:rsidRDefault="00351A01" w:rsidP="00351A01">
      <w:pPr>
        <w:pStyle w:val="indent2"/>
        <w:numPr>
          <w:ilvl w:val="0"/>
          <w:numId w:val="34"/>
        </w:numPr>
        <w:tabs>
          <w:tab w:val="clear" w:pos="1440"/>
          <w:tab w:val="clear" w:pos="2520"/>
          <w:tab w:val="num" w:pos="720"/>
          <w:tab w:val="left" w:pos="1080"/>
        </w:tabs>
        <w:ind w:left="1080"/>
        <w:rPr>
          <w:rFonts w:ascii="Times New Roman" w:hAnsi="Times New Roman"/>
          <w:color w:val="auto"/>
        </w:rPr>
      </w:pPr>
      <w:r w:rsidRPr="00C32362">
        <w:rPr>
          <w:rFonts w:ascii="Times New Roman" w:hAnsi="Times New Roman"/>
        </w:rPr>
        <w:t>Downline loading via the network of software upgrades to all networking equipment  (desirable)</w:t>
      </w:r>
    </w:p>
    <w:p w:rsidR="00351A01" w:rsidRPr="00C32362" w:rsidRDefault="00351A01" w:rsidP="00351A01">
      <w:pPr>
        <w:pStyle w:val="indent2"/>
        <w:rPr>
          <w:rFonts w:ascii="Times New Roman" w:hAnsi="Times New Roman"/>
          <w:color w:val="auto"/>
        </w:rPr>
      </w:pPr>
    </w:p>
    <w:p w:rsidR="00351A01" w:rsidRPr="00C32362" w:rsidRDefault="00351A01" w:rsidP="00351A01">
      <w:pPr>
        <w:pStyle w:val="Heading4"/>
      </w:pPr>
      <w:r w:rsidRPr="00C32362">
        <w:t>6.1.1.3. Equipment Characteristics</w:t>
      </w:r>
    </w:p>
    <w:p w:rsidR="00351A01" w:rsidRPr="00C32362" w:rsidRDefault="00351A01" w:rsidP="00351A01">
      <w:pPr>
        <w:pStyle w:val="BodyTextIndent"/>
        <w:tabs>
          <w:tab w:val="left" w:pos="6444"/>
        </w:tabs>
        <w:rPr>
          <w:rFonts w:ascii="Times New Roman" w:hAnsi="Times New Roman"/>
        </w:rPr>
      </w:pPr>
      <w:r w:rsidRPr="00C32362">
        <w:rPr>
          <w:rFonts w:ascii="Times New Roman" w:hAnsi="Times New Roman"/>
        </w:rPr>
        <w:t>This section describes general equipment characteristics</w:t>
      </w:r>
      <w:r w:rsidRPr="00C32362">
        <w:rPr>
          <w:rFonts w:ascii="Times New Roman" w:hAnsi="Times New Roman"/>
        </w:rPr>
        <w:tab/>
      </w:r>
    </w:p>
    <w:p w:rsidR="00351A01" w:rsidRPr="00C32362" w:rsidRDefault="00351A01" w:rsidP="00351A01">
      <w:pPr>
        <w:pStyle w:val="Heading5"/>
      </w:pPr>
      <w:r w:rsidRPr="00C32362">
        <w:t>6.1.1.3.1. Physical Configuration</w:t>
      </w:r>
    </w:p>
    <w:p w:rsidR="00351A01" w:rsidRPr="00C32362" w:rsidRDefault="00351A01" w:rsidP="00351A01">
      <w:pPr>
        <w:pStyle w:val="BodyTextIndent"/>
        <w:rPr>
          <w:rFonts w:ascii="Times New Roman" w:hAnsi="Times New Roman"/>
        </w:rPr>
      </w:pPr>
      <w:r w:rsidRPr="00C32362">
        <w:rPr>
          <w:rFonts w:ascii="Times New Roman" w:hAnsi="Times New Roman"/>
        </w:rPr>
        <w:t>Where appropriate, all equipment shall be mountable in a standard EIA 19” rack.  All mounting hardware shall be included with the equipment.</w:t>
      </w:r>
    </w:p>
    <w:p w:rsidR="00351A01" w:rsidRPr="00C32362" w:rsidRDefault="00351A01" w:rsidP="00351A01">
      <w:pPr>
        <w:pStyle w:val="Heading5"/>
      </w:pPr>
      <w:r w:rsidRPr="00C32362">
        <w:t>6.1.1.3.2. Operating Environment</w:t>
      </w:r>
    </w:p>
    <w:p w:rsidR="00351A01" w:rsidRPr="00C32362" w:rsidRDefault="00351A01" w:rsidP="00351A01">
      <w:pPr>
        <w:pStyle w:val="indent1"/>
        <w:numPr>
          <w:ilvl w:val="1"/>
          <w:numId w:val="35"/>
        </w:numPr>
        <w:tabs>
          <w:tab w:val="num" w:pos="1080"/>
        </w:tabs>
        <w:ind w:left="1080"/>
        <w:rPr>
          <w:b w:val="0"/>
        </w:rPr>
      </w:pPr>
      <w:r w:rsidRPr="00C32362">
        <w:rPr>
          <w:b w:val="0"/>
        </w:rPr>
        <w:t>Where appropriate, all equipment except large network routers shall be capable of operating on line voltage of 108 to 125 volts single-phase at 60 Hz (+/-1%).</w:t>
      </w:r>
    </w:p>
    <w:p w:rsidR="00351A01" w:rsidRPr="00C32362" w:rsidRDefault="00351A01" w:rsidP="00351A01">
      <w:pPr>
        <w:pStyle w:val="indent1"/>
        <w:numPr>
          <w:ilvl w:val="1"/>
          <w:numId w:val="35"/>
        </w:numPr>
        <w:tabs>
          <w:tab w:val="num" w:pos="1080"/>
        </w:tabs>
        <w:ind w:left="1080"/>
        <w:rPr>
          <w:b w:val="0"/>
        </w:rPr>
      </w:pPr>
      <w:r w:rsidRPr="00C32362">
        <w:rPr>
          <w:b w:val="0"/>
        </w:rPr>
        <w:t>Large network routers shall be capable of operating on line voltage of either 108 to 125 volts or 216 to 240 volts single-phase at 60 Hz (+/-1%).</w:t>
      </w:r>
    </w:p>
    <w:p w:rsidR="00351A01" w:rsidRPr="00C32362" w:rsidRDefault="00351A01" w:rsidP="00351A01">
      <w:pPr>
        <w:pStyle w:val="indent1"/>
        <w:ind w:left="1080"/>
        <w:rPr>
          <w:b w:val="0"/>
        </w:rPr>
      </w:pPr>
    </w:p>
    <w:p w:rsidR="00351A01" w:rsidRPr="00C32362" w:rsidRDefault="00351A01" w:rsidP="00351A01">
      <w:pPr>
        <w:pStyle w:val="Heading4"/>
      </w:pPr>
      <w:r w:rsidRPr="00C32362">
        <w:t>6.1.1.4. Documentation</w:t>
      </w:r>
    </w:p>
    <w:p w:rsidR="00351A01" w:rsidRPr="00C32362" w:rsidRDefault="00351A01" w:rsidP="00351A01">
      <w:pPr>
        <w:pStyle w:val="Heading5"/>
      </w:pPr>
      <w:r w:rsidRPr="00C32362">
        <w:t xml:space="preserve">The contractor shall provide </w:t>
      </w:r>
      <w:r>
        <w:t xml:space="preserve">access to </w:t>
      </w:r>
      <w:r w:rsidRPr="00C32362">
        <w:t xml:space="preserve">complete sets of </w:t>
      </w:r>
      <w:r>
        <w:t>commercially available system and</w:t>
      </w:r>
      <w:r w:rsidRPr="00C32362">
        <w:t xml:space="preserve"> user manuals. All provided documentation shall be available on line. </w:t>
      </w:r>
    </w:p>
    <w:p w:rsidR="00351A01" w:rsidRDefault="00351A01" w:rsidP="00351A01">
      <w:pPr>
        <w:pStyle w:val="Heading4"/>
      </w:pPr>
    </w:p>
    <w:p w:rsidR="00351A01" w:rsidRPr="00C32362" w:rsidRDefault="00351A01" w:rsidP="00351A01">
      <w:pPr>
        <w:pStyle w:val="Heading4"/>
      </w:pPr>
      <w:r w:rsidRPr="00C32362">
        <w:t>6.1.1.5. Auto Configuration</w:t>
      </w:r>
    </w:p>
    <w:p w:rsidR="00351A01" w:rsidRPr="00C32362" w:rsidRDefault="00351A01" w:rsidP="00351A01">
      <w:pPr>
        <w:pStyle w:val="BodyTextIndent"/>
        <w:rPr>
          <w:rFonts w:ascii="Times New Roman" w:hAnsi="Times New Roman"/>
        </w:rPr>
      </w:pPr>
      <w:r w:rsidRPr="00C32362">
        <w:rPr>
          <w:rFonts w:ascii="Times New Roman" w:hAnsi="Times New Roman"/>
        </w:rPr>
        <w:t>In general, no management intervention or software down line loading should be required to become operational (other than the potential manual installation of an IP address).  The network equipment shall auto-configure and self initialize at installation (connection and power up) and during operation.  That is, it shall be possible to simply connect the network interfaces and apply power for the network equipment to become operational without detrimental impact to the network.  Auto-configuration does not apply to routers or ATM switches.</w:t>
      </w:r>
    </w:p>
    <w:p w:rsidR="00351A01" w:rsidRPr="00C32362" w:rsidRDefault="00351A01" w:rsidP="00351A01">
      <w:pPr>
        <w:pStyle w:val="Heading4"/>
      </w:pPr>
      <w:r w:rsidRPr="00C32362">
        <w:t>6.1.1.6. Bridging</w:t>
      </w:r>
    </w:p>
    <w:p w:rsidR="00351A01" w:rsidRPr="00C32362" w:rsidRDefault="00351A01" w:rsidP="00351A01">
      <w:pPr>
        <w:pStyle w:val="BodyTextIndent"/>
        <w:rPr>
          <w:rFonts w:ascii="Times New Roman" w:hAnsi="Times New Roman"/>
        </w:rPr>
      </w:pPr>
      <w:r w:rsidRPr="00C32362">
        <w:rPr>
          <w:rFonts w:ascii="Times New Roman" w:hAnsi="Times New Roman"/>
        </w:rPr>
        <w:t>Bridging is required in all routers and all bridging shall provide the capability for:</w:t>
      </w:r>
    </w:p>
    <w:p w:rsidR="00351A01" w:rsidRPr="00C32362" w:rsidRDefault="00351A01" w:rsidP="00351A01">
      <w:pPr>
        <w:pStyle w:val="indent2"/>
        <w:widowControl/>
        <w:numPr>
          <w:ilvl w:val="0"/>
          <w:numId w:val="38"/>
        </w:numPr>
        <w:tabs>
          <w:tab w:val="clear" w:pos="2160"/>
          <w:tab w:val="clear" w:pos="2520"/>
        </w:tabs>
        <w:ind w:left="1440"/>
        <w:rPr>
          <w:rFonts w:ascii="Times New Roman" w:hAnsi="Times New Roman"/>
          <w:color w:val="auto"/>
        </w:rPr>
      </w:pPr>
      <w:r w:rsidRPr="00C32362">
        <w:rPr>
          <w:rFonts w:ascii="Times New Roman" w:hAnsi="Times New Roman"/>
          <w:color w:val="auto"/>
        </w:rPr>
        <w:t xml:space="preserve">disabling of any Spanning Tree Algorithm [ISO 8802/1; IEEE 802.1] incorporated within the bridge. </w:t>
      </w:r>
    </w:p>
    <w:p w:rsidR="00351A01" w:rsidRPr="00C32362" w:rsidRDefault="00351A01" w:rsidP="00351A01">
      <w:pPr>
        <w:pStyle w:val="indent2"/>
        <w:widowControl/>
        <w:numPr>
          <w:ilvl w:val="0"/>
          <w:numId w:val="38"/>
        </w:numPr>
        <w:tabs>
          <w:tab w:val="clear" w:pos="2160"/>
          <w:tab w:val="clear" w:pos="2520"/>
        </w:tabs>
        <w:ind w:left="1440"/>
        <w:rPr>
          <w:rFonts w:ascii="Times New Roman" w:hAnsi="Times New Roman"/>
        </w:rPr>
      </w:pPr>
      <w:r w:rsidRPr="00C32362">
        <w:rPr>
          <w:rFonts w:ascii="Times New Roman" w:hAnsi="Times New Roman"/>
          <w:color w:val="auto"/>
        </w:rPr>
        <w:t>Protocol filtering which is based upon user defined filtering masks.</w:t>
      </w:r>
    </w:p>
    <w:p w:rsidR="00351A01" w:rsidRPr="00C32362" w:rsidRDefault="00351A01" w:rsidP="00351A01">
      <w:pPr>
        <w:pStyle w:val="indent2"/>
        <w:widowControl/>
        <w:numPr>
          <w:ilvl w:val="0"/>
          <w:numId w:val="38"/>
        </w:numPr>
        <w:tabs>
          <w:tab w:val="clear" w:pos="2160"/>
          <w:tab w:val="clear" w:pos="2520"/>
        </w:tabs>
        <w:ind w:left="1440"/>
        <w:rPr>
          <w:rFonts w:ascii="Times New Roman" w:hAnsi="Times New Roman"/>
        </w:rPr>
      </w:pPr>
      <w:r w:rsidRPr="00C32362">
        <w:rPr>
          <w:rFonts w:ascii="Times New Roman" w:hAnsi="Times New Roman"/>
        </w:rPr>
        <w:t>interface line speed filtering and 80% of interface line speed forwarding, with minimum data packet sizes applicable to the interface type</w:t>
      </w:r>
    </w:p>
    <w:p w:rsidR="00351A01" w:rsidRPr="00C32362" w:rsidRDefault="00351A01" w:rsidP="00351A01">
      <w:pPr>
        <w:pStyle w:val="BodyTextIndent"/>
        <w:rPr>
          <w:rFonts w:ascii="Times New Roman" w:hAnsi="Times New Roman"/>
        </w:rPr>
      </w:pPr>
    </w:p>
    <w:p w:rsidR="00351A01" w:rsidRPr="00C32362" w:rsidRDefault="00351A01" w:rsidP="00351A01">
      <w:pPr>
        <w:pStyle w:val="Heading3"/>
      </w:pPr>
      <w:bookmarkStart w:id="878" w:name="_Toc350086569"/>
      <w:bookmarkStart w:id="879" w:name="_Toc364329388"/>
      <w:bookmarkStart w:id="880" w:name="_Toc370288352"/>
      <w:r w:rsidRPr="00C32362">
        <w:lastRenderedPageBreak/>
        <w:t>6.1.2. Wireless Networking Equipment</w:t>
      </w:r>
      <w:bookmarkEnd w:id="878"/>
      <w:bookmarkEnd w:id="879"/>
      <w:bookmarkEnd w:id="880"/>
    </w:p>
    <w:p w:rsidR="00351A01" w:rsidRPr="00C32362" w:rsidRDefault="00351A01" w:rsidP="00351A01">
      <w:pPr>
        <w:pStyle w:val="BodyTextIndent"/>
        <w:rPr>
          <w:rFonts w:ascii="Times New Roman" w:hAnsi="Times New Roman"/>
        </w:rPr>
      </w:pPr>
      <w:r>
        <w:rPr>
          <w:rFonts w:ascii="Times New Roman" w:hAnsi="Times New Roman"/>
        </w:rPr>
        <w:t>The</w:t>
      </w:r>
      <w:r w:rsidRPr="00C32362">
        <w:rPr>
          <w:rFonts w:ascii="Times New Roman" w:hAnsi="Times New Roman"/>
        </w:rPr>
        <w:t xml:space="preserve"> following wireless networking equipment is required.  </w:t>
      </w:r>
    </w:p>
    <w:p w:rsidR="00351A01" w:rsidRPr="00C32362" w:rsidRDefault="00351A01" w:rsidP="00351A01">
      <w:pPr>
        <w:pStyle w:val="Heading4"/>
      </w:pPr>
      <w:r w:rsidRPr="00C32362">
        <w:t>6.1.2.1. Wireless Access Points</w:t>
      </w:r>
    </w:p>
    <w:p w:rsidR="00351A01" w:rsidRPr="00C32362" w:rsidRDefault="00351A01" w:rsidP="00351A01">
      <w:pPr>
        <w:pStyle w:val="BodyTextIndent"/>
        <w:rPr>
          <w:rFonts w:ascii="Times New Roman" w:hAnsi="Times New Roman"/>
        </w:rPr>
      </w:pPr>
      <w:r w:rsidRPr="00C32362">
        <w:rPr>
          <w:rFonts w:ascii="Times New Roman" w:hAnsi="Times New Roman"/>
        </w:rPr>
        <w:t>Wireless Access Points such as Cisco Aironet 1</w:t>
      </w:r>
      <w:r>
        <w:rPr>
          <w:rFonts w:ascii="Times New Roman" w:hAnsi="Times New Roman"/>
        </w:rPr>
        <w:t>6</w:t>
      </w:r>
      <w:r w:rsidRPr="00C32362">
        <w:rPr>
          <w:rFonts w:ascii="Times New Roman" w:hAnsi="Times New Roman"/>
        </w:rPr>
        <w:t>00 shall meet the following:</w:t>
      </w:r>
    </w:p>
    <w:p w:rsidR="00351A01" w:rsidRPr="00C32362" w:rsidRDefault="00351A01" w:rsidP="00351A01">
      <w:pPr>
        <w:pStyle w:val="indent2"/>
        <w:widowControl/>
        <w:numPr>
          <w:ilvl w:val="0"/>
          <w:numId w:val="39"/>
        </w:numPr>
        <w:tabs>
          <w:tab w:val="clear" w:pos="720"/>
        </w:tabs>
        <w:rPr>
          <w:rFonts w:ascii="Times New Roman" w:hAnsi="Times New Roman"/>
          <w:color w:val="auto"/>
        </w:rPr>
      </w:pPr>
      <w:r w:rsidRPr="00C32362">
        <w:rPr>
          <w:rFonts w:ascii="Times New Roman" w:hAnsi="Times New Roman"/>
          <w:color w:val="auto"/>
        </w:rPr>
        <w:t>Capable of supporting multiple VLANs.</w:t>
      </w:r>
    </w:p>
    <w:p w:rsidR="00351A01" w:rsidRPr="00C32362" w:rsidRDefault="00351A01" w:rsidP="00351A01">
      <w:pPr>
        <w:pStyle w:val="indent2"/>
        <w:numPr>
          <w:ilvl w:val="0"/>
          <w:numId w:val="39"/>
        </w:numPr>
        <w:tabs>
          <w:tab w:val="clear" w:pos="720"/>
        </w:tabs>
        <w:rPr>
          <w:rFonts w:ascii="Times New Roman" w:hAnsi="Times New Roman"/>
          <w:color w:val="auto"/>
        </w:rPr>
      </w:pPr>
      <w:r w:rsidRPr="00C32362">
        <w:rPr>
          <w:rFonts w:ascii="Times New Roman" w:hAnsi="Times New Roman"/>
          <w:color w:val="auto"/>
        </w:rPr>
        <w:t>Capable of supporting Wireless encryption methods</w:t>
      </w:r>
    </w:p>
    <w:p w:rsidR="00351A01" w:rsidRPr="00C32362" w:rsidRDefault="00351A01" w:rsidP="00351A01">
      <w:pPr>
        <w:pStyle w:val="indent2"/>
        <w:widowControl/>
        <w:numPr>
          <w:ilvl w:val="0"/>
          <w:numId w:val="39"/>
        </w:numPr>
        <w:tabs>
          <w:tab w:val="clear" w:pos="720"/>
        </w:tabs>
        <w:rPr>
          <w:rFonts w:ascii="Times New Roman" w:hAnsi="Times New Roman"/>
          <w:color w:val="auto"/>
        </w:rPr>
      </w:pPr>
      <w:r w:rsidRPr="00C32362">
        <w:rPr>
          <w:rFonts w:ascii="Times New Roman" w:hAnsi="Times New Roman"/>
          <w:color w:val="auto"/>
        </w:rPr>
        <w:t>Capable of utilizing external authentication service (RADIUS) in addition to supporting Wireless authentication methods</w:t>
      </w:r>
    </w:p>
    <w:p w:rsidR="00351A01" w:rsidRPr="00C32362" w:rsidRDefault="00351A01" w:rsidP="00351A01">
      <w:pPr>
        <w:pStyle w:val="indent2"/>
        <w:widowControl/>
        <w:numPr>
          <w:ilvl w:val="0"/>
          <w:numId w:val="39"/>
        </w:numPr>
        <w:tabs>
          <w:tab w:val="clear" w:pos="720"/>
        </w:tabs>
        <w:rPr>
          <w:rFonts w:ascii="Times New Roman" w:hAnsi="Times New Roman"/>
          <w:color w:val="auto"/>
        </w:rPr>
      </w:pPr>
      <w:r w:rsidRPr="00C32362">
        <w:rPr>
          <w:rFonts w:ascii="Times New Roman" w:hAnsi="Times New Roman"/>
          <w:color w:val="auto"/>
        </w:rPr>
        <w:t>Support 802.</w:t>
      </w:r>
      <w:r>
        <w:rPr>
          <w:rFonts w:ascii="Times New Roman" w:hAnsi="Times New Roman"/>
          <w:color w:val="auto"/>
        </w:rPr>
        <w:t>11/a/n/g</w:t>
      </w:r>
      <w:r w:rsidRPr="00C32362">
        <w:rPr>
          <w:rFonts w:ascii="Times New Roman" w:hAnsi="Times New Roman"/>
          <w:color w:val="auto"/>
        </w:rPr>
        <w:t xml:space="preserve"> interfaces</w:t>
      </w:r>
    </w:p>
    <w:p w:rsidR="00351A01" w:rsidRPr="00C32362" w:rsidRDefault="00351A01" w:rsidP="00351A01">
      <w:pPr>
        <w:pStyle w:val="indent2"/>
        <w:widowControl/>
        <w:numPr>
          <w:ilvl w:val="0"/>
          <w:numId w:val="39"/>
        </w:numPr>
        <w:tabs>
          <w:tab w:val="clear" w:pos="720"/>
        </w:tabs>
        <w:rPr>
          <w:rFonts w:ascii="Times New Roman" w:hAnsi="Times New Roman"/>
          <w:color w:val="auto"/>
        </w:rPr>
      </w:pPr>
      <w:r w:rsidRPr="00C32362">
        <w:rPr>
          <w:rFonts w:ascii="Times New Roman" w:hAnsi="Times New Roman"/>
          <w:color w:val="auto"/>
        </w:rPr>
        <w:t>Powered using Power-over-Ethernet (or 802.</w:t>
      </w:r>
      <w:r>
        <w:rPr>
          <w:rFonts w:ascii="Times New Roman" w:hAnsi="Times New Roman"/>
          <w:color w:val="auto"/>
        </w:rPr>
        <w:t>3</w:t>
      </w:r>
      <w:r w:rsidRPr="00C32362">
        <w:rPr>
          <w:rFonts w:ascii="Times New Roman" w:hAnsi="Times New Roman"/>
          <w:color w:val="auto"/>
        </w:rPr>
        <w:t>af)</w:t>
      </w:r>
    </w:p>
    <w:p w:rsidR="00351A01" w:rsidRPr="00C32362" w:rsidRDefault="00351A01" w:rsidP="00351A01">
      <w:pPr>
        <w:pStyle w:val="indent2"/>
        <w:widowControl/>
        <w:numPr>
          <w:ilvl w:val="0"/>
          <w:numId w:val="39"/>
        </w:numPr>
        <w:tabs>
          <w:tab w:val="clear" w:pos="720"/>
        </w:tabs>
        <w:rPr>
          <w:rFonts w:ascii="Times New Roman" w:hAnsi="Times New Roman"/>
          <w:color w:val="auto"/>
        </w:rPr>
      </w:pPr>
      <w:r w:rsidRPr="00C32362">
        <w:rPr>
          <w:rFonts w:ascii="Times New Roman" w:hAnsi="Times New Roman"/>
          <w:color w:val="auto"/>
        </w:rPr>
        <w:t>Remotely configurable</w:t>
      </w:r>
    </w:p>
    <w:p w:rsidR="00351A01" w:rsidRPr="00C32362" w:rsidRDefault="00351A01" w:rsidP="00351A01">
      <w:pPr>
        <w:pStyle w:val="indent2"/>
        <w:widowControl/>
        <w:tabs>
          <w:tab w:val="clear" w:pos="720"/>
        </w:tabs>
        <w:ind w:left="1080"/>
        <w:rPr>
          <w:rFonts w:ascii="Times New Roman" w:hAnsi="Times New Roman"/>
          <w:color w:val="auto"/>
        </w:rPr>
      </w:pPr>
    </w:p>
    <w:p w:rsidR="00351A01" w:rsidRPr="00C32362" w:rsidRDefault="00351A01" w:rsidP="00351A01">
      <w:pPr>
        <w:pStyle w:val="Heading4"/>
      </w:pPr>
      <w:r w:rsidRPr="00C32362">
        <w:t>6.1.2.2. Wireless LAN Manager</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Wireless LAN Manager </w:t>
      </w:r>
      <w:r w:rsidRPr="00762766">
        <w:rPr>
          <w:color w:val="000000"/>
        </w:rPr>
        <w:t>such as the Cisco Prime Inf</w:t>
      </w:r>
      <w:r>
        <w:rPr>
          <w:color w:val="000000"/>
        </w:rPr>
        <w:t>r</w:t>
      </w:r>
      <w:r w:rsidRPr="00762766">
        <w:rPr>
          <w:color w:val="000000"/>
        </w:rPr>
        <w:t>astructure</w:t>
      </w:r>
      <w:r>
        <w:rPr>
          <w:color w:val="000000"/>
        </w:rPr>
        <w:t xml:space="preserve"> </w:t>
      </w:r>
      <w:r w:rsidRPr="00762766">
        <w:rPr>
          <w:color w:val="000000"/>
        </w:rPr>
        <w:t xml:space="preserve">wired/wireless LAN management solution </w:t>
      </w:r>
      <w:r w:rsidRPr="00C32362">
        <w:rPr>
          <w:rFonts w:ascii="Times New Roman" w:hAnsi="Times New Roman"/>
        </w:rPr>
        <w:t>shall meet the following:</w:t>
      </w:r>
    </w:p>
    <w:p w:rsidR="00351A01" w:rsidRPr="00C32362" w:rsidRDefault="00351A01" w:rsidP="00351A01">
      <w:pPr>
        <w:pStyle w:val="indent2"/>
        <w:widowControl/>
        <w:numPr>
          <w:ilvl w:val="0"/>
          <w:numId w:val="40"/>
        </w:numPr>
        <w:tabs>
          <w:tab w:val="clear" w:pos="720"/>
        </w:tabs>
        <w:ind w:left="1080"/>
        <w:rPr>
          <w:rFonts w:ascii="Times New Roman" w:hAnsi="Times New Roman"/>
          <w:color w:val="auto"/>
        </w:rPr>
      </w:pPr>
      <w:r w:rsidRPr="00C32362">
        <w:rPr>
          <w:rFonts w:ascii="Times New Roman" w:hAnsi="Times New Roman"/>
          <w:color w:val="auto"/>
        </w:rPr>
        <w:t>Device can monitor, configure and report the status of access points</w:t>
      </w:r>
    </w:p>
    <w:p w:rsidR="00351A01" w:rsidRPr="00C32362" w:rsidRDefault="00351A01" w:rsidP="00351A01">
      <w:pPr>
        <w:pStyle w:val="indent2"/>
        <w:widowControl/>
        <w:numPr>
          <w:ilvl w:val="0"/>
          <w:numId w:val="40"/>
        </w:numPr>
        <w:tabs>
          <w:tab w:val="clear" w:pos="720"/>
        </w:tabs>
        <w:ind w:left="1080"/>
        <w:rPr>
          <w:rFonts w:ascii="Times New Roman" w:hAnsi="Times New Roman"/>
          <w:color w:val="auto"/>
        </w:rPr>
      </w:pPr>
      <w:r w:rsidRPr="00C32362">
        <w:rPr>
          <w:rFonts w:ascii="Times New Roman" w:hAnsi="Times New Roman"/>
          <w:color w:val="auto"/>
        </w:rPr>
        <w:t>Capable of performing management functions autonomously, based on network conditions or on a scheduled basis</w:t>
      </w:r>
    </w:p>
    <w:p w:rsidR="00351A01" w:rsidRPr="00C32362" w:rsidRDefault="00351A01" w:rsidP="00351A01">
      <w:pPr>
        <w:pStyle w:val="indent2"/>
        <w:widowControl/>
        <w:numPr>
          <w:ilvl w:val="0"/>
          <w:numId w:val="40"/>
        </w:numPr>
        <w:tabs>
          <w:tab w:val="clear" w:pos="720"/>
        </w:tabs>
        <w:ind w:left="1080"/>
        <w:rPr>
          <w:rFonts w:ascii="Times New Roman" w:hAnsi="Times New Roman"/>
          <w:color w:val="auto"/>
        </w:rPr>
      </w:pPr>
      <w:r w:rsidRPr="00C32362">
        <w:rPr>
          <w:rFonts w:ascii="Times New Roman" w:hAnsi="Times New Roman"/>
          <w:color w:val="auto"/>
        </w:rPr>
        <w:t>Capable of centrally managing at least 250 access points per management device</w:t>
      </w:r>
    </w:p>
    <w:p w:rsidR="00351A01" w:rsidRPr="00C32362" w:rsidRDefault="00351A01" w:rsidP="00351A01">
      <w:pPr>
        <w:pStyle w:val="Heading4"/>
      </w:pPr>
    </w:p>
    <w:p w:rsidR="00351A01" w:rsidRPr="00C32362" w:rsidRDefault="00351A01" w:rsidP="00351A01">
      <w:pPr>
        <w:pStyle w:val="Heading4"/>
      </w:pPr>
      <w:r w:rsidRPr="00C32362">
        <w:t>6.1.2.3. Wireless Bridge</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Wireless Bridge such as Cisco Aironet </w:t>
      </w:r>
      <w:r>
        <w:rPr>
          <w:rFonts w:ascii="Times New Roman" w:hAnsi="Times New Roman"/>
        </w:rPr>
        <w:t>1552</w:t>
      </w:r>
      <w:r w:rsidRPr="00C32362">
        <w:rPr>
          <w:rFonts w:ascii="Times New Roman" w:hAnsi="Times New Roman"/>
        </w:rPr>
        <w:t xml:space="preserve"> Wireless Bridge shall meet the following:</w:t>
      </w:r>
    </w:p>
    <w:p w:rsidR="00351A01" w:rsidRPr="00C32362" w:rsidRDefault="00351A01" w:rsidP="00351A01">
      <w:pPr>
        <w:pStyle w:val="indent2"/>
        <w:widowControl/>
        <w:numPr>
          <w:ilvl w:val="0"/>
          <w:numId w:val="122"/>
        </w:numPr>
        <w:tabs>
          <w:tab w:val="clear" w:pos="720"/>
          <w:tab w:val="clear" w:pos="1440"/>
        </w:tabs>
        <w:rPr>
          <w:rFonts w:ascii="Times New Roman" w:hAnsi="Times New Roman"/>
          <w:color w:val="auto"/>
        </w:rPr>
      </w:pPr>
      <w:r w:rsidRPr="00C32362">
        <w:rPr>
          <w:rFonts w:ascii="Times New Roman" w:hAnsi="Times New Roman"/>
          <w:color w:val="auto"/>
        </w:rPr>
        <w:t>Capable of bridging two wired LANs using a wireless link.</w:t>
      </w:r>
    </w:p>
    <w:p w:rsidR="00351A01" w:rsidRDefault="00351A01" w:rsidP="00351A01">
      <w:pPr>
        <w:pStyle w:val="indent2"/>
        <w:widowControl/>
        <w:numPr>
          <w:ilvl w:val="0"/>
          <w:numId w:val="122"/>
        </w:numPr>
        <w:tabs>
          <w:tab w:val="clear" w:pos="720"/>
          <w:tab w:val="clear" w:pos="1440"/>
        </w:tabs>
        <w:rPr>
          <w:rFonts w:ascii="Times New Roman" w:hAnsi="Times New Roman"/>
          <w:color w:val="auto"/>
        </w:rPr>
      </w:pPr>
      <w:r w:rsidRPr="003D46B2">
        <w:rPr>
          <w:rFonts w:ascii="Times New Roman" w:hAnsi="Times New Roman"/>
          <w:color w:val="auto"/>
        </w:rPr>
        <w:t>external antenna ports that are compliant with 802.11b/g standards (2.4 GHz)</w:t>
      </w:r>
    </w:p>
    <w:p w:rsidR="00351A01" w:rsidRDefault="00351A01" w:rsidP="00351A01">
      <w:pPr>
        <w:pStyle w:val="indent2"/>
        <w:widowControl/>
        <w:numPr>
          <w:ilvl w:val="0"/>
          <w:numId w:val="207"/>
        </w:numPr>
        <w:tabs>
          <w:tab w:val="clear" w:pos="720"/>
          <w:tab w:val="clear" w:pos="1440"/>
          <w:tab w:val="clear" w:pos="2160"/>
        </w:tabs>
        <w:rPr>
          <w:rFonts w:ascii="Times New Roman" w:hAnsi="Times New Roman"/>
          <w:color w:val="auto"/>
        </w:rPr>
      </w:pPr>
      <w:r>
        <w:rPr>
          <w:rFonts w:ascii="Times New Roman" w:hAnsi="Times New Roman"/>
          <w:color w:val="auto"/>
        </w:rPr>
        <w:t>802.11n (desirable)</w:t>
      </w:r>
    </w:p>
    <w:p w:rsidR="00351A01" w:rsidRPr="00C32362" w:rsidRDefault="00351A01" w:rsidP="00351A01">
      <w:pPr>
        <w:pStyle w:val="Heading3"/>
        <w:tabs>
          <w:tab w:val="left" w:pos="2880"/>
        </w:tabs>
      </w:pPr>
      <w:bookmarkStart w:id="881" w:name="_Toc364329389"/>
      <w:bookmarkStart w:id="882" w:name="_Toc370288353"/>
      <w:r w:rsidRPr="00C32362">
        <w:t>6.1.</w:t>
      </w:r>
      <w:r>
        <w:t>3</w:t>
      </w:r>
      <w:r w:rsidRPr="00C32362">
        <w:t>. LAN Switches</w:t>
      </w:r>
      <w:bookmarkEnd w:id="881"/>
      <w:bookmarkEnd w:id="882"/>
      <w:r w:rsidRPr="00C32362">
        <w:tab/>
      </w:r>
    </w:p>
    <w:p w:rsidR="00351A01" w:rsidRPr="00C32362" w:rsidRDefault="00351A01" w:rsidP="00351A01">
      <w:pPr>
        <w:pStyle w:val="BodyTextIndent"/>
        <w:rPr>
          <w:rFonts w:ascii="Times New Roman" w:hAnsi="Times New Roman"/>
        </w:rPr>
      </w:pPr>
      <w:r w:rsidRPr="00C32362">
        <w:rPr>
          <w:rFonts w:ascii="Times New Roman" w:hAnsi="Times New Roman"/>
        </w:rPr>
        <w:t xml:space="preserve">At least 2 solutions, each from a different OEM, for </w:t>
      </w:r>
      <w:r>
        <w:rPr>
          <w:rFonts w:ascii="Times New Roman" w:hAnsi="Times New Roman"/>
        </w:rPr>
        <w:t xml:space="preserve">the High End </w:t>
      </w:r>
      <w:r w:rsidRPr="00C32362">
        <w:rPr>
          <w:rFonts w:ascii="Times New Roman" w:hAnsi="Times New Roman"/>
        </w:rPr>
        <w:t>LAN switch is required.  Each interface port shall</w:t>
      </w:r>
    </w:p>
    <w:p w:rsidR="00351A01" w:rsidRPr="00C32362" w:rsidRDefault="00351A01" w:rsidP="00351A01">
      <w:pPr>
        <w:pStyle w:val="List2"/>
        <w:numPr>
          <w:ilvl w:val="0"/>
          <w:numId w:val="62"/>
        </w:numPr>
      </w:pPr>
      <w:r w:rsidRPr="00C32362">
        <w:t xml:space="preserve">be an independently switched port capable of supporting a LAN segment or single user connection.  </w:t>
      </w:r>
    </w:p>
    <w:p w:rsidR="00351A01" w:rsidRPr="00C32362" w:rsidRDefault="00351A01" w:rsidP="00351A01">
      <w:pPr>
        <w:pStyle w:val="List2"/>
        <w:numPr>
          <w:ilvl w:val="0"/>
          <w:numId w:val="62"/>
        </w:numPr>
      </w:pPr>
      <w:r w:rsidRPr="00C32362">
        <w:t>support the Spanning Tree Algorithm [ISO 8802/1; IEEE 802.1</w:t>
      </w:r>
      <w:r>
        <w:t>d</w:t>
      </w:r>
      <w:r w:rsidRPr="00C32362">
        <w:t xml:space="preserve">].  </w:t>
      </w:r>
    </w:p>
    <w:p w:rsidR="00351A01" w:rsidRPr="00C32362" w:rsidRDefault="00351A01" w:rsidP="00351A01">
      <w:pPr>
        <w:pStyle w:val="List2"/>
        <w:numPr>
          <w:ilvl w:val="0"/>
          <w:numId w:val="62"/>
        </w:numPr>
      </w:pPr>
      <w:r w:rsidRPr="00C32362">
        <w:t>all Ethernet uplink ports and uplink port modules shall be capable of supporting trunking (Spanning Tree disabling and aggregate bandwidth utilization over multiple physical uplink ports).</w:t>
      </w:r>
    </w:p>
    <w:p w:rsidR="00351A01" w:rsidRPr="00C32362" w:rsidRDefault="00351A01" w:rsidP="00351A01">
      <w:pPr>
        <w:pStyle w:val="Heading4"/>
      </w:pPr>
      <w:bookmarkStart w:id="883" w:name="_Toc127245073"/>
      <w:bookmarkStart w:id="884" w:name="_Toc141599929"/>
      <w:bookmarkStart w:id="885" w:name="OLE_LINK1"/>
      <w:bookmarkStart w:id="886" w:name="OLE_LINK2"/>
    </w:p>
    <w:p w:rsidR="00351A01" w:rsidRPr="00C32362" w:rsidRDefault="00351A01" w:rsidP="00351A01">
      <w:pPr>
        <w:pStyle w:val="Heading4"/>
      </w:pPr>
      <w:r w:rsidRPr="004A570A">
        <w:rPr>
          <w:highlight w:val="yellow"/>
        </w:rPr>
        <w:t>6.1.3.1.</w:t>
      </w:r>
      <w:r w:rsidRPr="00C32362">
        <w:t xml:space="preserve"> High End LAN Switches</w:t>
      </w:r>
      <w:bookmarkEnd w:id="883"/>
      <w:bookmarkEnd w:id="884"/>
    </w:p>
    <w:p w:rsidR="00351A01" w:rsidRPr="00C32362" w:rsidRDefault="00351A01" w:rsidP="00351A01">
      <w:pPr>
        <w:pStyle w:val="BodyTextIndent"/>
        <w:rPr>
          <w:rFonts w:ascii="Times New Roman" w:hAnsi="Times New Roman"/>
        </w:rPr>
      </w:pPr>
      <w:r w:rsidRPr="00C32362">
        <w:rPr>
          <w:rFonts w:ascii="Times New Roman" w:hAnsi="Times New Roman"/>
        </w:rPr>
        <w:t>High End LAN switch chassis such as Cisco 6509 shall provide the ability to equip any one of the following configurations:</w:t>
      </w:r>
    </w:p>
    <w:p w:rsidR="00351A01" w:rsidRPr="00C32362" w:rsidRDefault="00351A01" w:rsidP="00351A01">
      <w:pPr>
        <w:pStyle w:val="indent2"/>
        <w:widowControl/>
        <w:numPr>
          <w:ilvl w:val="0"/>
          <w:numId w:val="127"/>
        </w:numPr>
        <w:tabs>
          <w:tab w:val="clear" w:pos="720"/>
        </w:tabs>
        <w:rPr>
          <w:rFonts w:ascii="Times New Roman" w:hAnsi="Times New Roman"/>
          <w:color w:val="auto"/>
        </w:rPr>
      </w:pPr>
      <w:r w:rsidRPr="00C32362">
        <w:rPr>
          <w:rFonts w:ascii="Times New Roman" w:hAnsi="Times New Roman"/>
          <w:color w:val="auto"/>
        </w:rPr>
        <w:t>10/100/1000 UTP Autosensing Ethernet interfaces, at least 18 ports (the proposed mandatory chassis must be fully configured with the appropriate cards, powers, etc. for this configuration).</w:t>
      </w:r>
    </w:p>
    <w:p w:rsidR="00351A01" w:rsidRPr="00C32362" w:rsidRDefault="00351A01" w:rsidP="00351A01">
      <w:pPr>
        <w:pStyle w:val="indent2"/>
        <w:widowControl/>
        <w:numPr>
          <w:ilvl w:val="0"/>
          <w:numId w:val="127"/>
        </w:numPr>
        <w:tabs>
          <w:tab w:val="clear" w:pos="720"/>
        </w:tabs>
        <w:rPr>
          <w:rFonts w:ascii="Times New Roman" w:hAnsi="Times New Roman"/>
          <w:color w:val="auto"/>
        </w:rPr>
      </w:pPr>
      <w:r w:rsidRPr="00C32362">
        <w:rPr>
          <w:rFonts w:ascii="Times New Roman" w:hAnsi="Times New Roman"/>
          <w:color w:val="auto"/>
        </w:rPr>
        <w:t>1000BaseSX capability , at least 4 ports</w:t>
      </w:r>
    </w:p>
    <w:p w:rsidR="00351A01" w:rsidRPr="00C32362" w:rsidRDefault="00351A01" w:rsidP="00351A01">
      <w:pPr>
        <w:pStyle w:val="indent2"/>
        <w:widowControl/>
        <w:numPr>
          <w:ilvl w:val="0"/>
          <w:numId w:val="127"/>
        </w:numPr>
        <w:tabs>
          <w:tab w:val="clear" w:pos="720"/>
        </w:tabs>
        <w:rPr>
          <w:rFonts w:ascii="Times New Roman" w:hAnsi="Times New Roman"/>
          <w:color w:val="auto"/>
        </w:rPr>
      </w:pPr>
      <w:r w:rsidRPr="00C32362">
        <w:rPr>
          <w:rFonts w:ascii="Times New Roman" w:hAnsi="Times New Roman"/>
          <w:color w:val="auto"/>
        </w:rPr>
        <w:t>1000BaseLX capability, at least 4 ports</w:t>
      </w:r>
    </w:p>
    <w:p w:rsidR="009F6CBD" w:rsidRDefault="00351A01" w:rsidP="00351A01">
      <w:pPr>
        <w:pStyle w:val="indent2"/>
        <w:widowControl/>
        <w:numPr>
          <w:ilvl w:val="0"/>
          <w:numId w:val="127"/>
        </w:numPr>
        <w:tabs>
          <w:tab w:val="clear" w:pos="720"/>
        </w:tabs>
        <w:rPr>
          <w:rFonts w:ascii="Times New Roman" w:hAnsi="Times New Roman"/>
          <w:color w:val="auto"/>
        </w:rPr>
      </w:pPr>
      <w:r w:rsidRPr="00C32362">
        <w:rPr>
          <w:rFonts w:ascii="Times New Roman" w:hAnsi="Times New Roman"/>
          <w:color w:val="auto"/>
        </w:rPr>
        <w:t>10 Gigabit (802.3ae) uplink port (desirable)</w:t>
      </w:r>
    </w:p>
    <w:p w:rsidR="00351A01" w:rsidRDefault="00351A01" w:rsidP="00351A01">
      <w:pPr>
        <w:pStyle w:val="indent2"/>
        <w:widowControl/>
        <w:numPr>
          <w:ilvl w:val="0"/>
          <w:numId w:val="127"/>
        </w:numPr>
        <w:tabs>
          <w:tab w:val="clear" w:pos="720"/>
        </w:tabs>
        <w:rPr>
          <w:rFonts w:ascii="Times New Roman" w:hAnsi="Times New Roman"/>
          <w:color w:val="auto"/>
        </w:rPr>
      </w:pPr>
      <w:r w:rsidRPr="00C32362">
        <w:rPr>
          <w:rFonts w:ascii="Times New Roman" w:hAnsi="Times New Roman"/>
          <w:color w:val="auto"/>
        </w:rPr>
        <w:t>Support for MPLS Interfaces (desirable</w:t>
      </w:r>
      <w:r>
        <w:rPr>
          <w:rFonts w:ascii="Times New Roman" w:hAnsi="Times New Roman"/>
          <w:color w:val="auto"/>
        </w:rPr>
        <w:t>)</w:t>
      </w:r>
    </w:p>
    <w:p w:rsidR="00351A01" w:rsidRDefault="00351A01" w:rsidP="00351A01">
      <w:pPr>
        <w:pStyle w:val="indent2"/>
        <w:widowControl/>
        <w:tabs>
          <w:tab w:val="clear" w:pos="720"/>
        </w:tabs>
        <w:ind w:left="360"/>
        <w:rPr>
          <w:rFonts w:ascii="Times New Roman" w:hAnsi="Times New Roman"/>
          <w:color w:val="auto"/>
        </w:rPr>
      </w:pPr>
      <w:r>
        <w:rPr>
          <w:rFonts w:ascii="Times New Roman" w:hAnsi="Times New Roman"/>
          <w:color w:val="auto"/>
        </w:rPr>
        <w:t xml:space="preserve">The following is required for installed configurations from the previous list </w:t>
      </w:r>
    </w:p>
    <w:p w:rsidR="00351A01" w:rsidRPr="00572262" w:rsidRDefault="00351A01" w:rsidP="00351A01">
      <w:pPr>
        <w:pStyle w:val="indent2"/>
        <w:widowControl/>
        <w:numPr>
          <w:ilvl w:val="0"/>
          <w:numId w:val="127"/>
        </w:numPr>
        <w:tabs>
          <w:tab w:val="clear" w:pos="720"/>
        </w:tabs>
        <w:rPr>
          <w:rFonts w:ascii="Times New Roman" w:hAnsi="Times New Roman"/>
          <w:color w:val="auto"/>
        </w:rPr>
      </w:pPr>
      <w:r>
        <w:rPr>
          <w:rFonts w:ascii="Times New Roman" w:hAnsi="Times New Roman"/>
          <w:color w:val="auto"/>
        </w:rPr>
        <w:t>Ability for c</w:t>
      </w:r>
      <w:r w:rsidRPr="00C32362">
        <w:rPr>
          <w:rFonts w:ascii="Times New Roman" w:hAnsi="Times New Roman"/>
          <w:color w:val="auto"/>
        </w:rPr>
        <w:t xml:space="preserve">oncurrent configuration of </w:t>
      </w:r>
      <w:r>
        <w:rPr>
          <w:rFonts w:ascii="Times New Roman" w:hAnsi="Times New Roman"/>
          <w:color w:val="auto"/>
        </w:rPr>
        <w:t>installed</w:t>
      </w:r>
      <w:r w:rsidRPr="00C32362">
        <w:rPr>
          <w:rFonts w:ascii="Times New Roman" w:hAnsi="Times New Roman"/>
          <w:color w:val="auto"/>
        </w:rPr>
        <w:t xml:space="preserve"> interfaces</w:t>
      </w:r>
    </w:p>
    <w:p w:rsidR="00351A01" w:rsidRPr="00C32362" w:rsidRDefault="00351A01" w:rsidP="00351A01">
      <w:pPr>
        <w:pStyle w:val="Heading4"/>
      </w:pPr>
      <w:bookmarkStart w:id="887" w:name="_Toc127245074"/>
      <w:bookmarkStart w:id="888" w:name="_Toc141599930"/>
    </w:p>
    <w:p w:rsidR="00351A01" w:rsidRPr="00C32362" w:rsidRDefault="00351A01" w:rsidP="00351A01">
      <w:pPr>
        <w:pStyle w:val="Heading3"/>
      </w:pPr>
      <w:bookmarkStart w:id="889" w:name="_Toc127245076"/>
      <w:bookmarkStart w:id="890" w:name="_Toc141599932"/>
      <w:bookmarkStart w:id="891" w:name="_Toc364329390"/>
      <w:bookmarkStart w:id="892" w:name="_Toc370288354"/>
      <w:bookmarkEnd w:id="885"/>
      <w:bookmarkEnd w:id="886"/>
      <w:bookmarkEnd w:id="887"/>
      <w:bookmarkEnd w:id="888"/>
      <w:r w:rsidRPr="00C32362">
        <w:t>6.1.</w:t>
      </w:r>
      <w:r>
        <w:t>4</w:t>
      </w:r>
      <w:r w:rsidRPr="00C32362">
        <w:t>. Network Router</w:t>
      </w:r>
      <w:bookmarkEnd w:id="889"/>
      <w:bookmarkEnd w:id="890"/>
      <w:bookmarkEnd w:id="891"/>
      <w:bookmarkEnd w:id="892"/>
    </w:p>
    <w:p w:rsidR="00351A01" w:rsidRPr="00C32362" w:rsidRDefault="00351A01" w:rsidP="00351A01">
      <w:pPr>
        <w:pStyle w:val="BodyTextIndent"/>
        <w:rPr>
          <w:rStyle w:val="CommentReference"/>
          <w:rFonts w:ascii="Times New Roman" w:hAnsi="Times New Roman"/>
          <w:b/>
          <w:color w:val="000000"/>
          <w:sz w:val="20"/>
        </w:rPr>
      </w:pPr>
      <w:r w:rsidRPr="00C32362">
        <w:rPr>
          <w:rStyle w:val="CommentReference"/>
          <w:rFonts w:ascii="Times New Roman" w:hAnsi="Times New Roman"/>
          <w:sz w:val="20"/>
        </w:rPr>
        <w:t xml:space="preserve">At least 2 solutions, each from a different OEM for Medium Network Router </w:t>
      </w:r>
      <w:r>
        <w:rPr>
          <w:rStyle w:val="CommentReference"/>
          <w:rFonts w:ascii="Times New Roman" w:hAnsi="Times New Roman"/>
          <w:sz w:val="20"/>
        </w:rPr>
        <w:t>are</w:t>
      </w:r>
      <w:r w:rsidRPr="00C32362">
        <w:rPr>
          <w:rStyle w:val="CommentReference"/>
          <w:rFonts w:ascii="Times New Roman" w:hAnsi="Times New Roman"/>
          <w:sz w:val="20"/>
        </w:rPr>
        <w:t xml:space="preserve"> required. </w:t>
      </w:r>
      <w:r>
        <w:rPr>
          <w:rStyle w:val="CommentReference"/>
          <w:rFonts w:ascii="Times New Roman" w:hAnsi="Times New Roman"/>
          <w:sz w:val="20"/>
        </w:rPr>
        <w:t>One solution for the Large Network Router from any OEM meeting the mandatory requirements</w:t>
      </w:r>
      <w:r w:rsidRPr="00C32362">
        <w:rPr>
          <w:rStyle w:val="CommentReference"/>
          <w:rFonts w:ascii="Times New Roman" w:hAnsi="Times New Roman"/>
          <w:sz w:val="20"/>
        </w:rPr>
        <w:t xml:space="preserve"> </w:t>
      </w:r>
      <w:r>
        <w:rPr>
          <w:rStyle w:val="CommentReference"/>
          <w:rFonts w:ascii="Times New Roman" w:hAnsi="Times New Roman"/>
          <w:sz w:val="20"/>
        </w:rPr>
        <w:t xml:space="preserve">is required. </w:t>
      </w:r>
      <w:r w:rsidRPr="00C32362">
        <w:rPr>
          <w:rStyle w:val="CommentReference"/>
          <w:rFonts w:ascii="Times New Roman" w:hAnsi="Times New Roman"/>
          <w:sz w:val="20"/>
        </w:rPr>
        <w:t xml:space="preserve">Each size router may </w:t>
      </w:r>
      <w:r>
        <w:rPr>
          <w:rStyle w:val="CommentReference"/>
          <w:rFonts w:ascii="Times New Roman" w:hAnsi="Times New Roman"/>
          <w:sz w:val="20"/>
        </w:rPr>
        <w:t xml:space="preserve">but do not have to </w:t>
      </w:r>
      <w:r w:rsidRPr="00C32362">
        <w:rPr>
          <w:rStyle w:val="CommentReference"/>
          <w:rFonts w:ascii="Times New Roman" w:hAnsi="Times New Roman"/>
          <w:sz w:val="20"/>
        </w:rPr>
        <w:t>have different OEMs.</w:t>
      </w:r>
    </w:p>
    <w:p w:rsidR="00351A01" w:rsidRPr="00C32362" w:rsidRDefault="00351A01" w:rsidP="00351A01">
      <w:pPr>
        <w:pStyle w:val="BodyTextIndent"/>
        <w:rPr>
          <w:rStyle w:val="CommentReference"/>
          <w:rFonts w:ascii="Times New Roman" w:hAnsi="Times New Roman"/>
          <w:sz w:val="20"/>
        </w:rPr>
      </w:pPr>
      <w:r w:rsidRPr="00C32362">
        <w:rPr>
          <w:rStyle w:val="CommentReference"/>
          <w:rFonts w:ascii="Times New Roman" w:hAnsi="Times New Roman"/>
          <w:sz w:val="20"/>
        </w:rPr>
        <w:lastRenderedPageBreak/>
        <w:t>Two network routers are required; a medium format router with an average number of interfaces and expansion capability and a large format router with substantial expansion capability and larger variety of interfaces.  The next two subsections describe the overall features of the small, medium and large routers, while the third subsection describes specific requirements that shall apply to all routers.</w:t>
      </w:r>
    </w:p>
    <w:p w:rsidR="00351A01" w:rsidRPr="00C32362" w:rsidRDefault="00351A01" w:rsidP="00351A01">
      <w:pPr>
        <w:pStyle w:val="Heading3"/>
      </w:pPr>
      <w:bookmarkStart w:id="893" w:name="_Toc127245078"/>
      <w:bookmarkStart w:id="894" w:name="_Toc141599934"/>
    </w:p>
    <w:p w:rsidR="00351A01" w:rsidRPr="00C32362" w:rsidRDefault="00351A01" w:rsidP="00351A01">
      <w:pPr>
        <w:pStyle w:val="Heading4"/>
      </w:pPr>
      <w:r w:rsidRPr="00C32362">
        <w:t>6.1.</w:t>
      </w:r>
      <w:r>
        <w:t>4</w:t>
      </w:r>
      <w:r w:rsidRPr="00C32362">
        <w:t>.1. Medium Network Router</w:t>
      </w:r>
      <w:bookmarkEnd w:id="893"/>
      <w:bookmarkEnd w:id="894"/>
    </w:p>
    <w:p w:rsidR="00351A01" w:rsidRPr="00C32362" w:rsidRDefault="00351A01" w:rsidP="00351A01">
      <w:pPr>
        <w:pStyle w:val="BodyTextIndent"/>
        <w:rPr>
          <w:rFonts w:ascii="Times New Roman" w:hAnsi="Times New Roman"/>
        </w:rPr>
      </w:pPr>
      <w:r w:rsidRPr="00C32362">
        <w:rPr>
          <w:rFonts w:ascii="Times New Roman" w:hAnsi="Times New Roman"/>
        </w:rPr>
        <w:t>A Medium Network Router (single chassis) such as Juniper M10 shall provide the following configuration options; i.e. the chassis shall have the option to be configured in any one of the following ways):</w:t>
      </w:r>
    </w:p>
    <w:p w:rsidR="00351A01" w:rsidRPr="00C32362" w:rsidRDefault="00351A01" w:rsidP="00351A01">
      <w:pPr>
        <w:pStyle w:val="indent2"/>
        <w:widowControl/>
        <w:numPr>
          <w:ilvl w:val="0"/>
          <w:numId w:val="41"/>
        </w:numPr>
        <w:tabs>
          <w:tab w:val="clear" w:pos="720"/>
          <w:tab w:val="clear" w:pos="1440"/>
          <w:tab w:val="left" w:pos="1080"/>
          <w:tab w:val="num" w:pos="2160"/>
        </w:tabs>
        <w:ind w:left="1080"/>
        <w:rPr>
          <w:rFonts w:ascii="Times New Roman" w:hAnsi="Times New Roman"/>
          <w:color w:val="auto"/>
        </w:rPr>
      </w:pPr>
      <w:r w:rsidRPr="00C32362">
        <w:rPr>
          <w:rFonts w:ascii="Times New Roman" w:hAnsi="Times New Roman"/>
          <w:color w:val="auto"/>
        </w:rPr>
        <w:t>8 or more Ethernet interfaces.</w:t>
      </w:r>
    </w:p>
    <w:p w:rsidR="00351A01" w:rsidRPr="00C32362" w:rsidRDefault="00351A01" w:rsidP="00351A01">
      <w:pPr>
        <w:pStyle w:val="indent2"/>
        <w:widowControl/>
        <w:numPr>
          <w:ilvl w:val="0"/>
          <w:numId w:val="41"/>
        </w:numPr>
        <w:tabs>
          <w:tab w:val="clear" w:pos="720"/>
          <w:tab w:val="clear" w:pos="1440"/>
          <w:tab w:val="left" w:pos="1080"/>
          <w:tab w:val="num" w:pos="2160"/>
        </w:tabs>
        <w:ind w:left="1080"/>
        <w:rPr>
          <w:rFonts w:ascii="Times New Roman" w:hAnsi="Times New Roman"/>
          <w:color w:val="auto"/>
        </w:rPr>
      </w:pPr>
      <w:r w:rsidRPr="00C32362">
        <w:rPr>
          <w:rFonts w:ascii="Times New Roman" w:hAnsi="Times New Roman"/>
          <w:color w:val="auto"/>
        </w:rPr>
        <w:t>1 or more Gigabit Ethernet interfaces (configured as SX and/or LX) (desirable).</w:t>
      </w:r>
    </w:p>
    <w:p w:rsidR="00351A01" w:rsidRPr="00C32362" w:rsidRDefault="00351A01" w:rsidP="00351A01">
      <w:pPr>
        <w:pStyle w:val="indent2"/>
        <w:widowControl/>
        <w:numPr>
          <w:ilvl w:val="0"/>
          <w:numId w:val="41"/>
        </w:numPr>
        <w:tabs>
          <w:tab w:val="clear" w:pos="720"/>
          <w:tab w:val="clear" w:pos="1440"/>
          <w:tab w:val="left" w:pos="1080"/>
          <w:tab w:val="num" w:pos="2160"/>
        </w:tabs>
        <w:ind w:left="1080"/>
        <w:rPr>
          <w:rFonts w:ascii="Times New Roman" w:hAnsi="Times New Roman"/>
          <w:color w:val="auto"/>
        </w:rPr>
      </w:pPr>
      <w:r>
        <w:rPr>
          <w:rFonts w:ascii="Times New Roman" w:hAnsi="Times New Roman"/>
          <w:color w:val="auto"/>
        </w:rPr>
        <w:t>S</w:t>
      </w:r>
      <w:r w:rsidRPr="00C32362">
        <w:rPr>
          <w:rFonts w:ascii="Times New Roman" w:hAnsi="Times New Roman"/>
          <w:color w:val="auto"/>
        </w:rPr>
        <w:t>erial interfaces</w:t>
      </w:r>
      <w:r>
        <w:rPr>
          <w:rFonts w:ascii="Times New Roman" w:hAnsi="Times New Roman"/>
          <w:color w:val="auto"/>
        </w:rPr>
        <w:t xml:space="preserve"> (desirable)</w:t>
      </w:r>
    </w:p>
    <w:p w:rsidR="00351A01" w:rsidRPr="00C32362" w:rsidRDefault="00351A01" w:rsidP="00351A01">
      <w:pPr>
        <w:pStyle w:val="Heading4"/>
      </w:pPr>
      <w:bookmarkStart w:id="895" w:name="_Toc127245079"/>
      <w:bookmarkStart w:id="896" w:name="_Toc141599935"/>
    </w:p>
    <w:p w:rsidR="00351A01" w:rsidRPr="00C32362" w:rsidRDefault="00351A01" w:rsidP="00351A01">
      <w:pPr>
        <w:pStyle w:val="Heading4"/>
      </w:pPr>
      <w:r w:rsidRPr="00C32362">
        <w:t>6.1.</w:t>
      </w:r>
      <w:r>
        <w:t>4</w:t>
      </w:r>
      <w:r w:rsidRPr="00C32362">
        <w:t>.2. Large Network Router</w:t>
      </w:r>
      <w:bookmarkEnd w:id="895"/>
      <w:bookmarkEnd w:id="896"/>
    </w:p>
    <w:p w:rsidR="00351A01" w:rsidRPr="00C32362" w:rsidRDefault="00351A01" w:rsidP="00351A01">
      <w:pPr>
        <w:pStyle w:val="BodyTextIndent"/>
        <w:rPr>
          <w:rFonts w:ascii="Times New Roman" w:hAnsi="Times New Roman"/>
        </w:rPr>
      </w:pPr>
      <w:r w:rsidRPr="00C32362">
        <w:rPr>
          <w:rFonts w:ascii="Times New Roman" w:hAnsi="Times New Roman"/>
        </w:rPr>
        <w:t>A Large Network Router (single chassis) such as Juniper M20 shall provide the following configuration options; i.e. the chassis shall have the option to be configured in any one of the following ways):</w:t>
      </w:r>
    </w:p>
    <w:p w:rsidR="00351A01" w:rsidRPr="00C32362" w:rsidRDefault="00351A01" w:rsidP="00351A01">
      <w:pPr>
        <w:pStyle w:val="indent2"/>
        <w:numPr>
          <w:ilvl w:val="0"/>
          <w:numId w:val="42"/>
        </w:numPr>
        <w:tabs>
          <w:tab w:val="clear" w:pos="2160"/>
          <w:tab w:val="clear" w:pos="2520"/>
          <w:tab w:val="num" w:pos="1440"/>
        </w:tabs>
        <w:ind w:left="1440"/>
        <w:rPr>
          <w:rFonts w:ascii="Times New Roman" w:hAnsi="Times New Roman"/>
          <w:color w:val="auto"/>
        </w:rPr>
      </w:pPr>
      <w:r w:rsidRPr="00C32362">
        <w:rPr>
          <w:rFonts w:ascii="Times New Roman" w:hAnsi="Times New Roman"/>
          <w:color w:val="auto"/>
        </w:rPr>
        <w:t>24 or more Ethernet interfaces.</w:t>
      </w:r>
    </w:p>
    <w:p w:rsidR="00351A01" w:rsidRPr="00C32362" w:rsidRDefault="00351A01" w:rsidP="00351A01">
      <w:pPr>
        <w:pStyle w:val="indent2"/>
        <w:numPr>
          <w:ilvl w:val="0"/>
          <w:numId w:val="42"/>
        </w:numPr>
        <w:tabs>
          <w:tab w:val="clear" w:pos="2160"/>
          <w:tab w:val="clear" w:pos="2520"/>
          <w:tab w:val="num" w:pos="1440"/>
        </w:tabs>
        <w:ind w:left="1440"/>
        <w:rPr>
          <w:rFonts w:ascii="Times New Roman" w:hAnsi="Times New Roman"/>
          <w:color w:val="auto"/>
        </w:rPr>
      </w:pPr>
      <w:r w:rsidRPr="00C32362">
        <w:rPr>
          <w:rFonts w:ascii="Times New Roman" w:hAnsi="Times New Roman"/>
          <w:color w:val="auto"/>
        </w:rPr>
        <w:t>6 or more Gigabit Ethernet interfaces</w:t>
      </w:r>
    </w:p>
    <w:p w:rsidR="00351A01" w:rsidRPr="00C32362" w:rsidRDefault="00351A01" w:rsidP="00351A01">
      <w:pPr>
        <w:pStyle w:val="indent2"/>
        <w:numPr>
          <w:ilvl w:val="0"/>
          <w:numId w:val="42"/>
        </w:numPr>
        <w:tabs>
          <w:tab w:val="clear" w:pos="2160"/>
          <w:tab w:val="clear" w:pos="2520"/>
          <w:tab w:val="num" w:pos="1440"/>
        </w:tabs>
        <w:ind w:left="1440"/>
        <w:rPr>
          <w:rFonts w:ascii="Times New Roman" w:hAnsi="Times New Roman"/>
          <w:color w:val="auto"/>
        </w:rPr>
      </w:pPr>
      <w:r>
        <w:rPr>
          <w:rFonts w:ascii="Times New Roman" w:hAnsi="Times New Roman"/>
          <w:color w:val="auto"/>
        </w:rPr>
        <w:t>S</w:t>
      </w:r>
      <w:r w:rsidRPr="00C32362">
        <w:rPr>
          <w:rFonts w:ascii="Times New Roman" w:hAnsi="Times New Roman"/>
          <w:color w:val="auto"/>
        </w:rPr>
        <w:t xml:space="preserve">erial interfaces </w:t>
      </w:r>
      <w:r>
        <w:rPr>
          <w:rFonts w:ascii="Times New Roman" w:hAnsi="Times New Roman"/>
          <w:color w:val="auto"/>
        </w:rPr>
        <w:t>(desirable)</w:t>
      </w:r>
    </w:p>
    <w:p w:rsidR="00351A01" w:rsidRPr="00E369D3" w:rsidRDefault="00351A01" w:rsidP="00351A01">
      <w:pPr>
        <w:pStyle w:val="indent2"/>
        <w:numPr>
          <w:ilvl w:val="0"/>
          <w:numId w:val="42"/>
        </w:numPr>
        <w:tabs>
          <w:tab w:val="clear" w:pos="2160"/>
          <w:tab w:val="clear" w:pos="2520"/>
          <w:tab w:val="num" w:pos="1440"/>
        </w:tabs>
        <w:ind w:left="1440"/>
        <w:rPr>
          <w:rFonts w:ascii="Times New Roman" w:hAnsi="Times New Roman"/>
          <w:color w:val="auto"/>
        </w:rPr>
      </w:pPr>
      <w:r w:rsidRPr="00E369D3">
        <w:rPr>
          <w:rFonts w:ascii="Times New Roman" w:hAnsi="Times New Roman"/>
          <w:color w:val="auto"/>
        </w:rPr>
        <w:t>Gigabit Ethernet, LX or SX</w:t>
      </w:r>
    </w:p>
    <w:p w:rsidR="00351A01" w:rsidRPr="00C32362" w:rsidRDefault="00351A01" w:rsidP="00351A01">
      <w:pPr>
        <w:pStyle w:val="indent2"/>
        <w:numPr>
          <w:ilvl w:val="0"/>
          <w:numId w:val="42"/>
        </w:numPr>
        <w:tabs>
          <w:tab w:val="clear" w:pos="2160"/>
          <w:tab w:val="clear" w:pos="2520"/>
          <w:tab w:val="num" w:pos="1440"/>
        </w:tabs>
        <w:ind w:left="1440"/>
        <w:rPr>
          <w:rFonts w:ascii="Times New Roman" w:hAnsi="Times New Roman"/>
          <w:color w:val="auto"/>
        </w:rPr>
      </w:pPr>
      <w:r w:rsidRPr="00E369D3">
        <w:rPr>
          <w:rFonts w:ascii="Times New Roman" w:hAnsi="Times New Roman"/>
          <w:color w:val="auto"/>
        </w:rPr>
        <w:t>10 Gigabit (802.3ae) (desirable)</w:t>
      </w:r>
    </w:p>
    <w:p w:rsidR="00351A01" w:rsidRPr="00C32362" w:rsidRDefault="00351A01" w:rsidP="00351A01">
      <w:pPr>
        <w:pStyle w:val="Heading4"/>
      </w:pPr>
      <w:bookmarkStart w:id="897" w:name="_Toc127245080"/>
      <w:bookmarkStart w:id="898" w:name="_Toc141599936"/>
    </w:p>
    <w:p w:rsidR="00351A01" w:rsidRPr="00C32362" w:rsidRDefault="00351A01" w:rsidP="00351A01">
      <w:pPr>
        <w:pStyle w:val="Heading4"/>
      </w:pPr>
      <w:r w:rsidRPr="00C32362">
        <w:t>6.1.</w:t>
      </w:r>
      <w:r>
        <w:t>4</w:t>
      </w:r>
      <w:r w:rsidRPr="00C32362">
        <w:t>.3. All Network Routers</w:t>
      </w:r>
      <w:bookmarkEnd w:id="897"/>
      <w:bookmarkEnd w:id="898"/>
    </w:p>
    <w:p w:rsidR="00351A01" w:rsidRPr="00C32362" w:rsidRDefault="00351A01" w:rsidP="00351A01">
      <w:pPr>
        <w:pStyle w:val="BodyTextIndent"/>
        <w:rPr>
          <w:rFonts w:ascii="Times New Roman" w:hAnsi="Times New Roman"/>
        </w:rPr>
      </w:pPr>
      <w:r w:rsidRPr="00C32362">
        <w:rPr>
          <w:rFonts w:ascii="Times New Roman" w:hAnsi="Times New Roman"/>
        </w:rPr>
        <w:t>All network Routers shall provide the following specifications</w:t>
      </w:r>
      <w:bookmarkStart w:id="899" w:name="_Toc127245081"/>
    </w:p>
    <w:p w:rsidR="00351A01" w:rsidRPr="00C32362" w:rsidRDefault="00351A01" w:rsidP="00351A01">
      <w:pPr>
        <w:pStyle w:val="Heading5"/>
      </w:pPr>
      <w:bookmarkStart w:id="900" w:name="_Toc127245082"/>
      <w:bookmarkEnd w:id="899"/>
      <w:r w:rsidRPr="00DF77BB">
        <w:rPr>
          <w:highlight w:val="yellow"/>
        </w:rPr>
        <w:t>6.1.4.3.1.</w:t>
      </w:r>
      <w:r w:rsidRPr="00C32362">
        <w:t xml:space="preserve"> General Protocol Requirements</w:t>
      </w:r>
      <w:bookmarkEnd w:id="900"/>
    </w:p>
    <w:p w:rsidR="00351A01" w:rsidRPr="00C32362" w:rsidRDefault="00351A01" w:rsidP="00351A01">
      <w:pPr>
        <w:pStyle w:val="BodyTextIndent"/>
        <w:rPr>
          <w:rFonts w:ascii="Times New Roman" w:hAnsi="Times New Roman"/>
        </w:rPr>
      </w:pPr>
      <w:r w:rsidRPr="00C32362">
        <w:rPr>
          <w:rFonts w:ascii="Times New Roman" w:hAnsi="Times New Roman"/>
        </w:rPr>
        <w:t>Routers shall provide the following capabilities:</w:t>
      </w:r>
    </w:p>
    <w:p w:rsidR="00351A01" w:rsidRPr="00C32362" w:rsidRDefault="00351A01" w:rsidP="00351A01">
      <w:pPr>
        <w:pStyle w:val="indent2"/>
        <w:widowControl/>
        <w:numPr>
          <w:ilvl w:val="0"/>
          <w:numId w:val="43"/>
        </w:numPr>
        <w:tabs>
          <w:tab w:val="clear" w:pos="2160"/>
          <w:tab w:val="num" w:pos="1080"/>
        </w:tabs>
        <w:ind w:left="1080"/>
        <w:rPr>
          <w:rFonts w:ascii="Times New Roman" w:hAnsi="Times New Roman"/>
          <w:color w:val="auto"/>
        </w:rPr>
      </w:pPr>
      <w:r w:rsidRPr="00C32362">
        <w:rPr>
          <w:rFonts w:ascii="Times New Roman" w:hAnsi="Times New Roman"/>
          <w:color w:val="auto"/>
        </w:rPr>
        <w:t>simultaneous routing and bridging, selectable by protocol and by port.</w:t>
      </w:r>
    </w:p>
    <w:p w:rsidR="00351A01" w:rsidRPr="00C32362" w:rsidRDefault="00351A01" w:rsidP="00351A01">
      <w:pPr>
        <w:pStyle w:val="indent2"/>
        <w:widowControl/>
        <w:numPr>
          <w:ilvl w:val="0"/>
          <w:numId w:val="43"/>
        </w:numPr>
        <w:tabs>
          <w:tab w:val="clear" w:pos="2160"/>
          <w:tab w:val="num" w:pos="1080"/>
        </w:tabs>
        <w:ind w:left="1080"/>
        <w:rPr>
          <w:rFonts w:ascii="Times New Roman" w:hAnsi="Times New Roman"/>
          <w:color w:val="auto"/>
        </w:rPr>
      </w:pPr>
      <w:r w:rsidRPr="00C32362">
        <w:rPr>
          <w:rFonts w:ascii="Times New Roman" w:hAnsi="Times New Roman"/>
          <w:color w:val="auto"/>
        </w:rPr>
        <w:t>the Spanning Tree Protocol [ISO 8802/1; IEEE 802.1</w:t>
      </w:r>
      <w:r>
        <w:rPr>
          <w:rFonts w:ascii="Times New Roman" w:hAnsi="Times New Roman"/>
          <w:color w:val="auto"/>
        </w:rPr>
        <w:t>d</w:t>
      </w:r>
      <w:r w:rsidRPr="00C32362">
        <w:rPr>
          <w:rFonts w:ascii="Times New Roman" w:hAnsi="Times New Roman"/>
          <w:color w:val="auto"/>
        </w:rPr>
        <w:t>]</w:t>
      </w:r>
      <w:r>
        <w:rPr>
          <w:rFonts w:ascii="Times New Roman" w:hAnsi="Times New Roman"/>
          <w:color w:val="auto"/>
        </w:rPr>
        <w:t xml:space="preserve"> </w:t>
      </w:r>
      <w:r w:rsidRPr="0048677B">
        <w:rPr>
          <w:rFonts w:ascii="Times New Roman" w:hAnsi="Times New Roman"/>
          <w:color w:val="auto"/>
        </w:rPr>
        <w:t>(desirable).</w:t>
      </w:r>
    </w:p>
    <w:p w:rsidR="00351A01" w:rsidRPr="00C32362" w:rsidRDefault="00351A01" w:rsidP="00351A01">
      <w:pPr>
        <w:pStyle w:val="indent2"/>
        <w:widowControl/>
        <w:numPr>
          <w:ilvl w:val="0"/>
          <w:numId w:val="43"/>
        </w:numPr>
        <w:tabs>
          <w:tab w:val="clear" w:pos="2160"/>
          <w:tab w:val="num" w:pos="1080"/>
        </w:tabs>
        <w:ind w:left="1080"/>
        <w:rPr>
          <w:rFonts w:ascii="Times New Roman" w:hAnsi="Times New Roman"/>
          <w:color w:val="auto"/>
        </w:rPr>
      </w:pPr>
      <w:r w:rsidRPr="00C32362">
        <w:rPr>
          <w:rFonts w:ascii="Times New Roman" w:hAnsi="Times New Roman"/>
          <w:color w:val="auto"/>
        </w:rPr>
        <w:t>Point-to-Point (PPP) Protocol [RFC 1661</w:t>
      </w:r>
      <w:r w:rsidR="00067A9A" w:rsidRPr="004864BA">
        <w:rPr>
          <w:rFonts w:ascii="Times New Roman" w:hAnsi="Times New Roman"/>
          <w:color w:val="auto"/>
          <w:highlight w:val="yellow"/>
        </w:rPr>
        <w:t>; 2153; and/or 5342</w:t>
      </w:r>
      <w:r w:rsidRPr="00C32362">
        <w:rPr>
          <w:rFonts w:ascii="Times New Roman" w:hAnsi="Times New Roman"/>
          <w:color w:val="auto"/>
        </w:rPr>
        <w:t>]</w:t>
      </w:r>
    </w:p>
    <w:p w:rsidR="00351A01" w:rsidRPr="00C32362" w:rsidRDefault="00351A01" w:rsidP="00351A01">
      <w:pPr>
        <w:pStyle w:val="indent3"/>
        <w:widowControl/>
        <w:numPr>
          <w:ilvl w:val="0"/>
          <w:numId w:val="44"/>
        </w:numPr>
        <w:tabs>
          <w:tab w:val="clear" w:pos="2880"/>
        </w:tabs>
        <w:rPr>
          <w:rFonts w:ascii="Times New Roman" w:hAnsi="Times New Roman"/>
          <w:color w:val="auto"/>
        </w:rPr>
      </w:pPr>
      <w:r w:rsidRPr="00C32362">
        <w:rPr>
          <w:rFonts w:ascii="Times New Roman" w:hAnsi="Times New Roman"/>
          <w:color w:val="auto"/>
        </w:rPr>
        <w:t>PPP RFC 1332 or subsequent version (desirable).</w:t>
      </w:r>
    </w:p>
    <w:p w:rsidR="00351A01" w:rsidRPr="004864BA" w:rsidRDefault="00351A01" w:rsidP="00351A01">
      <w:pPr>
        <w:pStyle w:val="indent2"/>
        <w:widowControl/>
        <w:numPr>
          <w:ilvl w:val="0"/>
          <w:numId w:val="43"/>
        </w:numPr>
        <w:tabs>
          <w:tab w:val="clear" w:pos="2160"/>
          <w:tab w:val="left" w:pos="1080"/>
        </w:tabs>
        <w:ind w:left="1080"/>
        <w:rPr>
          <w:rFonts w:ascii="Times New Roman" w:hAnsi="Times New Roman"/>
          <w:color w:val="auto"/>
        </w:rPr>
      </w:pPr>
      <w:r w:rsidRPr="004864BA">
        <w:rPr>
          <w:rFonts w:ascii="Times New Roman" w:hAnsi="Times New Roman"/>
          <w:color w:val="auto"/>
        </w:rPr>
        <w:t xml:space="preserve">Frame Relay Protocols  </w:t>
      </w:r>
      <w:r w:rsidR="00C86E3C" w:rsidRPr="004864BA">
        <w:rPr>
          <w:rFonts w:ascii="Times New Roman" w:hAnsi="Times New Roman"/>
          <w:color w:val="auto"/>
        </w:rPr>
        <w:t xml:space="preserve"> </w:t>
      </w:r>
      <w:r w:rsidR="00C86E3C" w:rsidRPr="004864BA">
        <w:rPr>
          <w:rFonts w:ascii="Times New Roman" w:hAnsi="Times New Roman"/>
          <w:color w:val="auto"/>
          <w:highlight w:val="yellow"/>
        </w:rPr>
        <w:t>(desirable</w:t>
      </w:r>
      <w:r w:rsidR="00C86E3C" w:rsidRPr="004864BA">
        <w:rPr>
          <w:rFonts w:ascii="Times New Roman" w:hAnsi="Times New Roman"/>
          <w:color w:val="auto"/>
        </w:rPr>
        <w:t>)</w:t>
      </w:r>
    </w:p>
    <w:p w:rsidR="00351A01" w:rsidRPr="00C32362" w:rsidRDefault="00351A01" w:rsidP="00351A01">
      <w:pPr>
        <w:pStyle w:val="Heading5"/>
      </w:pPr>
      <w:bookmarkStart w:id="901" w:name="_Toc127245083"/>
      <w:r w:rsidRPr="00C32362">
        <w:t>6.1.</w:t>
      </w:r>
      <w:r>
        <w:t>4</w:t>
      </w:r>
      <w:r w:rsidRPr="00C32362">
        <w:t>.3.</w:t>
      </w:r>
      <w:r>
        <w:t>2</w:t>
      </w:r>
      <w:r w:rsidRPr="00C32362">
        <w:t>. Routing Protocols</w:t>
      </w:r>
      <w:bookmarkEnd w:id="901"/>
    </w:p>
    <w:p w:rsidR="00351A01" w:rsidRPr="00C32362" w:rsidRDefault="00351A01" w:rsidP="00351A01">
      <w:pPr>
        <w:pStyle w:val="BodyTextIndent"/>
        <w:rPr>
          <w:rFonts w:ascii="Times New Roman" w:hAnsi="Times New Roman"/>
        </w:rPr>
      </w:pPr>
      <w:r w:rsidRPr="00C32362">
        <w:rPr>
          <w:rFonts w:ascii="Times New Roman" w:hAnsi="Times New Roman"/>
        </w:rPr>
        <w:t>Routers shall provide the following routing protocols and their sub-elements:</w:t>
      </w:r>
    </w:p>
    <w:p w:rsidR="00351A01" w:rsidRPr="00C32362" w:rsidRDefault="00351A01" w:rsidP="00351A01">
      <w:pPr>
        <w:pStyle w:val="indent2"/>
        <w:widowControl/>
        <w:numPr>
          <w:ilvl w:val="0"/>
          <w:numId w:val="45"/>
        </w:numPr>
        <w:tabs>
          <w:tab w:val="clear" w:pos="1440"/>
          <w:tab w:val="num" w:pos="1080"/>
        </w:tabs>
        <w:ind w:left="1080"/>
        <w:rPr>
          <w:rFonts w:ascii="Times New Roman" w:hAnsi="Times New Roman"/>
          <w:color w:val="auto"/>
        </w:rPr>
      </w:pPr>
      <w:r w:rsidRPr="00C32362">
        <w:rPr>
          <w:rFonts w:ascii="Times New Roman" w:hAnsi="Times New Roman"/>
          <w:color w:val="auto"/>
        </w:rPr>
        <w:t>TCP/IP Internet Protocol</w:t>
      </w:r>
    </w:p>
    <w:p w:rsidR="00351A01" w:rsidRPr="00C32362" w:rsidRDefault="00351A01" w:rsidP="00351A01">
      <w:pPr>
        <w:pStyle w:val="indent3"/>
        <w:widowControl/>
        <w:numPr>
          <w:ilvl w:val="0"/>
          <w:numId w:val="46"/>
        </w:numPr>
        <w:rPr>
          <w:rFonts w:ascii="Times New Roman" w:hAnsi="Times New Roman"/>
          <w:color w:val="auto"/>
        </w:rPr>
      </w:pPr>
      <w:r w:rsidRPr="00C32362">
        <w:rPr>
          <w:rFonts w:ascii="Times New Roman" w:hAnsi="Times New Roman"/>
          <w:color w:val="auto"/>
        </w:rPr>
        <w:t>Routing Information Protocol (RIP) [RFC 1058</w:t>
      </w:r>
      <w:r w:rsidR="00067A9A">
        <w:rPr>
          <w:rFonts w:ascii="Times New Roman" w:hAnsi="Times New Roman"/>
          <w:color w:val="auto"/>
        </w:rPr>
        <w:t xml:space="preserve"> </w:t>
      </w:r>
      <w:r w:rsidR="00067A9A" w:rsidRPr="004864BA">
        <w:rPr>
          <w:rFonts w:ascii="Times New Roman" w:hAnsi="Times New Roman"/>
          <w:color w:val="auto"/>
          <w:highlight w:val="yellow"/>
        </w:rPr>
        <w:t>or subsequent version</w:t>
      </w:r>
      <w:r w:rsidRPr="00C32362">
        <w:rPr>
          <w:rFonts w:ascii="Times New Roman" w:hAnsi="Times New Roman"/>
          <w:color w:val="auto"/>
        </w:rPr>
        <w:t>].</w:t>
      </w:r>
    </w:p>
    <w:p w:rsidR="00351A01" w:rsidRPr="00C32362" w:rsidRDefault="00351A01" w:rsidP="00351A01">
      <w:pPr>
        <w:pStyle w:val="indent3"/>
        <w:widowControl/>
        <w:numPr>
          <w:ilvl w:val="0"/>
          <w:numId w:val="46"/>
        </w:numPr>
        <w:rPr>
          <w:rFonts w:ascii="Times New Roman" w:hAnsi="Times New Roman"/>
          <w:color w:val="auto"/>
        </w:rPr>
      </w:pPr>
      <w:r w:rsidRPr="00C32362">
        <w:rPr>
          <w:rFonts w:ascii="Times New Roman" w:hAnsi="Times New Roman"/>
          <w:color w:val="auto"/>
        </w:rPr>
        <w:t xml:space="preserve">Routing Information Protocol 2 (RIP2) [RFC </w:t>
      </w:r>
      <w:r w:rsidR="00067A9A" w:rsidRPr="004864BA">
        <w:rPr>
          <w:rFonts w:ascii="Times New Roman" w:hAnsi="Times New Roman"/>
          <w:color w:val="auto"/>
          <w:highlight w:val="yellow"/>
        </w:rPr>
        <w:t>2453</w:t>
      </w:r>
      <w:r w:rsidRPr="00C32362">
        <w:rPr>
          <w:rFonts w:ascii="Times New Roman" w:hAnsi="Times New Roman"/>
          <w:color w:val="auto"/>
        </w:rPr>
        <w:t>]</w:t>
      </w:r>
    </w:p>
    <w:p w:rsidR="00351A01" w:rsidRPr="00C32362" w:rsidRDefault="00351A01" w:rsidP="00351A01">
      <w:pPr>
        <w:pStyle w:val="indent3"/>
        <w:widowControl/>
        <w:numPr>
          <w:ilvl w:val="0"/>
          <w:numId w:val="46"/>
        </w:numPr>
        <w:rPr>
          <w:rFonts w:ascii="Times New Roman" w:hAnsi="Times New Roman"/>
          <w:color w:val="auto"/>
        </w:rPr>
      </w:pPr>
      <w:r w:rsidRPr="00C32362">
        <w:rPr>
          <w:rFonts w:ascii="Times New Roman" w:hAnsi="Times New Roman"/>
          <w:color w:val="auto"/>
        </w:rPr>
        <w:t>variable length subnet masking.</w:t>
      </w:r>
    </w:p>
    <w:p w:rsidR="00351A01" w:rsidRPr="00C32362" w:rsidRDefault="00351A01" w:rsidP="00351A01">
      <w:pPr>
        <w:pStyle w:val="indent3"/>
        <w:widowControl/>
        <w:numPr>
          <w:ilvl w:val="0"/>
          <w:numId w:val="46"/>
        </w:numPr>
        <w:rPr>
          <w:rFonts w:ascii="Times New Roman" w:hAnsi="Times New Roman"/>
          <w:color w:val="auto"/>
        </w:rPr>
      </w:pPr>
      <w:r w:rsidRPr="00C32362">
        <w:rPr>
          <w:rFonts w:ascii="Times New Roman" w:hAnsi="Times New Roman"/>
          <w:color w:val="auto"/>
        </w:rPr>
        <w:t>manual configuration of the broadcast address (i.e. support for all 1’s or all 0’s).</w:t>
      </w:r>
    </w:p>
    <w:p w:rsidR="00351A01" w:rsidRPr="00C32362" w:rsidRDefault="00351A01" w:rsidP="00351A01">
      <w:pPr>
        <w:pStyle w:val="indent3"/>
        <w:widowControl/>
        <w:numPr>
          <w:ilvl w:val="0"/>
          <w:numId w:val="46"/>
        </w:numPr>
        <w:rPr>
          <w:rFonts w:ascii="Times New Roman" w:hAnsi="Times New Roman"/>
          <w:color w:val="auto"/>
        </w:rPr>
      </w:pPr>
      <w:r w:rsidRPr="00C32362">
        <w:rPr>
          <w:rFonts w:ascii="Times New Roman" w:hAnsi="Times New Roman"/>
          <w:color w:val="auto"/>
        </w:rPr>
        <w:t xml:space="preserve">Border Gateway Protocol (BGP) [RFC </w:t>
      </w:r>
      <w:r w:rsidR="00067A9A" w:rsidRPr="004864BA">
        <w:rPr>
          <w:rFonts w:ascii="Times New Roman" w:hAnsi="Times New Roman"/>
          <w:color w:val="auto"/>
          <w:highlight w:val="yellow"/>
        </w:rPr>
        <w:t>4271</w:t>
      </w:r>
      <w:r w:rsidRPr="00C32362">
        <w:rPr>
          <w:rFonts w:ascii="Times New Roman" w:hAnsi="Times New Roman"/>
          <w:color w:val="auto"/>
        </w:rPr>
        <w:t xml:space="preserve">] </w:t>
      </w:r>
    </w:p>
    <w:p w:rsidR="00351A01" w:rsidRPr="00C32362" w:rsidRDefault="00351A01" w:rsidP="00351A01">
      <w:pPr>
        <w:pStyle w:val="indent3"/>
        <w:widowControl/>
        <w:numPr>
          <w:ilvl w:val="0"/>
          <w:numId w:val="46"/>
        </w:numPr>
        <w:rPr>
          <w:rFonts w:ascii="Times New Roman" w:hAnsi="Times New Roman"/>
          <w:color w:val="auto"/>
        </w:rPr>
      </w:pPr>
      <w:r w:rsidRPr="00C32362">
        <w:rPr>
          <w:rFonts w:ascii="Times New Roman" w:hAnsi="Times New Roman"/>
          <w:color w:val="auto"/>
        </w:rPr>
        <w:t>OSPF version 2 [RFC 2328].</w:t>
      </w:r>
    </w:p>
    <w:p w:rsidR="00351A01" w:rsidRPr="00C32362" w:rsidRDefault="00351A01" w:rsidP="00351A01">
      <w:pPr>
        <w:pStyle w:val="indent3"/>
        <w:widowControl/>
        <w:numPr>
          <w:ilvl w:val="0"/>
          <w:numId w:val="46"/>
        </w:numPr>
        <w:rPr>
          <w:rFonts w:ascii="Times New Roman" w:hAnsi="Times New Roman"/>
          <w:color w:val="auto"/>
        </w:rPr>
      </w:pPr>
      <w:r w:rsidRPr="00C32362">
        <w:rPr>
          <w:rFonts w:ascii="Times New Roman" w:hAnsi="Times New Roman"/>
          <w:color w:val="auto"/>
        </w:rPr>
        <w:t xml:space="preserve">Intermediate System-to-Intermediate System (IS-IS) Protocol [RFC 1195] </w:t>
      </w:r>
    </w:p>
    <w:p w:rsidR="00351A01" w:rsidRPr="00C32362" w:rsidRDefault="00351A01" w:rsidP="00351A01">
      <w:pPr>
        <w:pStyle w:val="indent3"/>
        <w:widowControl/>
        <w:numPr>
          <w:ilvl w:val="0"/>
          <w:numId w:val="46"/>
        </w:numPr>
        <w:rPr>
          <w:rFonts w:ascii="Times New Roman" w:hAnsi="Times New Roman"/>
          <w:color w:val="auto"/>
        </w:rPr>
      </w:pPr>
      <w:r w:rsidRPr="00C32362">
        <w:rPr>
          <w:rFonts w:ascii="Times New Roman" w:hAnsi="Times New Roman"/>
          <w:color w:val="auto"/>
        </w:rPr>
        <w:t xml:space="preserve">IP Multicast </w:t>
      </w:r>
    </w:p>
    <w:p w:rsidR="00351A01" w:rsidRPr="00C32362" w:rsidRDefault="00351A01" w:rsidP="00351A01">
      <w:pPr>
        <w:pStyle w:val="indent3"/>
        <w:widowControl/>
        <w:numPr>
          <w:ilvl w:val="1"/>
          <w:numId w:val="45"/>
        </w:numPr>
        <w:tabs>
          <w:tab w:val="clear" w:pos="720"/>
          <w:tab w:val="clear" w:pos="2880"/>
        </w:tabs>
        <w:rPr>
          <w:rFonts w:ascii="Times New Roman" w:hAnsi="Times New Roman"/>
          <w:color w:val="auto"/>
        </w:rPr>
      </w:pPr>
      <w:r w:rsidRPr="00C32362">
        <w:rPr>
          <w:rFonts w:ascii="Times New Roman" w:hAnsi="Times New Roman"/>
          <w:color w:val="auto"/>
        </w:rPr>
        <w:t xml:space="preserve">PIM [RFC </w:t>
      </w:r>
      <w:r w:rsidR="00067A9A" w:rsidRPr="004864BA">
        <w:rPr>
          <w:rFonts w:ascii="Times New Roman" w:hAnsi="Times New Roman"/>
          <w:color w:val="auto"/>
          <w:highlight w:val="yellow"/>
        </w:rPr>
        <w:t>4601 and RFC 5059</w:t>
      </w:r>
      <w:r w:rsidRPr="00C32362">
        <w:rPr>
          <w:rFonts w:ascii="Times New Roman" w:hAnsi="Times New Roman"/>
          <w:color w:val="auto"/>
        </w:rPr>
        <w:t>]</w:t>
      </w:r>
    </w:p>
    <w:p w:rsidR="00351A01" w:rsidRDefault="00351A01" w:rsidP="00351A01">
      <w:pPr>
        <w:pStyle w:val="indent3"/>
        <w:widowControl/>
        <w:numPr>
          <w:ilvl w:val="1"/>
          <w:numId w:val="45"/>
        </w:numPr>
        <w:tabs>
          <w:tab w:val="clear" w:pos="720"/>
          <w:tab w:val="clear" w:pos="2880"/>
        </w:tabs>
      </w:pPr>
      <w:r w:rsidRPr="00C32362">
        <w:rPr>
          <w:rFonts w:ascii="Times New Roman" w:hAnsi="Times New Roman"/>
          <w:color w:val="auto"/>
        </w:rPr>
        <w:t>MOSPF [RFC 1584] (desirable)</w:t>
      </w:r>
      <w:r w:rsidRPr="00C32362" w:rsidDel="0065206E">
        <w:t xml:space="preserve"> </w:t>
      </w:r>
    </w:p>
    <w:p w:rsidR="00351A01" w:rsidRPr="00C32362" w:rsidRDefault="00351A01" w:rsidP="00351A01">
      <w:pPr>
        <w:pStyle w:val="Heading5"/>
      </w:pPr>
      <w:bookmarkStart w:id="902" w:name="_Toc127245084"/>
      <w:r w:rsidRPr="00C32362">
        <w:t>6.1.</w:t>
      </w:r>
      <w:r>
        <w:t>4</w:t>
      </w:r>
      <w:r w:rsidRPr="00C32362">
        <w:t>.3.</w:t>
      </w:r>
      <w:r>
        <w:t>3</w:t>
      </w:r>
      <w:r w:rsidRPr="00C32362">
        <w:t>. Network Management</w:t>
      </w:r>
      <w:bookmarkEnd w:id="902"/>
    </w:p>
    <w:p w:rsidR="00351A01" w:rsidRPr="00C32362" w:rsidRDefault="00351A01" w:rsidP="00351A01">
      <w:pPr>
        <w:pStyle w:val="BodyTextIndent"/>
        <w:rPr>
          <w:rFonts w:ascii="Times New Roman" w:hAnsi="Times New Roman"/>
        </w:rPr>
      </w:pPr>
      <w:r w:rsidRPr="00C32362">
        <w:rPr>
          <w:rFonts w:ascii="Times New Roman" w:hAnsi="Times New Roman"/>
        </w:rPr>
        <w:t>In addition to the Core Network Management requirement (Section 6.1.1.2.), each Network Router shall include the following:</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 xml:space="preserve">NTP version 3 or later, at least in client mode [RFC </w:t>
      </w:r>
      <w:r w:rsidR="00067A9A" w:rsidRPr="004864BA">
        <w:rPr>
          <w:rFonts w:ascii="Times New Roman" w:hAnsi="Times New Roman"/>
          <w:color w:val="auto"/>
          <w:highlight w:val="yellow"/>
        </w:rPr>
        <w:t>5905</w:t>
      </w:r>
      <w:r w:rsidRPr="00C32362">
        <w:rPr>
          <w:rFonts w:ascii="Times New Roman" w:hAnsi="Times New Roman"/>
          <w:color w:val="auto"/>
        </w:rPr>
        <w:t>]</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lastRenderedPageBreak/>
        <w:t>Response to ICMP echo request (ping) [RFC 792]</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Secure Shell (SSH) in server mode for both logins and file transfers</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SSH in client mode to support logins</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Support RADIUS [RFC 2865] or TACACS+ for authentication</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 xml:space="preserve">Support SYSLOG [RFC </w:t>
      </w:r>
      <w:r w:rsidR="00067A9A" w:rsidRPr="004864BA">
        <w:rPr>
          <w:rFonts w:ascii="Times New Roman" w:hAnsi="Times New Roman"/>
          <w:color w:val="auto"/>
          <w:highlight w:val="yellow"/>
        </w:rPr>
        <w:t>5424</w:t>
      </w:r>
      <w:r w:rsidRPr="00C32362">
        <w:rPr>
          <w:rFonts w:ascii="Times New Roman" w:hAnsi="Times New Roman"/>
          <w:color w:val="auto"/>
        </w:rPr>
        <w:t>] for remote logging</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Capability to disable unused or unneeded services</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Capability to restrict access for enabled services</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ISIS MIB[RFC 1195]</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 xml:space="preserve">Connectionless Network Protocol MIB [RFC 1238] </w:t>
      </w:r>
      <w:r w:rsidRPr="00C32362">
        <w:rPr>
          <w:rFonts w:ascii="Times New Roman" w:eastAsia="MS Mincho" w:hAnsi="Times New Roman"/>
          <w:color w:val="auto"/>
        </w:rPr>
        <w:t>(desirable)</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 xml:space="preserve">OSPF MIB [RFC </w:t>
      </w:r>
      <w:r w:rsidR="00067A9A" w:rsidRPr="004864BA">
        <w:rPr>
          <w:rFonts w:ascii="Times New Roman" w:hAnsi="Times New Roman"/>
          <w:color w:val="auto"/>
          <w:highlight w:val="yellow"/>
        </w:rPr>
        <w:t>4750</w:t>
      </w:r>
      <w:r w:rsidRPr="00C32362">
        <w:rPr>
          <w:rFonts w:ascii="Times New Roman" w:hAnsi="Times New Roman"/>
          <w:color w:val="auto"/>
        </w:rPr>
        <w:t xml:space="preserve">] </w:t>
      </w:r>
      <w:r w:rsidRPr="00C32362">
        <w:rPr>
          <w:rFonts w:ascii="Times New Roman" w:eastAsia="MS Mincho" w:hAnsi="Times New Roman"/>
          <w:color w:val="auto"/>
        </w:rPr>
        <w:t>(desirable)</w:t>
      </w:r>
    </w:p>
    <w:p w:rsidR="00351A01" w:rsidRPr="00C32362" w:rsidRDefault="00351A01" w:rsidP="00351A01">
      <w:pPr>
        <w:pStyle w:val="indent2"/>
        <w:numPr>
          <w:ilvl w:val="0"/>
          <w:numId w:val="47"/>
        </w:numPr>
        <w:tabs>
          <w:tab w:val="clear" w:pos="3600"/>
        </w:tabs>
        <w:ind w:left="1080"/>
        <w:rPr>
          <w:rFonts w:ascii="Times New Roman" w:hAnsi="Times New Roman"/>
          <w:color w:val="auto"/>
        </w:rPr>
      </w:pPr>
      <w:r w:rsidRPr="00C32362">
        <w:rPr>
          <w:rFonts w:ascii="Times New Roman" w:hAnsi="Times New Roman"/>
          <w:color w:val="auto"/>
        </w:rPr>
        <w:t xml:space="preserve">MIB extensions for DS1 [RFC </w:t>
      </w:r>
      <w:r w:rsidR="00D406EB" w:rsidRPr="004864BA">
        <w:rPr>
          <w:rFonts w:ascii="Times New Roman" w:hAnsi="Times New Roman"/>
          <w:color w:val="auto"/>
          <w:highlight w:val="yellow"/>
        </w:rPr>
        <w:t>2495</w:t>
      </w:r>
      <w:r w:rsidRPr="004864BA">
        <w:rPr>
          <w:rFonts w:ascii="Times New Roman" w:hAnsi="Times New Roman"/>
          <w:color w:val="auto"/>
          <w:highlight w:val="yellow"/>
        </w:rPr>
        <w:t>;</w:t>
      </w:r>
      <w:r w:rsidRPr="00C32362">
        <w:rPr>
          <w:rFonts w:ascii="Times New Roman" w:hAnsi="Times New Roman"/>
          <w:color w:val="auto"/>
        </w:rPr>
        <w:t xml:space="preserve"> RFC 1239] and DS3 [RFC </w:t>
      </w:r>
      <w:r w:rsidR="00D406EB" w:rsidRPr="004864BA">
        <w:rPr>
          <w:rFonts w:ascii="Times New Roman" w:hAnsi="Times New Roman"/>
          <w:color w:val="auto"/>
          <w:highlight w:val="yellow"/>
        </w:rPr>
        <w:t>3896</w:t>
      </w:r>
      <w:r w:rsidRPr="00C32362">
        <w:rPr>
          <w:rFonts w:ascii="Times New Roman" w:hAnsi="Times New Roman"/>
          <w:color w:val="auto"/>
        </w:rPr>
        <w:t xml:space="preserve">; RFC 1239] </w:t>
      </w:r>
      <w:r w:rsidRPr="00C32362">
        <w:rPr>
          <w:rFonts w:ascii="Times New Roman" w:eastAsia="MS Mincho" w:hAnsi="Times New Roman"/>
          <w:color w:val="auto"/>
        </w:rPr>
        <w:t>(desirable)</w:t>
      </w:r>
    </w:p>
    <w:p w:rsidR="00351A01" w:rsidRPr="00C32362" w:rsidRDefault="00351A01" w:rsidP="00351A01">
      <w:pPr>
        <w:pStyle w:val="Heading5"/>
      </w:pPr>
      <w:bookmarkStart w:id="903" w:name="_Toc127245085"/>
      <w:r w:rsidRPr="00C32362">
        <w:t>6.1.</w:t>
      </w:r>
      <w:r>
        <w:t>4</w:t>
      </w:r>
      <w:r w:rsidRPr="00C32362">
        <w:t>.3.</w:t>
      </w:r>
      <w:r>
        <w:t>4</w:t>
      </w:r>
      <w:r w:rsidRPr="00C32362">
        <w:t>. Ethernet Connectivity</w:t>
      </w:r>
      <w:bookmarkEnd w:id="903"/>
    </w:p>
    <w:p w:rsidR="00351A01" w:rsidRPr="00C32362" w:rsidRDefault="00351A01" w:rsidP="00351A01">
      <w:pPr>
        <w:pStyle w:val="BodyTextIndent"/>
        <w:rPr>
          <w:rFonts w:ascii="Times New Roman" w:hAnsi="Times New Roman"/>
        </w:rPr>
      </w:pPr>
      <w:r w:rsidRPr="00C32362">
        <w:rPr>
          <w:rFonts w:ascii="Times New Roman" w:hAnsi="Times New Roman"/>
        </w:rPr>
        <w:t>In addition to the Ethernet requirement (Section 6.1.1.1.1.), all network router shall support connectivity with the following:</w:t>
      </w:r>
    </w:p>
    <w:p w:rsidR="00351A01" w:rsidRPr="00C32362" w:rsidRDefault="00351A01" w:rsidP="00351A01">
      <w:pPr>
        <w:pStyle w:val="indent2"/>
        <w:numPr>
          <w:ilvl w:val="0"/>
          <w:numId w:val="70"/>
        </w:numPr>
        <w:tabs>
          <w:tab w:val="clear" w:pos="720"/>
          <w:tab w:val="clear" w:pos="3600"/>
          <w:tab w:val="left" w:pos="1350"/>
        </w:tabs>
        <w:rPr>
          <w:rFonts w:ascii="Times New Roman" w:hAnsi="Times New Roman"/>
          <w:color w:val="auto"/>
        </w:rPr>
      </w:pPr>
      <w:r w:rsidRPr="00C32362">
        <w:rPr>
          <w:rFonts w:ascii="Times New Roman" w:hAnsi="Times New Roman"/>
          <w:color w:val="auto"/>
        </w:rPr>
        <w:t>10/100/1000 BaseT Autosensing</w:t>
      </w:r>
    </w:p>
    <w:p w:rsidR="00351A01" w:rsidRPr="00C32362" w:rsidRDefault="00351A01" w:rsidP="00351A01">
      <w:pPr>
        <w:pStyle w:val="indent2"/>
        <w:numPr>
          <w:ilvl w:val="0"/>
          <w:numId w:val="70"/>
        </w:numPr>
        <w:tabs>
          <w:tab w:val="clear" w:pos="720"/>
          <w:tab w:val="clear" w:pos="3600"/>
          <w:tab w:val="left" w:pos="1350"/>
        </w:tabs>
        <w:ind w:left="1350" w:hanging="270"/>
        <w:rPr>
          <w:rFonts w:ascii="Times New Roman" w:hAnsi="Times New Roman"/>
          <w:color w:val="auto"/>
        </w:rPr>
      </w:pPr>
      <w:r w:rsidRPr="00C32362">
        <w:rPr>
          <w:rFonts w:ascii="Times New Roman" w:hAnsi="Times New Roman"/>
          <w:color w:val="auto"/>
        </w:rPr>
        <w:t>100BaseFX (desirable)</w:t>
      </w:r>
    </w:p>
    <w:p w:rsidR="00351A01" w:rsidRPr="00C32362" w:rsidRDefault="00351A01" w:rsidP="00351A01">
      <w:pPr>
        <w:pStyle w:val="indent2"/>
        <w:numPr>
          <w:ilvl w:val="0"/>
          <w:numId w:val="70"/>
        </w:numPr>
        <w:tabs>
          <w:tab w:val="clear" w:pos="720"/>
          <w:tab w:val="clear" w:pos="3600"/>
          <w:tab w:val="left" w:pos="1350"/>
        </w:tabs>
        <w:rPr>
          <w:rFonts w:ascii="Times New Roman" w:hAnsi="Times New Roman"/>
          <w:color w:val="auto"/>
        </w:rPr>
      </w:pPr>
      <w:r w:rsidRPr="00C32362">
        <w:rPr>
          <w:rFonts w:ascii="Times New Roman" w:hAnsi="Times New Roman"/>
          <w:color w:val="auto"/>
        </w:rPr>
        <w:t>Gigabit Ethernet (desirable)</w:t>
      </w:r>
    </w:p>
    <w:p w:rsidR="00351A01" w:rsidRPr="00C32362" w:rsidRDefault="00351A01" w:rsidP="00351A01">
      <w:pPr>
        <w:pStyle w:val="indent2"/>
        <w:ind w:left="0"/>
        <w:rPr>
          <w:rFonts w:ascii="Times New Roman" w:hAnsi="Times New Roman"/>
          <w:color w:val="auto"/>
        </w:rPr>
      </w:pPr>
    </w:p>
    <w:p w:rsidR="000F363D" w:rsidRDefault="000F363D" w:rsidP="000F363D">
      <w:pPr>
        <w:pStyle w:val="Heading3"/>
      </w:pPr>
      <w:bookmarkStart w:id="904" w:name="_Toc364329391"/>
      <w:bookmarkStart w:id="905" w:name="_Toc370288355"/>
      <w:r>
        <w:t>6.1.5. Radio Equipment</w:t>
      </w:r>
      <w:bookmarkEnd w:id="904"/>
      <w:bookmarkEnd w:id="905"/>
    </w:p>
    <w:p w:rsidR="000F363D" w:rsidRDefault="000F363D" w:rsidP="000F363D">
      <w:pPr>
        <w:pStyle w:val="BodyTextIndent"/>
        <w:rPr>
          <w:rFonts w:ascii="Times New Roman" w:eastAsiaTheme="minorHAnsi" w:hAnsi="Times New Roman"/>
        </w:rPr>
      </w:pPr>
      <w:r>
        <w:rPr>
          <w:rFonts w:ascii="Times New Roman" w:hAnsi="Times New Roman"/>
        </w:rPr>
        <w:t>Radio equipment  shall be provided which at a minimum:</w:t>
      </w:r>
    </w:p>
    <w:p w:rsidR="000F363D" w:rsidRDefault="000F363D" w:rsidP="000F363D">
      <w:pPr>
        <w:pStyle w:val="List2"/>
        <w:numPr>
          <w:ilvl w:val="0"/>
          <w:numId w:val="549"/>
        </w:numPr>
      </w:pPr>
      <w:r>
        <w:t>2-way radio with display;</w:t>
      </w:r>
    </w:p>
    <w:p w:rsidR="000F363D" w:rsidRDefault="000F363D" w:rsidP="000F363D">
      <w:pPr>
        <w:pStyle w:val="List2"/>
        <w:numPr>
          <w:ilvl w:val="0"/>
          <w:numId w:val="549"/>
        </w:numPr>
      </w:pPr>
      <w:r>
        <w:t>Battery offering 14 hrs of Operation; &lt;= 2.5 hours to full charge;</w:t>
      </w:r>
    </w:p>
    <w:p w:rsidR="000F363D" w:rsidRDefault="000F363D" w:rsidP="000F363D">
      <w:pPr>
        <w:pStyle w:val="List2"/>
        <w:numPr>
          <w:ilvl w:val="0"/>
          <w:numId w:val="549"/>
        </w:numPr>
      </w:pPr>
      <w:r>
        <w:t>6 channels minimum;</w:t>
      </w:r>
    </w:p>
    <w:p w:rsidR="000F363D" w:rsidRDefault="000F363D" w:rsidP="000F363D">
      <w:pPr>
        <w:pStyle w:val="List2"/>
        <w:numPr>
          <w:ilvl w:val="0"/>
          <w:numId w:val="549"/>
        </w:numPr>
      </w:pPr>
      <w:r>
        <w:t>Time Out timer;</w:t>
      </w:r>
    </w:p>
    <w:p w:rsidR="000F363D" w:rsidRDefault="000F363D" w:rsidP="000F363D">
      <w:pPr>
        <w:pStyle w:val="List2"/>
        <w:numPr>
          <w:ilvl w:val="0"/>
          <w:numId w:val="549"/>
        </w:numPr>
      </w:pPr>
      <w:r>
        <w:t>Scan function;</w:t>
      </w:r>
    </w:p>
    <w:p w:rsidR="000F363D" w:rsidRDefault="000F363D" w:rsidP="000F363D">
      <w:pPr>
        <w:pStyle w:val="List2"/>
        <w:numPr>
          <w:ilvl w:val="0"/>
          <w:numId w:val="549"/>
        </w:numPr>
      </w:pPr>
      <w:r>
        <w:t>Tone Alert; Low Battery Alert; Key Lock and Battery Save;</w:t>
      </w:r>
    </w:p>
    <w:p w:rsidR="000F363D" w:rsidRDefault="000F363D" w:rsidP="000F363D">
      <w:pPr>
        <w:pStyle w:val="List2"/>
        <w:numPr>
          <w:ilvl w:val="0"/>
          <w:numId w:val="549"/>
        </w:numPr>
      </w:pPr>
      <w:r>
        <w:t>VOX Ready;</w:t>
      </w:r>
    </w:p>
    <w:p w:rsidR="000F363D" w:rsidRPr="006F1E94" w:rsidRDefault="000F363D" w:rsidP="000F363D">
      <w:pPr>
        <w:pStyle w:val="List2"/>
        <w:numPr>
          <w:ilvl w:val="0"/>
          <w:numId w:val="549"/>
        </w:numPr>
        <w:rPr>
          <w:lang w:val="de-DE"/>
        </w:rPr>
      </w:pPr>
      <w:r w:rsidRPr="006F1E94">
        <w:rPr>
          <w:lang w:val="de-DE"/>
        </w:rPr>
        <w:t>STD 810 C,D,E &amp; F MIL Standards</w:t>
      </w:r>
    </w:p>
    <w:p w:rsidR="00351A01" w:rsidRPr="006F1E94" w:rsidRDefault="00351A01" w:rsidP="00351A01">
      <w:pPr>
        <w:pStyle w:val="BodyTextIndent"/>
        <w:rPr>
          <w:rFonts w:ascii="Times New Roman" w:hAnsi="Times New Roman"/>
          <w:lang w:val="de-DE"/>
        </w:rPr>
      </w:pPr>
    </w:p>
    <w:p w:rsidR="00351A01" w:rsidRPr="00C32362" w:rsidRDefault="00351A01" w:rsidP="00351A01">
      <w:pPr>
        <w:pStyle w:val="Heading3"/>
      </w:pPr>
      <w:bookmarkStart w:id="906" w:name="_Toc127245097"/>
      <w:bookmarkStart w:id="907" w:name="_Toc141599946"/>
      <w:bookmarkStart w:id="908" w:name="_Toc364329392"/>
      <w:bookmarkStart w:id="909" w:name="_Toc370288356"/>
      <w:bookmarkStart w:id="910" w:name="_Toc133693695"/>
      <w:r w:rsidRPr="00C32362">
        <w:t>6.1.</w:t>
      </w:r>
      <w:r>
        <w:t>6</w:t>
      </w:r>
      <w:r w:rsidRPr="00C32362">
        <w:t xml:space="preserve">. Internet Protocol (IP) </w:t>
      </w:r>
      <w:bookmarkEnd w:id="906"/>
      <w:bookmarkEnd w:id="907"/>
      <w:r w:rsidRPr="00C32362">
        <w:t>Telephony System</w:t>
      </w:r>
      <w:bookmarkEnd w:id="908"/>
      <w:bookmarkEnd w:id="909"/>
    </w:p>
    <w:p w:rsidR="00351A01" w:rsidRPr="00C32362" w:rsidRDefault="00351A01" w:rsidP="00351A01">
      <w:pPr>
        <w:pStyle w:val="BodyTextIndent"/>
        <w:rPr>
          <w:rFonts w:ascii="Times New Roman" w:hAnsi="Times New Roman"/>
        </w:rPr>
      </w:pPr>
      <w:r w:rsidRPr="00F75CDB">
        <w:rPr>
          <w:rFonts w:ascii="Times New Roman" w:hAnsi="Times New Roman"/>
          <w:highlight w:val="yellow"/>
        </w:rPr>
        <w:t>IP Telephony System</w:t>
      </w:r>
      <w:r w:rsidR="00F677D2" w:rsidRPr="00F75CDB">
        <w:rPr>
          <w:rFonts w:ascii="Times New Roman" w:hAnsi="Times New Roman"/>
          <w:highlight w:val="yellow"/>
        </w:rPr>
        <w:t>.  This system in its entirety is desirable.  If a system that meets the following functions is included in the available components, the desirable feature will be met</w:t>
      </w:r>
      <w:r w:rsidRPr="00F75CDB">
        <w:rPr>
          <w:rFonts w:ascii="Times New Roman" w:hAnsi="Times New Roman"/>
          <w:highlight w:val="yellow"/>
        </w:rPr>
        <w:t>:</w:t>
      </w:r>
    </w:p>
    <w:p w:rsidR="00351A01" w:rsidRPr="004864BA" w:rsidRDefault="00351A01" w:rsidP="00351A01">
      <w:pPr>
        <w:pStyle w:val="indent2"/>
        <w:widowControl/>
        <w:numPr>
          <w:ilvl w:val="0"/>
          <w:numId w:val="123"/>
        </w:numPr>
        <w:tabs>
          <w:tab w:val="clear" w:pos="720"/>
        </w:tabs>
        <w:ind w:left="1080"/>
        <w:rPr>
          <w:rFonts w:ascii="Times New Roman" w:hAnsi="Times New Roman"/>
          <w:color w:val="auto"/>
          <w:highlight w:val="yellow"/>
        </w:rPr>
      </w:pPr>
      <w:r w:rsidRPr="004864BA">
        <w:rPr>
          <w:rFonts w:ascii="Times New Roman" w:hAnsi="Times New Roman"/>
          <w:color w:val="auto"/>
          <w:highlight w:val="yellow"/>
        </w:rPr>
        <w:t>Security: Secure RTP (SRTP)</w:t>
      </w:r>
    </w:p>
    <w:p w:rsidR="00351A01" w:rsidRPr="004864BA" w:rsidRDefault="00351A01" w:rsidP="00351A01">
      <w:pPr>
        <w:pStyle w:val="indent2"/>
        <w:widowControl/>
        <w:numPr>
          <w:ilvl w:val="0"/>
          <w:numId w:val="123"/>
        </w:numPr>
        <w:tabs>
          <w:tab w:val="clear" w:pos="720"/>
        </w:tabs>
        <w:ind w:left="1080"/>
        <w:rPr>
          <w:rFonts w:ascii="Times New Roman" w:hAnsi="Times New Roman"/>
          <w:color w:val="auto"/>
          <w:highlight w:val="yellow"/>
        </w:rPr>
      </w:pPr>
      <w:r w:rsidRPr="004864BA">
        <w:rPr>
          <w:rFonts w:ascii="Times New Roman" w:hAnsi="Times New Roman"/>
          <w:color w:val="auto"/>
          <w:highlight w:val="yellow"/>
        </w:rPr>
        <w:t>QoS: Traffic classifications (tagging the packets) – both Layer 2 and Layer 3</w:t>
      </w:r>
    </w:p>
    <w:p w:rsidR="00351A01" w:rsidRPr="004864BA" w:rsidRDefault="00351A01" w:rsidP="00351A01">
      <w:pPr>
        <w:pStyle w:val="indent2"/>
        <w:widowControl/>
        <w:numPr>
          <w:ilvl w:val="0"/>
          <w:numId w:val="123"/>
        </w:numPr>
        <w:tabs>
          <w:tab w:val="clear" w:pos="720"/>
        </w:tabs>
        <w:ind w:left="1080"/>
        <w:rPr>
          <w:rFonts w:ascii="Times New Roman" w:hAnsi="Times New Roman"/>
          <w:color w:val="auto"/>
          <w:highlight w:val="yellow"/>
        </w:rPr>
      </w:pPr>
      <w:r w:rsidRPr="004864BA">
        <w:rPr>
          <w:rFonts w:ascii="Times New Roman" w:hAnsi="Times New Roman"/>
          <w:color w:val="auto"/>
          <w:highlight w:val="yellow"/>
        </w:rPr>
        <w:t>Transport: RTP/UDP</w:t>
      </w:r>
    </w:p>
    <w:p w:rsidR="00351A01" w:rsidRPr="004864BA" w:rsidRDefault="00351A01" w:rsidP="00351A01">
      <w:pPr>
        <w:pStyle w:val="indent2"/>
        <w:widowControl/>
        <w:numPr>
          <w:ilvl w:val="0"/>
          <w:numId w:val="202"/>
        </w:numPr>
        <w:tabs>
          <w:tab w:val="clear" w:pos="720"/>
        </w:tabs>
        <w:rPr>
          <w:rFonts w:ascii="Times New Roman" w:hAnsi="Times New Roman"/>
          <w:color w:val="auto"/>
          <w:highlight w:val="yellow"/>
        </w:rPr>
      </w:pPr>
      <w:r w:rsidRPr="004864BA">
        <w:rPr>
          <w:rFonts w:ascii="Times New Roman" w:hAnsi="Times New Roman"/>
          <w:color w:val="auto"/>
          <w:highlight w:val="yellow"/>
        </w:rPr>
        <w:t>Scalable to support at least 25,000 simultaneous users</w:t>
      </w:r>
    </w:p>
    <w:p w:rsidR="00351A01" w:rsidRPr="004864BA" w:rsidRDefault="00351A01" w:rsidP="00351A01">
      <w:pPr>
        <w:pStyle w:val="indent2"/>
        <w:widowControl/>
        <w:numPr>
          <w:ilvl w:val="0"/>
          <w:numId w:val="202"/>
        </w:numPr>
        <w:tabs>
          <w:tab w:val="clear" w:pos="720"/>
        </w:tabs>
        <w:rPr>
          <w:rFonts w:ascii="Times New Roman" w:hAnsi="Times New Roman"/>
          <w:color w:val="auto"/>
          <w:highlight w:val="yellow"/>
        </w:rPr>
      </w:pPr>
      <w:r w:rsidRPr="004864BA">
        <w:rPr>
          <w:rFonts w:ascii="Times New Roman" w:hAnsi="Times New Roman"/>
          <w:color w:val="auto"/>
          <w:highlight w:val="yellow"/>
        </w:rPr>
        <w:t>Support for a 5 Digit Dial Plan</w:t>
      </w:r>
    </w:p>
    <w:p w:rsidR="00351A01" w:rsidRPr="004864BA" w:rsidRDefault="00351A01" w:rsidP="00351A01">
      <w:pPr>
        <w:pStyle w:val="indent2"/>
        <w:widowControl/>
        <w:numPr>
          <w:ilvl w:val="0"/>
          <w:numId w:val="202"/>
        </w:numPr>
        <w:tabs>
          <w:tab w:val="clear" w:pos="720"/>
        </w:tabs>
        <w:rPr>
          <w:rFonts w:ascii="Times New Roman" w:hAnsi="Times New Roman"/>
          <w:color w:val="auto"/>
          <w:highlight w:val="yellow"/>
        </w:rPr>
      </w:pPr>
      <w:r w:rsidRPr="004864BA">
        <w:rPr>
          <w:rFonts w:ascii="Times New Roman" w:hAnsi="Times New Roman"/>
          <w:color w:val="auto"/>
          <w:highlight w:val="yellow"/>
        </w:rPr>
        <w:t>Features</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Voice Mail</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Meet Me</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Call Detail Record (CDR)</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Analog Devices</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Call Groups</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Call Transfer</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Call Forwarding</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Hold</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Caller ID</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Call Waiting</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Park</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Pr>
          <w:rFonts w:ascii="Times New Roman" w:hAnsi="Times New Roman"/>
          <w:color w:val="auto"/>
        </w:rPr>
        <w:lastRenderedPageBreak/>
        <w:t xml:space="preserve">Call </w:t>
      </w:r>
      <w:r w:rsidRPr="00C32362">
        <w:rPr>
          <w:rFonts w:ascii="Times New Roman" w:hAnsi="Times New Roman"/>
          <w:color w:val="auto"/>
        </w:rPr>
        <w:t>Pick</w:t>
      </w:r>
      <w:r>
        <w:rPr>
          <w:rFonts w:ascii="Times New Roman" w:hAnsi="Times New Roman"/>
          <w:color w:val="auto"/>
        </w:rPr>
        <w:t xml:space="preserve"> Up</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Able to program features of IP Phones and IP Softphones from a central location</w:t>
      </w:r>
    </w:p>
    <w:p w:rsidR="00351A01" w:rsidRPr="00C32362" w:rsidRDefault="00351A01" w:rsidP="00351A01">
      <w:pPr>
        <w:pStyle w:val="indent2"/>
        <w:widowControl/>
        <w:numPr>
          <w:ilvl w:val="1"/>
          <w:numId w:val="124"/>
        </w:numPr>
        <w:tabs>
          <w:tab w:val="clear" w:pos="720"/>
        </w:tabs>
        <w:rPr>
          <w:rFonts w:ascii="Times New Roman" w:hAnsi="Times New Roman"/>
          <w:color w:val="auto"/>
        </w:rPr>
      </w:pPr>
      <w:r w:rsidRPr="00C32362">
        <w:rPr>
          <w:rFonts w:ascii="Times New Roman" w:hAnsi="Times New Roman"/>
          <w:color w:val="auto"/>
        </w:rPr>
        <w:t>Programmable keys</w:t>
      </w:r>
    </w:p>
    <w:p w:rsidR="00351A01" w:rsidRPr="00C32362" w:rsidRDefault="00351A01" w:rsidP="00351A01">
      <w:pPr>
        <w:pStyle w:val="Heading3"/>
      </w:pPr>
      <w:bookmarkStart w:id="911" w:name="_Toc127245099"/>
      <w:bookmarkStart w:id="912" w:name="_Toc141599948"/>
    </w:p>
    <w:p w:rsidR="00351A01" w:rsidRPr="00C32362" w:rsidRDefault="00351A01" w:rsidP="00351A01">
      <w:pPr>
        <w:pStyle w:val="Heading4"/>
      </w:pPr>
      <w:r w:rsidRPr="00C32362">
        <w:t>6.1.</w:t>
      </w:r>
      <w:r>
        <w:t>6</w:t>
      </w:r>
      <w:r w:rsidRPr="00C32362">
        <w:t>.</w:t>
      </w:r>
      <w:r>
        <w:t>1</w:t>
      </w:r>
      <w:r w:rsidRPr="00C32362">
        <w:t xml:space="preserve">. </w:t>
      </w:r>
      <w:r>
        <w:t>VO</w:t>
      </w:r>
      <w:r w:rsidRPr="00C32362">
        <w:t xml:space="preserve">IP </w:t>
      </w:r>
      <w:r>
        <w:t>Soft</w:t>
      </w:r>
      <w:r w:rsidRPr="00C32362">
        <w:t>Phones</w:t>
      </w:r>
      <w:bookmarkEnd w:id="911"/>
      <w:bookmarkEnd w:id="912"/>
      <w:r>
        <w:t xml:space="preserve"> / Software</w:t>
      </w:r>
    </w:p>
    <w:p w:rsidR="00351A01" w:rsidRPr="00C32362" w:rsidRDefault="00351A01" w:rsidP="00351A01">
      <w:pPr>
        <w:pStyle w:val="indent2"/>
        <w:numPr>
          <w:ilvl w:val="0"/>
          <w:numId w:val="128"/>
        </w:numPr>
        <w:tabs>
          <w:tab w:val="clear" w:pos="720"/>
          <w:tab w:val="clear" w:pos="1440"/>
        </w:tabs>
        <w:rPr>
          <w:rFonts w:ascii="Times New Roman" w:hAnsi="Times New Roman"/>
          <w:color w:val="auto"/>
        </w:rPr>
      </w:pPr>
      <w:r>
        <w:rPr>
          <w:rFonts w:ascii="Times New Roman" w:hAnsi="Times New Roman"/>
        </w:rPr>
        <w:t>Soft</w:t>
      </w:r>
      <w:r w:rsidRPr="00C32362">
        <w:rPr>
          <w:rFonts w:ascii="Times New Roman" w:hAnsi="Times New Roman"/>
        </w:rPr>
        <w:t xml:space="preserve">Phones </w:t>
      </w:r>
      <w:r>
        <w:rPr>
          <w:rFonts w:ascii="Times New Roman" w:hAnsi="Times New Roman"/>
        </w:rPr>
        <w:t xml:space="preserve">and related Unified </w:t>
      </w:r>
      <w:r w:rsidR="005B2223">
        <w:rPr>
          <w:rFonts w:ascii="Times New Roman" w:hAnsi="Times New Roman"/>
        </w:rPr>
        <w:t>Communication</w:t>
      </w:r>
      <w:r>
        <w:rPr>
          <w:rFonts w:ascii="Times New Roman" w:hAnsi="Times New Roman"/>
        </w:rPr>
        <w:t xml:space="preserve"> technology </w:t>
      </w:r>
      <w:r w:rsidRPr="00C32362">
        <w:rPr>
          <w:rFonts w:ascii="Times New Roman" w:hAnsi="Times New Roman"/>
          <w:color w:val="auto"/>
        </w:rPr>
        <w:t>(advanced technology)</w:t>
      </w:r>
    </w:p>
    <w:p w:rsidR="00351A01" w:rsidRPr="00C32362" w:rsidRDefault="00351A01" w:rsidP="00351A01">
      <w:pPr>
        <w:pStyle w:val="Heading3"/>
      </w:pPr>
      <w:bookmarkStart w:id="913" w:name="_Toc364329393"/>
      <w:bookmarkStart w:id="914" w:name="_Toc370288357"/>
      <w:r w:rsidRPr="00C32362">
        <w:t>6.1.</w:t>
      </w:r>
      <w:r>
        <w:t>7</w:t>
      </w:r>
      <w:r w:rsidRPr="00C32362">
        <w:t>. Cell Phone</w:t>
      </w:r>
      <w:bookmarkEnd w:id="913"/>
      <w:bookmarkEnd w:id="914"/>
    </w:p>
    <w:p w:rsidR="00351A01" w:rsidRPr="00C32362" w:rsidRDefault="00351A01" w:rsidP="00351A01">
      <w:pPr>
        <w:pStyle w:val="BodyTextIndent"/>
        <w:rPr>
          <w:rFonts w:ascii="Times New Roman" w:hAnsi="Times New Roman"/>
        </w:rPr>
      </w:pPr>
      <w:r w:rsidRPr="00C32362">
        <w:rPr>
          <w:rFonts w:ascii="Times New Roman" w:hAnsi="Times New Roman"/>
        </w:rPr>
        <w:t>A cell phone including annual service shall be provided with a minimum:</w:t>
      </w:r>
    </w:p>
    <w:p w:rsidR="00351A01" w:rsidRPr="00C32362" w:rsidRDefault="00351A01" w:rsidP="00351A01">
      <w:pPr>
        <w:pStyle w:val="List2"/>
        <w:numPr>
          <w:ilvl w:val="0"/>
          <w:numId w:val="187"/>
        </w:numPr>
      </w:pPr>
      <w:r w:rsidRPr="00C32362">
        <w:t>2GB / month data plan</w:t>
      </w:r>
    </w:p>
    <w:p w:rsidR="00351A01" w:rsidRPr="00C32362" w:rsidRDefault="00351A01" w:rsidP="00351A01">
      <w:pPr>
        <w:pStyle w:val="List2"/>
        <w:numPr>
          <w:ilvl w:val="0"/>
          <w:numId w:val="187"/>
        </w:numPr>
      </w:pPr>
      <w:r w:rsidRPr="00C32362">
        <w:t xml:space="preserve">Unlimited talk / </w:t>
      </w:r>
      <w:r w:rsidR="00EA4956" w:rsidRPr="0048677B">
        <w:t>text</w:t>
      </w:r>
    </w:p>
    <w:p w:rsidR="00351A01" w:rsidRPr="00C32362" w:rsidRDefault="00351A01" w:rsidP="00351A01">
      <w:pPr>
        <w:pStyle w:val="List2"/>
        <w:numPr>
          <w:ilvl w:val="0"/>
          <w:numId w:val="187"/>
        </w:numPr>
      </w:pPr>
      <w:r w:rsidRPr="00C32362">
        <w:t>50 state coverage</w:t>
      </w:r>
    </w:p>
    <w:p w:rsidR="00351A01" w:rsidRPr="00C32362" w:rsidRDefault="00351A01" w:rsidP="00351A01">
      <w:pPr>
        <w:pStyle w:val="List2"/>
        <w:numPr>
          <w:ilvl w:val="0"/>
          <w:numId w:val="187"/>
        </w:numPr>
      </w:pPr>
      <w:r>
        <w:t>P</w:t>
      </w:r>
      <w:r w:rsidRPr="00C32362">
        <w:t>hone</w:t>
      </w:r>
    </w:p>
    <w:p w:rsidR="00351A01" w:rsidRPr="00C32362" w:rsidRDefault="00351A01" w:rsidP="00351A01">
      <w:pPr>
        <w:pStyle w:val="List2"/>
        <w:numPr>
          <w:ilvl w:val="1"/>
          <w:numId w:val="187"/>
        </w:numPr>
      </w:pPr>
      <w:r w:rsidRPr="00C32362">
        <w:t>Minimum 4 inch screen</w:t>
      </w:r>
    </w:p>
    <w:p w:rsidR="00351A01" w:rsidRPr="00C32362" w:rsidRDefault="00351A01" w:rsidP="00351A01">
      <w:pPr>
        <w:pStyle w:val="List2"/>
        <w:numPr>
          <w:ilvl w:val="1"/>
          <w:numId w:val="187"/>
        </w:numPr>
      </w:pPr>
      <w:r w:rsidRPr="00C32362">
        <w:t>Minimum 8 megapixel  camera</w:t>
      </w:r>
    </w:p>
    <w:p w:rsidR="00351A01" w:rsidRPr="00C32362" w:rsidRDefault="00351A01" w:rsidP="00351A01">
      <w:pPr>
        <w:pStyle w:val="List2"/>
        <w:numPr>
          <w:ilvl w:val="1"/>
          <w:numId w:val="187"/>
        </w:numPr>
      </w:pPr>
      <w:r w:rsidRPr="00C32362">
        <w:t>GPS navigation</w:t>
      </w:r>
    </w:p>
    <w:p w:rsidR="00351A01" w:rsidRPr="00C32362" w:rsidRDefault="00351A01" w:rsidP="00351A01">
      <w:pPr>
        <w:pStyle w:val="List2"/>
        <w:numPr>
          <w:ilvl w:val="1"/>
          <w:numId w:val="187"/>
        </w:numPr>
      </w:pPr>
      <w:r w:rsidRPr="00C32362">
        <w:t>Touch screen keypad</w:t>
      </w:r>
    </w:p>
    <w:p w:rsidR="00351A01" w:rsidRPr="00C32362" w:rsidRDefault="00351A01" w:rsidP="00351A01">
      <w:pPr>
        <w:pStyle w:val="List2"/>
        <w:numPr>
          <w:ilvl w:val="1"/>
          <w:numId w:val="187"/>
        </w:numPr>
      </w:pPr>
      <w:r w:rsidRPr="00C32362">
        <w:t>Minimum screen resolution: 1130x640</w:t>
      </w:r>
    </w:p>
    <w:p w:rsidR="00351A01" w:rsidRPr="00C32362" w:rsidRDefault="00351A01" w:rsidP="00351A01">
      <w:pPr>
        <w:pStyle w:val="List2"/>
        <w:numPr>
          <w:ilvl w:val="1"/>
          <w:numId w:val="187"/>
        </w:numPr>
      </w:pPr>
      <w:r w:rsidRPr="00C32362">
        <w:t>Ambient light sensor</w:t>
      </w:r>
    </w:p>
    <w:p w:rsidR="00351A01" w:rsidRPr="00C32362" w:rsidRDefault="00351A01" w:rsidP="00351A01">
      <w:pPr>
        <w:pStyle w:val="List2"/>
        <w:numPr>
          <w:ilvl w:val="1"/>
          <w:numId w:val="187"/>
        </w:numPr>
      </w:pPr>
      <w:r w:rsidRPr="00C32362">
        <w:t>Wireless Connectivity: 3G; 4G; Bluetooth; Wi-Fi</w:t>
      </w:r>
    </w:p>
    <w:p w:rsidR="00351A01" w:rsidRPr="00C32362" w:rsidRDefault="00351A01" w:rsidP="00351A01">
      <w:pPr>
        <w:pStyle w:val="List2"/>
        <w:numPr>
          <w:ilvl w:val="1"/>
          <w:numId w:val="187"/>
        </w:numPr>
      </w:pPr>
      <w:r w:rsidRPr="00C32362">
        <w:t>Minimum of 16 GB storage</w:t>
      </w:r>
    </w:p>
    <w:p w:rsidR="00351A01" w:rsidRPr="00C32362" w:rsidRDefault="00351A01" w:rsidP="00351A01">
      <w:pPr>
        <w:pStyle w:val="List2"/>
        <w:numPr>
          <w:ilvl w:val="0"/>
          <w:numId w:val="187"/>
        </w:numPr>
      </w:pPr>
      <w:r w:rsidRPr="00C32362">
        <w:t xml:space="preserve">One year service plan; </w:t>
      </w:r>
    </w:p>
    <w:p w:rsidR="00351A01" w:rsidRPr="00C32362" w:rsidRDefault="00351A01" w:rsidP="00351A01">
      <w:pPr>
        <w:pStyle w:val="Heading3"/>
      </w:pPr>
      <w:bookmarkStart w:id="915" w:name="_Toc364329394"/>
      <w:bookmarkStart w:id="916" w:name="_Toc370288358"/>
      <w:r w:rsidRPr="00C32362">
        <w:t>6.1.</w:t>
      </w:r>
      <w:r>
        <w:t>8</w:t>
      </w:r>
      <w:r w:rsidRPr="00C32362">
        <w:t>. Network Diagnostic Tools</w:t>
      </w:r>
      <w:bookmarkEnd w:id="910"/>
      <w:bookmarkEnd w:id="915"/>
      <w:bookmarkEnd w:id="916"/>
    </w:p>
    <w:p w:rsidR="00351A01" w:rsidRPr="00C32362" w:rsidRDefault="00351A01" w:rsidP="00351A01">
      <w:pPr>
        <w:pStyle w:val="BodyTextIndent"/>
        <w:rPr>
          <w:rFonts w:ascii="Times New Roman" w:hAnsi="Times New Roman"/>
        </w:rPr>
      </w:pPr>
      <w:r w:rsidRPr="00C32362">
        <w:rPr>
          <w:rFonts w:ascii="Times New Roman" w:hAnsi="Times New Roman"/>
        </w:rPr>
        <w:t xml:space="preserve">The following network diagnostic tools are required.  </w:t>
      </w:r>
    </w:p>
    <w:p w:rsidR="00351A01" w:rsidRPr="00C32362" w:rsidRDefault="00351A01" w:rsidP="00351A01">
      <w:pPr>
        <w:pStyle w:val="indent2"/>
        <w:numPr>
          <w:ilvl w:val="0"/>
          <w:numId w:val="21"/>
        </w:numPr>
        <w:tabs>
          <w:tab w:val="clear" w:pos="720"/>
          <w:tab w:val="clear" w:pos="1440"/>
          <w:tab w:val="left" w:pos="1080"/>
        </w:tabs>
        <w:ind w:left="1080"/>
        <w:rPr>
          <w:rFonts w:ascii="Times New Roman" w:hAnsi="Times New Roman"/>
          <w:color w:val="auto"/>
        </w:rPr>
      </w:pPr>
      <w:r w:rsidRPr="00C32362">
        <w:rPr>
          <w:rFonts w:ascii="Times New Roman" w:hAnsi="Times New Roman"/>
          <w:color w:val="auto"/>
        </w:rPr>
        <w:t>Portable Hardware based network protocol analyzer</w:t>
      </w:r>
      <w:r>
        <w:rPr>
          <w:rFonts w:ascii="Times New Roman" w:hAnsi="Times New Roman"/>
          <w:color w:val="auto"/>
        </w:rPr>
        <w:t>:</w:t>
      </w:r>
    </w:p>
    <w:p w:rsidR="00351A01" w:rsidRPr="00C32362" w:rsidRDefault="00351A01" w:rsidP="00351A01">
      <w:pPr>
        <w:pStyle w:val="indent2"/>
        <w:numPr>
          <w:ilvl w:val="0"/>
          <w:numId w:val="126"/>
        </w:numPr>
        <w:tabs>
          <w:tab w:val="clear" w:pos="720"/>
          <w:tab w:val="clear" w:pos="1800"/>
          <w:tab w:val="left" w:pos="1080"/>
          <w:tab w:val="num" w:pos="1440"/>
        </w:tabs>
        <w:ind w:left="1440"/>
        <w:rPr>
          <w:rFonts w:ascii="Times New Roman" w:hAnsi="Times New Roman"/>
          <w:color w:val="auto"/>
        </w:rPr>
      </w:pPr>
      <w:r>
        <w:rPr>
          <w:rFonts w:ascii="Times New Roman" w:hAnsi="Times New Roman"/>
          <w:color w:val="auto"/>
        </w:rPr>
        <w:t>Six</w:t>
      </w:r>
      <w:r w:rsidRPr="00C32362">
        <w:rPr>
          <w:rFonts w:ascii="Times New Roman" w:hAnsi="Times New Roman"/>
          <w:color w:val="auto"/>
        </w:rPr>
        <w:t xml:space="preserve"> layer protocol analysis</w:t>
      </w:r>
    </w:p>
    <w:p w:rsidR="00351A01" w:rsidRPr="00C32362" w:rsidRDefault="00351A01" w:rsidP="00351A01">
      <w:pPr>
        <w:pStyle w:val="indent2"/>
        <w:numPr>
          <w:ilvl w:val="0"/>
          <w:numId w:val="126"/>
        </w:numPr>
        <w:tabs>
          <w:tab w:val="clear" w:pos="720"/>
          <w:tab w:val="clear" w:pos="1800"/>
          <w:tab w:val="left" w:pos="1080"/>
          <w:tab w:val="num" w:pos="1440"/>
        </w:tabs>
        <w:ind w:left="1440"/>
        <w:rPr>
          <w:rFonts w:ascii="Times New Roman" w:hAnsi="Times New Roman"/>
          <w:color w:val="auto"/>
        </w:rPr>
      </w:pPr>
      <w:r w:rsidRPr="00C32362">
        <w:rPr>
          <w:rFonts w:ascii="Times New Roman" w:hAnsi="Times New Roman"/>
          <w:color w:val="auto"/>
        </w:rPr>
        <w:t>Active discovery</w:t>
      </w:r>
    </w:p>
    <w:p w:rsidR="00351A01" w:rsidRPr="00C32362" w:rsidRDefault="00351A01" w:rsidP="00351A01">
      <w:pPr>
        <w:pStyle w:val="indent2"/>
        <w:numPr>
          <w:ilvl w:val="0"/>
          <w:numId w:val="126"/>
        </w:numPr>
        <w:tabs>
          <w:tab w:val="clear" w:pos="720"/>
          <w:tab w:val="clear" w:pos="1800"/>
          <w:tab w:val="left" w:pos="1080"/>
          <w:tab w:val="num" w:pos="1440"/>
        </w:tabs>
        <w:ind w:left="1440"/>
        <w:rPr>
          <w:rFonts w:ascii="Times New Roman" w:hAnsi="Times New Roman"/>
          <w:color w:val="auto"/>
        </w:rPr>
      </w:pPr>
      <w:r w:rsidRPr="00C32362">
        <w:rPr>
          <w:rFonts w:ascii="Times New Roman" w:hAnsi="Times New Roman"/>
          <w:color w:val="auto"/>
        </w:rPr>
        <w:t>SNMP device analysis</w:t>
      </w:r>
    </w:p>
    <w:p w:rsidR="00351A01" w:rsidRPr="004864BA" w:rsidRDefault="00364CFF" w:rsidP="00351A01">
      <w:pPr>
        <w:pStyle w:val="indent2"/>
        <w:numPr>
          <w:ilvl w:val="0"/>
          <w:numId w:val="126"/>
        </w:numPr>
        <w:tabs>
          <w:tab w:val="clear" w:pos="720"/>
          <w:tab w:val="clear" w:pos="1800"/>
          <w:tab w:val="left" w:pos="1080"/>
          <w:tab w:val="num" w:pos="1440"/>
        </w:tabs>
        <w:ind w:left="1440"/>
        <w:rPr>
          <w:rFonts w:ascii="Times New Roman" w:hAnsi="Times New Roman"/>
          <w:color w:val="auto"/>
          <w:highlight w:val="yellow"/>
        </w:rPr>
      </w:pPr>
      <w:r w:rsidRPr="004864BA">
        <w:rPr>
          <w:rFonts w:ascii="Times New Roman" w:hAnsi="Times New Roman"/>
          <w:color w:val="auto"/>
          <w:highlight w:val="yellow"/>
        </w:rPr>
        <w:t>T</w:t>
      </w:r>
      <w:r w:rsidR="00351A01" w:rsidRPr="004864BA">
        <w:rPr>
          <w:rFonts w:ascii="Times New Roman" w:hAnsi="Times New Roman"/>
          <w:color w:val="auto"/>
          <w:highlight w:val="yellow"/>
        </w:rPr>
        <w:t xml:space="preserve">raffic analysis </w:t>
      </w:r>
    </w:p>
    <w:p w:rsidR="00351A01" w:rsidRPr="00C32362" w:rsidRDefault="00351A01" w:rsidP="00351A01">
      <w:pPr>
        <w:pStyle w:val="indent2"/>
        <w:numPr>
          <w:ilvl w:val="0"/>
          <w:numId w:val="126"/>
        </w:numPr>
        <w:tabs>
          <w:tab w:val="clear" w:pos="720"/>
          <w:tab w:val="clear" w:pos="1800"/>
          <w:tab w:val="left" w:pos="1080"/>
          <w:tab w:val="num" w:pos="1440"/>
        </w:tabs>
        <w:ind w:left="1440"/>
        <w:rPr>
          <w:rFonts w:ascii="Times New Roman" w:hAnsi="Times New Roman"/>
          <w:color w:val="auto"/>
        </w:rPr>
      </w:pPr>
      <w:r w:rsidRPr="00C32362">
        <w:rPr>
          <w:rFonts w:ascii="Times New Roman" w:hAnsi="Times New Roman"/>
          <w:color w:val="auto"/>
        </w:rPr>
        <w:t>optional WAN and wireless monitoring</w:t>
      </w:r>
    </w:p>
    <w:p w:rsidR="00351A01" w:rsidRPr="00C32362" w:rsidRDefault="00351A01" w:rsidP="00351A01">
      <w:pPr>
        <w:pStyle w:val="indent2"/>
        <w:numPr>
          <w:ilvl w:val="0"/>
          <w:numId w:val="21"/>
        </w:numPr>
        <w:tabs>
          <w:tab w:val="clear" w:pos="720"/>
          <w:tab w:val="clear" w:pos="1440"/>
          <w:tab w:val="clear" w:pos="1800"/>
          <w:tab w:val="num" w:pos="1080"/>
        </w:tabs>
        <w:ind w:left="1080"/>
        <w:rPr>
          <w:rFonts w:ascii="Times New Roman" w:hAnsi="Times New Roman"/>
          <w:color w:val="auto"/>
        </w:rPr>
      </w:pPr>
      <w:r w:rsidRPr="00C32362">
        <w:rPr>
          <w:rFonts w:ascii="Times New Roman" w:hAnsi="Times New Roman"/>
          <w:color w:val="auto"/>
        </w:rPr>
        <w:t>The following tools are desirable:</w:t>
      </w:r>
    </w:p>
    <w:p w:rsidR="00351A01" w:rsidRPr="00723E39" w:rsidRDefault="00351A01" w:rsidP="00351A01">
      <w:pPr>
        <w:pStyle w:val="indent2"/>
        <w:numPr>
          <w:ilvl w:val="0"/>
          <w:numId w:val="125"/>
        </w:numPr>
        <w:tabs>
          <w:tab w:val="clear" w:pos="720"/>
          <w:tab w:val="left" w:pos="1080"/>
        </w:tabs>
        <w:ind w:left="1440"/>
        <w:rPr>
          <w:rFonts w:ascii="Times New Roman" w:hAnsi="Times New Roman"/>
          <w:color w:val="auto"/>
        </w:rPr>
      </w:pPr>
      <w:r>
        <w:rPr>
          <w:rFonts w:ascii="Times New Roman" w:hAnsi="Times New Roman"/>
          <w:color w:val="auto"/>
        </w:rPr>
        <w:t>N</w:t>
      </w:r>
      <w:r w:rsidRPr="00723E39">
        <w:rPr>
          <w:rFonts w:ascii="Times New Roman" w:hAnsi="Times New Roman"/>
          <w:color w:val="auto"/>
        </w:rPr>
        <w:t>etwork sniffer tool</w:t>
      </w:r>
    </w:p>
    <w:p w:rsidR="00351A01" w:rsidRPr="00723E39" w:rsidRDefault="00067A9A" w:rsidP="00351A01">
      <w:pPr>
        <w:pStyle w:val="indent2"/>
        <w:numPr>
          <w:ilvl w:val="0"/>
          <w:numId w:val="125"/>
        </w:numPr>
        <w:tabs>
          <w:tab w:val="clear" w:pos="720"/>
          <w:tab w:val="clear" w:pos="1800"/>
          <w:tab w:val="left" w:pos="1080"/>
          <w:tab w:val="num" w:pos="1440"/>
        </w:tabs>
        <w:ind w:left="1440"/>
        <w:rPr>
          <w:rFonts w:ascii="Times New Roman" w:hAnsi="Times New Roman"/>
          <w:color w:val="auto"/>
        </w:rPr>
      </w:pPr>
      <w:r w:rsidRPr="004864BA">
        <w:rPr>
          <w:rFonts w:ascii="Times New Roman" w:hAnsi="Times New Roman"/>
          <w:color w:val="auto"/>
          <w:highlight w:val="yellow"/>
        </w:rPr>
        <w:t>Layer 1</w:t>
      </w:r>
      <w:r w:rsidRPr="00723E39">
        <w:rPr>
          <w:rFonts w:ascii="Times New Roman" w:hAnsi="Times New Roman"/>
          <w:color w:val="auto"/>
        </w:rPr>
        <w:t xml:space="preserve"> </w:t>
      </w:r>
      <w:r w:rsidR="00351A01" w:rsidRPr="00723E39">
        <w:rPr>
          <w:rFonts w:ascii="Times New Roman" w:hAnsi="Times New Roman"/>
          <w:color w:val="auto"/>
        </w:rPr>
        <w:t>test equipment</w:t>
      </w:r>
    </w:p>
    <w:p w:rsidR="00351A01" w:rsidRPr="00C32362" w:rsidRDefault="00351A01" w:rsidP="00351A01">
      <w:pPr>
        <w:pStyle w:val="Heading3"/>
      </w:pPr>
      <w:bookmarkStart w:id="917" w:name="_Toc364329395"/>
      <w:bookmarkStart w:id="918" w:name="_Toc370288359"/>
      <w:r w:rsidRPr="00DE4DFF">
        <w:rPr>
          <w:color w:val="auto"/>
        </w:rPr>
        <w:t>6.1.9. Network Opt</w:t>
      </w:r>
      <w:r w:rsidRPr="00C32362">
        <w:t>imization Support for Core Routing &amp; Switching</w:t>
      </w:r>
      <w:bookmarkEnd w:id="917"/>
      <w:bookmarkEnd w:id="918"/>
    </w:p>
    <w:p w:rsidR="00351A01" w:rsidRPr="00C32362" w:rsidRDefault="00351A01" w:rsidP="00351A01">
      <w:r w:rsidRPr="00C32362">
        <w:t xml:space="preserve">This section provides requirements for a product based engineering service to be </w:t>
      </w:r>
      <w:r>
        <w:t>supported</w:t>
      </w:r>
      <w:r w:rsidRPr="00C32362">
        <w:t xml:space="preserve">.  While this requirement uses generic term of “Network Product”, the proposed services shall be tied to a specific brand name product; e.g. Cisco, Juniper, etc.  </w:t>
      </w:r>
    </w:p>
    <w:p w:rsidR="00351A01" w:rsidRPr="00C32362" w:rsidRDefault="00351A01" w:rsidP="00351A01">
      <w:pPr>
        <w:pStyle w:val="ListParagraph"/>
        <w:numPr>
          <w:ilvl w:val="1"/>
          <w:numId w:val="202"/>
        </w:numPr>
        <w:tabs>
          <w:tab w:val="clear" w:pos="1440"/>
        </w:tabs>
        <w:ind w:left="1080"/>
      </w:pPr>
      <w:r w:rsidRPr="00C32362">
        <w:t xml:space="preserve">The primary purpose of this “Network Product” service is to provide technical assistance to aid with routing and switching products and technology. The skill set or capabilities of the personnel providing assistance under this service include: </w:t>
      </w:r>
    </w:p>
    <w:p w:rsidR="00351A01" w:rsidRPr="00C32362" w:rsidRDefault="00351A01" w:rsidP="00351A01">
      <w:pPr>
        <w:pStyle w:val="ListParagraph"/>
        <w:numPr>
          <w:ilvl w:val="1"/>
          <w:numId w:val="187"/>
        </w:numPr>
      </w:pPr>
      <w:r w:rsidRPr="00C32362">
        <w:t xml:space="preserve">“Network Product” Certified Expert; </w:t>
      </w:r>
    </w:p>
    <w:p w:rsidR="00351A01" w:rsidRPr="00C32362" w:rsidRDefault="00351A01" w:rsidP="00351A01">
      <w:pPr>
        <w:pStyle w:val="ListParagraph"/>
        <w:numPr>
          <w:ilvl w:val="1"/>
          <w:numId w:val="187"/>
        </w:numPr>
      </w:pPr>
      <w:r w:rsidRPr="00C32362">
        <w:t xml:space="preserve">In-depth knowledge and experience  designing and configuring complex routing and switching networks; </w:t>
      </w:r>
    </w:p>
    <w:p w:rsidR="00351A01" w:rsidRPr="00C32362" w:rsidRDefault="00351A01" w:rsidP="00351A01">
      <w:pPr>
        <w:pStyle w:val="ListParagraph"/>
        <w:numPr>
          <w:ilvl w:val="1"/>
          <w:numId w:val="187"/>
        </w:numPr>
      </w:pPr>
      <w:r w:rsidRPr="00C32362">
        <w:t xml:space="preserve">Working knowledge of advanced technologies such as security, voice, and content/data center fields; </w:t>
      </w:r>
    </w:p>
    <w:p w:rsidR="00351A01" w:rsidRPr="00C32362" w:rsidRDefault="00351A01" w:rsidP="00351A01">
      <w:pPr>
        <w:pStyle w:val="ListParagraph"/>
        <w:numPr>
          <w:ilvl w:val="1"/>
          <w:numId w:val="187"/>
        </w:numPr>
      </w:pPr>
      <w:r w:rsidRPr="00C32362">
        <w:t>Ability to conduct training and one to one mentoring concerning routing and switching technology.</w:t>
      </w:r>
    </w:p>
    <w:p w:rsidR="00351A01" w:rsidRPr="00C32362" w:rsidRDefault="00351A01" w:rsidP="00351A01"/>
    <w:p w:rsidR="00351A01" w:rsidRPr="00C32362" w:rsidRDefault="00351A01" w:rsidP="00351A01">
      <w:pPr>
        <w:pStyle w:val="ListParagraph"/>
        <w:numPr>
          <w:ilvl w:val="1"/>
          <w:numId w:val="202"/>
        </w:numPr>
        <w:tabs>
          <w:tab w:val="clear" w:pos="1440"/>
          <w:tab w:val="num" w:pos="1080"/>
        </w:tabs>
        <w:ind w:left="1080"/>
      </w:pPr>
      <w:r w:rsidRPr="00C32362">
        <w:t>Network Optimization Support for Core Routing &amp; Switching shall include but is not limited to the following:</w:t>
      </w:r>
    </w:p>
    <w:p w:rsidR="00351A01" w:rsidRPr="00C32362" w:rsidRDefault="00351A01" w:rsidP="00351A01">
      <w:pPr>
        <w:numPr>
          <w:ilvl w:val="0"/>
          <w:numId w:val="172"/>
        </w:numPr>
        <w:tabs>
          <w:tab w:val="clear" w:pos="1800"/>
          <w:tab w:val="num" w:pos="1440"/>
        </w:tabs>
        <w:ind w:hanging="720"/>
      </w:pPr>
      <w:r w:rsidRPr="00C32362">
        <w:lastRenderedPageBreak/>
        <w:t>Combination of On-Site and Remote Support</w:t>
      </w:r>
    </w:p>
    <w:p w:rsidR="00351A01" w:rsidRPr="00C32362" w:rsidRDefault="00351A01" w:rsidP="00351A01">
      <w:pPr>
        <w:numPr>
          <w:ilvl w:val="1"/>
          <w:numId w:val="172"/>
        </w:numPr>
        <w:tabs>
          <w:tab w:val="clear" w:pos="2520"/>
          <w:tab w:val="num" w:pos="1440"/>
          <w:tab w:val="num" w:pos="2160"/>
        </w:tabs>
        <w:ind w:left="2160"/>
      </w:pPr>
      <w:r w:rsidRPr="00C32362">
        <w:t>Onsite support available 4 days a week</w:t>
      </w:r>
    </w:p>
    <w:p w:rsidR="00351A01" w:rsidRPr="00C32362" w:rsidRDefault="00351A01" w:rsidP="00351A01">
      <w:pPr>
        <w:numPr>
          <w:ilvl w:val="0"/>
          <w:numId w:val="172"/>
        </w:numPr>
        <w:tabs>
          <w:tab w:val="clear" w:pos="1800"/>
          <w:tab w:val="num" w:pos="1440"/>
        </w:tabs>
        <w:ind w:hanging="720"/>
      </w:pPr>
      <w:r w:rsidRPr="00C32362">
        <w:t xml:space="preserve">Operations Management </w:t>
      </w:r>
    </w:p>
    <w:p w:rsidR="00351A01" w:rsidRPr="00C32362" w:rsidRDefault="00351A01" w:rsidP="00351A01">
      <w:pPr>
        <w:numPr>
          <w:ilvl w:val="1"/>
          <w:numId w:val="172"/>
        </w:numPr>
        <w:tabs>
          <w:tab w:val="clear" w:pos="2520"/>
          <w:tab w:val="num" w:pos="1440"/>
          <w:tab w:val="num" w:pos="2160"/>
        </w:tabs>
        <w:ind w:left="2160"/>
      </w:pPr>
      <w:r w:rsidRPr="00C32362">
        <w:t>Analysis of critical issues / trends</w:t>
      </w:r>
    </w:p>
    <w:p w:rsidR="00351A01" w:rsidRPr="00C32362" w:rsidRDefault="00351A01" w:rsidP="00351A01">
      <w:pPr>
        <w:numPr>
          <w:ilvl w:val="1"/>
          <w:numId w:val="172"/>
        </w:numPr>
        <w:tabs>
          <w:tab w:val="clear" w:pos="2520"/>
          <w:tab w:val="num" w:pos="1440"/>
          <w:tab w:val="num" w:pos="2160"/>
        </w:tabs>
        <w:ind w:left="2160"/>
      </w:pPr>
      <w:r w:rsidRPr="00C32362">
        <w:t>Quarterly reviews</w:t>
      </w:r>
    </w:p>
    <w:p w:rsidR="00351A01" w:rsidRPr="00C32362" w:rsidRDefault="00351A01" w:rsidP="00351A01">
      <w:pPr>
        <w:numPr>
          <w:ilvl w:val="0"/>
          <w:numId w:val="172"/>
        </w:numPr>
        <w:tabs>
          <w:tab w:val="clear" w:pos="1800"/>
          <w:tab w:val="num" w:pos="1440"/>
        </w:tabs>
        <w:ind w:hanging="720"/>
      </w:pPr>
      <w:r w:rsidRPr="00C32362">
        <w:t>Network Improvement Plan Support</w:t>
      </w:r>
    </w:p>
    <w:p w:rsidR="00351A01" w:rsidRPr="00C32362" w:rsidRDefault="00351A01" w:rsidP="00351A01">
      <w:pPr>
        <w:numPr>
          <w:ilvl w:val="1"/>
          <w:numId w:val="172"/>
        </w:numPr>
        <w:tabs>
          <w:tab w:val="clear" w:pos="2520"/>
          <w:tab w:val="num" w:pos="1440"/>
          <w:tab w:val="num" w:pos="2160"/>
        </w:tabs>
        <w:ind w:left="2160"/>
      </w:pPr>
      <w:r w:rsidRPr="00C32362">
        <w:t>Scheduled change network analysis</w:t>
      </w:r>
    </w:p>
    <w:p w:rsidR="00351A01" w:rsidRPr="00C32362" w:rsidRDefault="00351A01" w:rsidP="00351A01">
      <w:pPr>
        <w:numPr>
          <w:ilvl w:val="1"/>
          <w:numId w:val="172"/>
        </w:numPr>
        <w:tabs>
          <w:tab w:val="clear" w:pos="2520"/>
          <w:tab w:val="num" w:pos="1440"/>
          <w:tab w:val="num" w:pos="2160"/>
        </w:tabs>
        <w:ind w:left="2160"/>
      </w:pPr>
      <w:r w:rsidRPr="00C32362">
        <w:t>Review of implementation plans</w:t>
      </w:r>
    </w:p>
    <w:p w:rsidR="00351A01" w:rsidRPr="00C32362" w:rsidRDefault="00351A01" w:rsidP="00351A01">
      <w:pPr>
        <w:numPr>
          <w:ilvl w:val="1"/>
          <w:numId w:val="172"/>
        </w:numPr>
        <w:tabs>
          <w:tab w:val="clear" w:pos="2520"/>
          <w:tab w:val="num" w:pos="1440"/>
          <w:tab w:val="num" w:pos="2160"/>
        </w:tabs>
        <w:ind w:left="2160"/>
      </w:pPr>
      <w:r w:rsidRPr="00C32362">
        <w:t>Assistance with scheduled and unscheduled network hardware, software and configuration issues as necessary</w:t>
      </w:r>
    </w:p>
    <w:p w:rsidR="00351A01" w:rsidRPr="00C32362" w:rsidRDefault="00351A01" w:rsidP="00351A01">
      <w:pPr>
        <w:numPr>
          <w:ilvl w:val="0"/>
          <w:numId w:val="172"/>
        </w:numPr>
        <w:tabs>
          <w:tab w:val="clear" w:pos="1800"/>
          <w:tab w:val="num" w:pos="1440"/>
        </w:tabs>
        <w:ind w:hanging="720"/>
      </w:pPr>
      <w:r w:rsidRPr="00C32362">
        <w:t>Software Strategy and Reporting</w:t>
      </w:r>
    </w:p>
    <w:p w:rsidR="00351A01" w:rsidRPr="00C32362" w:rsidRDefault="00351A01" w:rsidP="00351A01">
      <w:pPr>
        <w:numPr>
          <w:ilvl w:val="1"/>
          <w:numId w:val="172"/>
        </w:numPr>
        <w:tabs>
          <w:tab w:val="clear" w:pos="2520"/>
          <w:tab w:val="num" w:pos="2160"/>
          <w:tab w:val="num" w:pos="2610"/>
        </w:tabs>
        <w:ind w:left="2160"/>
      </w:pPr>
      <w:r w:rsidRPr="00C32362">
        <w:t>Software recommendations</w:t>
      </w:r>
    </w:p>
    <w:p w:rsidR="00351A01" w:rsidRPr="00C32362" w:rsidRDefault="00351A01" w:rsidP="00351A01">
      <w:pPr>
        <w:numPr>
          <w:ilvl w:val="1"/>
          <w:numId w:val="172"/>
        </w:numPr>
        <w:tabs>
          <w:tab w:val="clear" w:pos="2520"/>
          <w:tab w:val="num" w:pos="2160"/>
          <w:tab w:val="num" w:pos="2610"/>
        </w:tabs>
        <w:ind w:left="2160"/>
      </w:pPr>
      <w:r w:rsidRPr="00C32362">
        <w:t>Critical bug analysis</w:t>
      </w:r>
    </w:p>
    <w:p w:rsidR="00351A01" w:rsidRPr="00C32362" w:rsidRDefault="00351A01" w:rsidP="00351A01">
      <w:pPr>
        <w:numPr>
          <w:ilvl w:val="1"/>
          <w:numId w:val="172"/>
        </w:numPr>
        <w:tabs>
          <w:tab w:val="clear" w:pos="2520"/>
          <w:tab w:val="num" w:pos="2160"/>
          <w:tab w:val="num" w:pos="2610"/>
        </w:tabs>
        <w:ind w:left="2160"/>
      </w:pPr>
      <w:r w:rsidRPr="00C32362">
        <w:t>Quarterly reports</w:t>
      </w:r>
    </w:p>
    <w:p w:rsidR="00351A01" w:rsidRPr="00C32362" w:rsidRDefault="00351A01" w:rsidP="00351A01">
      <w:pPr>
        <w:numPr>
          <w:ilvl w:val="0"/>
          <w:numId w:val="172"/>
        </w:numPr>
        <w:tabs>
          <w:tab w:val="clear" w:pos="1800"/>
          <w:tab w:val="num" w:pos="1440"/>
        </w:tabs>
        <w:ind w:hanging="720"/>
      </w:pPr>
      <w:r w:rsidRPr="00C32362">
        <w:t>Performance Engineering and Optimization</w:t>
      </w:r>
    </w:p>
    <w:p w:rsidR="00351A01" w:rsidRPr="00C32362" w:rsidRDefault="00351A01" w:rsidP="00351A01">
      <w:pPr>
        <w:numPr>
          <w:ilvl w:val="1"/>
          <w:numId w:val="172"/>
        </w:numPr>
        <w:tabs>
          <w:tab w:val="clear" w:pos="2520"/>
          <w:tab w:val="num" w:pos="1440"/>
          <w:tab w:val="num" w:pos="2160"/>
        </w:tabs>
        <w:ind w:left="2160"/>
      </w:pPr>
      <w:r w:rsidRPr="00C32362">
        <w:t>Network health checks</w:t>
      </w:r>
    </w:p>
    <w:p w:rsidR="00351A01" w:rsidRPr="00C32362" w:rsidRDefault="00351A01" w:rsidP="00351A01">
      <w:pPr>
        <w:numPr>
          <w:ilvl w:val="1"/>
          <w:numId w:val="172"/>
        </w:numPr>
        <w:tabs>
          <w:tab w:val="clear" w:pos="2520"/>
          <w:tab w:val="num" w:pos="1440"/>
          <w:tab w:val="num" w:pos="2160"/>
        </w:tabs>
        <w:ind w:left="2160"/>
      </w:pPr>
      <w:r w:rsidRPr="00C32362">
        <w:t>“Best practices” comparisons/recommendations</w:t>
      </w:r>
    </w:p>
    <w:p w:rsidR="00351A01" w:rsidRPr="00C32362" w:rsidRDefault="00351A01" w:rsidP="00351A01">
      <w:pPr>
        <w:numPr>
          <w:ilvl w:val="0"/>
          <w:numId w:val="172"/>
        </w:numPr>
        <w:tabs>
          <w:tab w:val="clear" w:pos="1800"/>
          <w:tab w:val="num" w:pos="1440"/>
        </w:tabs>
        <w:ind w:hanging="720"/>
      </w:pPr>
      <w:r w:rsidRPr="00C32362">
        <w:t>Annual Operational Assessment</w:t>
      </w:r>
    </w:p>
    <w:p w:rsidR="00351A01" w:rsidRPr="00C32362" w:rsidRDefault="00351A01" w:rsidP="00351A01">
      <w:pPr>
        <w:pStyle w:val="Heading3"/>
      </w:pPr>
      <w:bookmarkStart w:id="919" w:name="_Toc141599949"/>
      <w:bookmarkStart w:id="920" w:name="_Toc364329396"/>
      <w:bookmarkStart w:id="921" w:name="_Toc370288360"/>
      <w:r w:rsidRPr="00C32362">
        <w:t>6.1.1</w:t>
      </w:r>
      <w:r>
        <w:t>0</w:t>
      </w:r>
      <w:r w:rsidRPr="00C32362">
        <w:t>. Advanced Network Technology</w:t>
      </w:r>
      <w:bookmarkEnd w:id="919"/>
      <w:bookmarkEnd w:id="920"/>
      <w:bookmarkEnd w:id="921"/>
    </w:p>
    <w:p w:rsidR="00351A01" w:rsidRPr="00C32362" w:rsidRDefault="00351A01" w:rsidP="00351A01">
      <w:pPr>
        <w:pStyle w:val="BodyTextIndent"/>
        <w:rPr>
          <w:rFonts w:ascii="Times New Roman" w:hAnsi="Times New Roman"/>
        </w:rPr>
      </w:pPr>
      <w:r w:rsidRPr="00C32362">
        <w:rPr>
          <w:rFonts w:ascii="Times New Roman" w:hAnsi="Times New Roman"/>
        </w:rPr>
        <w:t>Some advanced networking technologies include Satellite Network Communications, Fiber Optic Broadband and Telemetry (remote sensors).  Satellite Network Communications provides support for utilization of satellite links for supporting both LANs and WANs.  Fiber Optic Broadband provides for fiber optic broadband service as part of a remote access solution.  Telemetry supports the transmission of data captured by instrumentation and measuring devices to a remote station, for recording and analysis.</w:t>
      </w:r>
    </w:p>
    <w:p w:rsidR="00351A01" w:rsidRPr="006F6AAC" w:rsidRDefault="00351A01" w:rsidP="00351A01">
      <w:pPr>
        <w:pStyle w:val="Heading2"/>
      </w:pPr>
      <w:bookmarkStart w:id="922" w:name="_Toc350086580"/>
      <w:bookmarkStart w:id="923" w:name="_Toc364329397"/>
      <w:bookmarkStart w:id="924" w:name="_Toc370288361"/>
      <w:r w:rsidRPr="006F6AAC">
        <w:t>6.2. Computer Security Tools</w:t>
      </w:r>
      <w:bookmarkEnd w:id="922"/>
      <w:bookmarkEnd w:id="923"/>
      <w:bookmarkEnd w:id="924"/>
    </w:p>
    <w:p w:rsidR="00351A01" w:rsidRPr="00C32362" w:rsidRDefault="00351A01" w:rsidP="00351A01">
      <w:pPr>
        <w:pStyle w:val="BodyTextIndent"/>
        <w:rPr>
          <w:rFonts w:ascii="Times New Roman" w:hAnsi="Times New Roman"/>
        </w:rPr>
      </w:pPr>
      <w:r w:rsidRPr="00C32362">
        <w:rPr>
          <w:rFonts w:ascii="Times New Roman" w:hAnsi="Times New Roman"/>
        </w:rPr>
        <w:t>This section specifies software and equipment needed to support a full implementation of computer systems and infrastructure in the NASA network environment.  These items may be purchased by the Government separately from computer systems but rely on standards and standard interfaces to ensure interoperability with the computer systems and the supporting networks.</w:t>
      </w:r>
    </w:p>
    <w:p w:rsidR="00351A01" w:rsidRPr="00C32362" w:rsidRDefault="00351A01" w:rsidP="00351A01">
      <w:pPr>
        <w:pStyle w:val="Heading3"/>
      </w:pPr>
      <w:bookmarkStart w:id="925" w:name="_Toc350086581"/>
      <w:bookmarkStart w:id="926" w:name="_Toc364329398"/>
      <w:bookmarkStart w:id="927" w:name="_Toc370288362"/>
      <w:r w:rsidRPr="00C32362">
        <w:t>6.2.1. Security Tools Core Specification</w:t>
      </w:r>
      <w:bookmarkEnd w:id="925"/>
      <w:bookmarkEnd w:id="926"/>
      <w:bookmarkEnd w:id="927"/>
    </w:p>
    <w:p w:rsidR="00351A01" w:rsidRPr="00C32362" w:rsidRDefault="00351A01" w:rsidP="00351A01">
      <w:pPr>
        <w:pStyle w:val="BodyTextIndent"/>
        <w:rPr>
          <w:rFonts w:ascii="Times New Roman" w:hAnsi="Times New Roman"/>
        </w:rPr>
      </w:pPr>
      <w:r w:rsidRPr="00C32362">
        <w:rPr>
          <w:rFonts w:ascii="Times New Roman" w:hAnsi="Times New Roman"/>
        </w:rPr>
        <w:t>All mandatory security tools must meet the following specifications:</w:t>
      </w:r>
    </w:p>
    <w:p w:rsidR="00351A01" w:rsidRPr="00C32362" w:rsidRDefault="00351A01" w:rsidP="00351A01">
      <w:pPr>
        <w:pStyle w:val="List2"/>
        <w:numPr>
          <w:ilvl w:val="0"/>
          <w:numId w:val="48"/>
        </w:numPr>
      </w:pPr>
      <w:r w:rsidRPr="00C32362">
        <w:t>Compliance with NIST Federal Information Processing Standards  (FIPS) requirements including FIPS 140-2 and FIPS 201, where applicable</w:t>
      </w:r>
    </w:p>
    <w:p w:rsidR="00351A01" w:rsidRPr="00C32362" w:rsidRDefault="00351A01" w:rsidP="00351A01">
      <w:pPr>
        <w:pStyle w:val="List2"/>
        <w:numPr>
          <w:ilvl w:val="0"/>
          <w:numId w:val="48"/>
        </w:numPr>
      </w:pPr>
      <w:r w:rsidRPr="00C32362">
        <w:t>User extensible features in each software package, such as the ability for a user to add intrusion detection signatures, file signatures and similar features to network monitors (advanced technology)</w:t>
      </w:r>
    </w:p>
    <w:p w:rsidR="00351A01" w:rsidRPr="00C32362" w:rsidRDefault="00351A01" w:rsidP="00351A01">
      <w:pPr>
        <w:pStyle w:val="List2"/>
        <w:numPr>
          <w:ilvl w:val="0"/>
          <w:numId w:val="48"/>
        </w:numPr>
      </w:pPr>
      <w:r w:rsidRPr="00C32362">
        <w:t xml:space="preserve">Information technology products which have been evaluated and certified/validated in accordance with the provisions of the NIAP Common Criteria Evaluation and Validation Scheme and the Common Criteria Mutual Recognition Arrangement (CCMRA) and conform to the Common Criteria for IT Security Evaluation (ISO Standard 15408) (advanced technology). </w:t>
      </w:r>
    </w:p>
    <w:p w:rsidR="00351A01" w:rsidRPr="00C32362" w:rsidRDefault="00351A01" w:rsidP="00351A01">
      <w:pPr>
        <w:pStyle w:val="Heading3"/>
      </w:pPr>
      <w:bookmarkStart w:id="928" w:name="_Toc350086582"/>
      <w:bookmarkStart w:id="929" w:name="_Toc364329399"/>
      <w:bookmarkStart w:id="930" w:name="_Toc370288363"/>
      <w:r w:rsidRPr="00C32362">
        <w:t>6.2.2. Anti-spam Appliance</w:t>
      </w:r>
      <w:bookmarkEnd w:id="928"/>
      <w:bookmarkEnd w:id="929"/>
      <w:bookmarkEnd w:id="930"/>
    </w:p>
    <w:p w:rsidR="00351A01" w:rsidRPr="00C32362" w:rsidRDefault="00351A01" w:rsidP="00351A01">
      <w:pPr>
        <w:pStyle w:val="BodyTextIndent"/>
        <w:rPr>
          <w:rFonts w:ascii="Times New Roman" w:hAnsi="Times New Roman"/>
        </w:rPr>
      </w:pPr>
      <w:r w:rsidRPr="00C32362">
        <w:rPr>
          <w:rFonts w:ascii="Times New Roman" w:hAnsi="Times New Roman"/>
        </w:rPr>
        <w:t>At least 2 solutions, each from a different OEM, for the following anti-spam appliance is required. Anti-spam appliance, such as Barracuda Spam Firewall, shall be provided which at a minimum:</w:t>
      </w:r>
    </w:p>
    <w:p w:rsidR="00351A01" w:rsidRPr="00C32362" w:rsidRDefault="00351A01" w:rsidP="00351A01">
      <w:pPr>
        <w:pStyle w:val="List2"/>
        <w:numPr>
          <w:ilvl w:val="0"/>
          <w:numId w:val="98"/>
        </w:numPr>
      </w:pPr>
      <w:r w:rsidRPr="00C32362">
        <w:t>Self-contained hardware appliance</w:t>
      </w:r>
    </w:p>
    <w:p w:rsidR="00351A01" w:rsidRPr="00C32362" w:rsidRDefault="00351A01" w:rsidP="00351A01">
      <w:pPr>
        <w:pStyle w:val="List2"/>
        <w:numPr>
          <w:ilvl w:val="0"/>
          <w:numId w:val="98"/>
        </w:numPr>
      </w:pPr>
      <w:r w:rsidRPr="00C32362">
        <w:t>Support at least 10,000 active e-mail users</w:t>
      </w:r>
    </w:p>
    <w:p w:rsidR="00351A01" w:rsidRPr="00C32362" w:rsidRDefault="00351A01" w:rsidP="00351A01">
      <w:pPr>
        <w:pStyle w:val="List2"/>
        <w:numPr>
          <w:ilvl w:val="0"/>
          <w:numId w:val="98"/>
        </w:numPr>
      </w:pPr>
      <w:r w:rsidRPr="00C32362">
        <w:t>Capacity of 10 million e-mails / day</w:t>
      </w:r>
    </w:p>
    <w:p w:rsidR="00351A01" w:rsidRPr="00C32362" w:rsidRDefault="00351A01" w:rsidP="00351A01">
      <w:pPr>
        <w:pStyle w:val="List2"/>
        <w:numPr>
          <w:ilvl w:val="0"/>
          <w:numId w:val="98"/>
        </w:numPr>
      </w:pPr>
      <w:r w:rsidRPr="00C32362">
        <w:t>Handle up to 5,000 domains</w:t>
      </w:r>
    </w:p>
    <w:p w:rsidR="00351A01" w:rsidRPr="00C32362" w:rsidRDefault="00351A01" w:rsidP="00351A01">
      <w:pPr>
        <w:pStyle w:val="List2"/>
        <w:numPr>
          <w:ilvl w:val="0"/>
          <w:numId w:val="98"/>
        </w:numPr>
      </w:pPr>
      <w:r w:rsidRPr="00C32362">
        <w:t>72 GB of quarantine storage</w:t>
      </w:r>
    </w:p>
    <w:p w:rsidR="00351A01" w:rsidRPr="004B3FA0" w:rsidRDefault="00351A01" w:rsidP="00351A01">
      <w:pPr>
        <w:pStyle w:val="List2"/>
        <w:numPr>
          <w:ilvl w:val="0"/>
          <w:numId w:val="98"/>
        </w:numPr>
        <w:rPr>
          <w:highlight w:val="lightGray"/>
        </w:rPr>
      </w:pPr>
      <w:r w:rsidRPr="004B3FA0">
        <w:rPr>
          <w:highlight w:val="lightGray"/>
        </w:rPr>
        <w:t>Compatible wit</w:t>
      </w:r>
      <w:r w:rsidR="004B3FA0" w:rsidRPr="004B3FA0">
        <w:rPr>
          <w:highlight w:val="lightGray"/>
        </w:rPr>
        <w:t xml:space="preserve">h Microsoft Exchange, and Lotus </w:t>
      </w:r>
      <w:r w:rsidRPr="004B3FA0">
        <w:rPr>
          <w:highlight w:val="lightGray"/>
        </w:rPr>
        <w:t>e-mail servers</w:t>
      </w:r>
    </w:p>
    <w:p w:rsidR="00351A01" w:rsidRPr="00C32362" w:rsidRDefault="00351A01" w:rsidP="00351A01">
      <w:pPr>
        <w:pStyle w:val="List2"/>
        <w:numPr>
          <w:ilvl w:val="0"/>
          <w:numId w:val="98"/>
        </w:numPr>
      </w:pPr>
      <w:r w:rsidRPr="00C32362">
        <w:t>Gigabit Ethernet connectivity</w:t>
      </w:r>
    </w:p>
    <w:p w:rsidR="00351A01" w:rsidRPr="00C32362" w:rsidRDefault="00351A01" w:rsidP="00351A01">
      <w:pPr>
        <w:pStyle w:val="List2"/>
        <w:numPr>
          <w:ilvl w:val="0"/>
          <w:numId w:val="98"/>
        </w:numPr>
      </w:pPr>
      <w:r w:rsidRPr="00C32362">
        <w:lastRenderedPageBreak/>
        <w:t>Web-based interface</w:t>
      </w:r>
    </w:p>
    <w:p w:rsidR="00351A01" w:rsidRPr="00C32362" w:rsidRDefault="00351A01" w:rsidP="00351A01">
      <w:pPr>
        <w:pStyle w:val="List2"/>
        <w:numPr>
          <w:ilvl w:val="0"/>
          <w:numId w:val="98"/>
        </w:numPr>
      </w:pPr>
      <w:r w:rsidRPr="00C32362">
        <w:t>Variety of protections supported:</w:t>
      </w:r>
    </w:p>
    <w:p w:rsidR="00351A01" w:rsidRPr="00C32362" w:rsidRDefault="00351A01" w:rsidP="00351A01">
      <w:pPr>
        <w:pStyle w:val="List2"/>
        <w:numPr>
          <w:ilvl w:val="1"/>
          <w:numId w:val="131"/>
        </w:numPr>
      </w:pPr>
      <w:r w:rsidRPr="00C32362">
        <w:t>Spam filter</w:t>
      </w:r>
    </w:p>
    <w:p w:rsidR="00351A01" w:rsidRPr="00C32362" w:rsidRDefault="00351A01" w:rsidP="00351A01">
      <w:pPr>
        <w:pStyle w:val="List2"/>
        <w:numPr>
          <w:ilvl w:val="1"/>
          <w:numId w:val="131"/>
        </w:numPr>
      </w:pPr>
      <w:r w:rsidRPr="00C32362">
        <w:t>Virus Filter</w:t>
      </w:r>
    </w:p>
    <w:p w:rsidR="00351A01" w:rsidRPr="00C32362" w:rsidRDefault="00351A01" w:rsidP="00351A01">
      <w:pPr>
        <w:pStyle w:val="List2"/>
        <w:numPr>
          <w:ilvl w:val="1"/>
          <w:numId w:val="131"/>
        </w:numPr>
      </w:pPr>
      <w:r w:rsidRPr="00C32362">
        <w:t>Anti-spoofing</w:t>
      </w:r>
    </w:p>
    <w:p w:rsidR="00351A01" w:rsidRPr="00C32362" w:rsidRDefault="00351A01" w:rsidP="00351A01">
      <w:pPr>
        <w:pStyle w:val="List2"/>
        <w:numPr>
          <w:ilvl w:val="1"/>
          <w:numId w:val="131"/>
        </w:numPr>
      </w:pPr>
      <w:r w:rsidRPr="00C32362">
        <w:t>Anti-phishing</w:t>
      </w:r>
    </w:p>
    <w:p w:rsidR="00351A01" w:rsidRPr="00C32362" w:rsidRDefault="00351A01" w:rsidP="00351A01">
      <w:pPr>
        <w:pStyle w:val="List2"/>
        <w:numPr>
          <w:ilvl w:val="1"/>
          <w:numId w:val="131"/>
        </w:numPr>
      </w:pPr>
      <w:r w:rsidRPr="00C32362">
        <w:t>Anti-spyware</w:t>
      </w:r>
    </w:p>
    <w:p w:rsidR="00351A01" w:rsidRPr="00C32362" w:rsidRDefault="00351A01" w:rsidP="00351A01">
      <w:pPr>
        <w:pStyle w:val="List2"/>
        <w:numPr>
          <w:ilvl w:val="1"/>
          <w:numId w:val="131"/>
        </w:numPr>
      </w:pPr>
      <w:r w:rsidRPr="00C32362">
        <w:t>Denial of Service</w:t>
      </w:r>
    </w:p>
    <w:p w:rsidR="00351A01" w:rsidRPr="00C32362" w:rsidRDefault="00351A01" w:rsidP="00351A01">
      <w:pPr>
        <w:pStyle w:val="List2"/>
        <w:numPr>
          <w:ilvl w:val="1"/>
          <w:numId w:val="131"/>
        </w:numPr>
      </w:pPr>
      <w:r w:rsidRPr="00C32362">
        <w:t>Outbound e-mail filtering</w:t>
      </w:r>
    </w:p>
    <w:p w:rsidR="00351A01" w:rsidRPr="00C32362" w:rsidRDefault="00351A01" w:rsidP="00351A01">
      <w:pPr>
        <w:pStyle w:val="List2"/>
        <w:numPr>
          <w:ilvl w:val="0"/>
          <w:numId w:val="98"/>
        </w:numPr>
      </w:pPr>
      <w:r w:rsidRPr="00C32362">
        <w:t>Spam filter functionality including:</w:t>
      </w:r>
    </w:p>
    <w:p w:rsidR="00351A01" w:rsidRPr="00C32362" w:rsidRDefault="00351A01" w:rsidP="00351A01">
      <w:pPr>
        <w:pStyle w:val="List2"/>
        <w:numPr>
          <w:ilvl w:val="1"/>
          <w:numId w:val="132"/>
        </w:numPr>
      </w:pPr>
      <w:r w:rsidRPr="00C32362">
        <w:t>Content-based</w:t>
      </w:r>
    </w:p>
    <w:p w:rsidR="00351A01" w:rsidRPr="00C32362" w:rsidRDefault="00351A01" w:rsidP="00351A01">
      <w:pPr>
        <w:pStyle w:val="List2"/>
        <w:numPr>
          <w:ilvl w:val="1"/>
          <w:numId w:val="132"/>
        </w:numPr>
      </w:pPr>
      <w:r w:rsidRPr="00C32362">
        <w:t>Intent analysis</w:t>
      </w:r>
    </w:p>
    <w:p w:rsidR="00351A01" w:rsidRPr="00C32362" w:rsidRDefault="00351A01" w:rsidP="00351A01">
      <w:pPr>
        <w:pStyle w:val="List2"/>
        <w:numPr>
          <w:ilvl w:val="1"/>
          <w:numId w:val="132"/>
        </w:numPr>
      </w:pPr>
      <w:r w:rsidRPr="00C32362">
        <w:t>Keyword Blocking</w:t>
      </w:r>
    </w:p>
    <w:p w:rsidR="00351A01" w:rsidRPr="00C32362" w:rsidRDefault="00351A01" w:rsidP="00351A01">
      <w:pPr>
        <w:pStyle w:val="List2"/>
        <w:numPr>
          <w:ilvl w:val="1"/>
          <w:numId w:val="132"/>
        </w:numPr>
      </w:pPr>
      <w:r w:rsidRPr="00C32362">
        <w:t>Multi-national</w:t>
      </w:r>
    </w:p>
    <w:p w:rsidR="00351A01" w:rsidRPr="00C32362" w:rsidRDefault="00351A01" w:rsidP="00351A01">
      <w:pPr>
        <w:pStyle w:val="List2"/>
        <w:numPr>
          <w:ilvl w:val="1"/>
          <w:numId w:val="132"/>
        </w:numPr>
      </w:pPr>
      <w:r w:rsidRPr="00C32362">
        <w:t>Rate control</w:t>
      </w:r>
    </w:p>
    <w:p w:rsidR="00351A01" w:rsidRPr="00C32362" w:rsidRDefault="00351A01" w:rsidP="00351A01">
      <w:pPr>
        <w:pStyle w:val="List2"/>
        <w:numPr>
          <w:ilvl w:val="1"/>
          <w:numId w:val="132"/>
        </w:numPr>
      </w:pPr>
      <w:r w:rsidRPr="00C32362">
        <w:t>Rule-based scoring</w:t>
      </w:r>
    </w:p>
    <w:p w:rsidR="00351A01" w:rsidRPr="00C32362" w:rsidRDefault="00351A01" w:rsidP="00351A01">
      <w:pPr>
        <w:pStyle w:val="List2"/>
        <w:numPr>
          <w:ilvl w:val="1"/>
          <w:numId w:val="132"/>
        </w:numPr>
      </w:pPr>
      <w:r w:rsidRPr="00C32362">
        <w:t>SPF and Sender-ID</w:t>
      </w:r>
    </w:p>
    <w:p w:rsidR="00351A01" w:rsidRPr="00C32362" w:rsidRDefault="00351A01" w:rsidP="00351A01">
      <w:pPr>
        <w:pStyle w:val="List2"/>
        <w:numPr>
          <w:ilvl w:val="0"/>
          <w:numId w:val="98"/>
        </w:numPr>
      </w:pPr>
      <w:r w:rsidRPr="00C32362">
        <w:t>E-mail tagging, quarantine and blocking</w:t>
      </w:r>
    </w:p>
    <w:p w:rsidR="00351A01" w:rsidRPr="00C32362" w:rsidRDefault="00351A01" w:rsidP="00351A01">
      <w:pPr>
        <w:pStyle w:val="List2"/>
        <w:numPr>
          <w:ilvl w:val="0"/>
          <w:numId w:val="98"/>
        </w:numPr>
      </w:pPr>
      <w:r w:rsidRPr="00C32362">
        <w:t>Whitelists and blacklists (both global and user configurable)</w:t>
      </w:r>
    </w:p>
    <w:p w:rsidR="00351A01" w:rsidRPr="00C32362" w:rsidRDefault="00351A01" w:rsidP="00351A01">
      <w:pPr>
        <w:pStyle w:val="List2"/>
      </w:pPr>
    </w:p>
    <w:p w:rsidR="00351A01" w:rsidRPr="00C32362" w:rsidRDefault="00351A01" w:rsidP="00351A01">
      <w:pPr>
        <w:pStyle w:val="Heading3"/>
      </w:pPr>
      <w:bookmarkStart w:id="931" w:name="_Toc350086583"/>
      <w:bookmarkStart w:id="932" w:name="_Toc364329400"/>
      <w:bookmarkStart w:id="933" w:name="_Toc370288364"/>
      <w:r w:rsidRPr="00C32362">
        <w:t>6.2.3. Anti-spyware Software</w:t>
      </w:r>
      <w:bookmarkEnd w:id="931"/>
      <w:bookmarkEnd w:id="932"/>
      <w:bookmarkEnd w:id="933"/>
    </w:p>
    <w:p w:rsidR="00351A01" w:rsidRPr="00C32362" w:rsidRDefault="00351A01" w:rsidP="00351A01">
      <w:pPr>
        <w:pStyle w:val="BodyTextIndent"/>
        <w:rPr>
          <w:rFonts w:ascii="Times New Roman" w:hAnsi="Times New Roman"/>
        </w:rPr>
      </w:pPr>
      <w:r w:rsidRPr="00C32362">
        <w:rPr>
          <w:rFonts w:ascii="Times New Roman" w:hAnsi="Times New Roman"/>
        </w:rPr>
        <w:t>Anti-spyware software which detects and removes Spyware from systems running Windows shall be provided with the following minimum specifications:</w:t>
      </w:r>
    </w:p>
    <w:p w:rsidR="00351A01" w:rsidRPr="00C32362" w:rsidRDefault="00351A01" w:rsidP="00351A01">
      <w:pPr>
        <w:pStyle w:val="List2"/>
        <w:numPr>
          <w:ilvl w:val="0"/>
          <w:numId w:val="99"/>
        </w:numPr>
      </w:pPr>
      <w:r w:rsidRPr="00C32362">
        <w:t>Protection against DLL injection</w:t>
      </w:r>
    </w:p>
    <w:p w:rsidR="00351A01" w:rsidRPr="00C32362" w:rsidRDefault="00351A01" w:rsidP="00351A01">
      <w:pPr>
        <w:pStyle w:val="List2"/>
        <w:numPr>
          <w:ilvl w:val="0"/>
          <w:numId w:val="99"/>
        </w:numPr>
      </w:pPr>
      <w:r w:rsidRPr="00C32362">
        <w:t>Protection against 3</w:t>
      </w:r>
      <w:r w:rsidRPr="00C32362">
        <w:rPr>
          <w:vertAlign w:val="superscript"/>
        </w:rPr>
        <w:t>rd</w:t>
      </w:r>
      <w:r w:rsidRPr="00C32362">
        <w:t xml:space="preserve"> party uninstall</w:t>
      </w:r>
    </w:p>
    <w:p w:rsidR="00351A01" w:rsidRPr="00C32362" w:rsidRDefault="00351A01" w:rsidP="00351A01">
      <w:pPr>
        <w:pStyle w:val="List2"/>
        <w:numPr>
          <w:ilvl w:val="0"/>
          <w:numId w:val="99"/>
        </w:numPr>
      </w:pPr>
      <w:r w:rsidRPr="00C32362">
        <w:t>Automated definitions file update</w:t>
      </w:r>
    </w:p>
    <w:p w:rsidR="00351A01" w:rsidRPr="00C32362" w:rsidRDefault="00351A01" w:rsidP="00351A01">
      <w:pPr>
        <w:pStyle w:val="List2"/>
        <w:numPr>
          <w:ilvl w:val="0"/>
          <w:numId w:val="99"/>
        </w:numPr>
      </w:pPr>
      <w:r w:rsidRPr="00C32362">
        <w:t>Automated operation</w:t>
      </w:r>
    </w:p>
    <w:p w:rsidR="00351A01" w:rsidRPr="00C32362" w:rsidRDefault="00351A01" w:rsidP="00351A01">
      <w:pPr>
        <w:pStyle w:val="List2"/>
        <w:numPr>
          <w:ilvl w:val="0"/>
          <w:numId w:val="99"/>
        </w:numPr>
      </w:pPr>
      <w:r w:rsidRPr="00C32362">
        <w:t>Automated scanning</w:t>
      </w:r>
    </w:p>
    <w:p w:rsidR="00351A01" w:rsidRPr="00C32362" w:rsidRDefault="00351A01" w:rsidP="00351A01">
      <w:pPr>
        <w:pStyle w:val="List2"/>
        <w:numPr>
          <w:ilvl w:val="0"/>
          <w:numId w:val="99"/>
        </w:numPr>
      </w:pPr>
      <w:r w:rsidRPr="00C32362">
        <w:t>Quarantine support</w:t>
      </w:r>
    </w:p>
    <w:p w:rsidR="00351A01" w:rsidRPr="00C32362" w:rsidRDefault="00351A01" w:rsidP="00351A01">
      <w:pPr>
        <w:pStyle w:val="List2"/>
        <w:numPr>
          <w:ilvl w:val="0"/>
          <w:numId w:val="99"/>
        </w:numPr>
      </w:pPr>
      <w:r w:rsidRPr="00C32362">
        <w:t>Real-time monitor</w:t>
      </w:r>
    </w:p>
    <w:p w:rsidR="00351A01" w:rsidRPr="00C32362" w:rsidRDefault="00351A01" w:rsidP="00351A01">
      <w:pPr>
        <w:pStyle w:val="List2"/>
        <w:numPr>
          <w:ilvl w:val="0"/>
          <w:numId w:val="99"/>
        </w:numPr>
      </w:pPr>
      <w:r w:rsidRPr="00C32362">
        <w:t>Registry protection</w:t>
      </w:r>
    </w:p>
    <w:p w:rsidR="00351A01" w:rsidRPr="00C32362" w:rsidRDefault="00351A01" w:rsidP="00351A01">
      <w:pPr>
        <w:pStyle w:val="List2"/>
        <w:numPr>
          <w:ilvl w:val="0"/>
          <w:numId w:val="99"/>
        </w:numPr>
      </w:pPr>
      <w:r w:rsidRPr="00C32362">
        <w:t>Executable file extension protection</w:t>
      </w:r>
    </w:p>
    <w:p w:rsidR="00351A01" w:rsidRPr="00C32362" w:rsidRDefault="00351A01" w:rsidP="00351A01">
      <w:pPr>
        <w:pStyle w:val="List2"/>
        <w:numPr>
          <w:ilvl w:val="0"/>
          <w:numId w:val="99"/>
        </w:numPr>
      </w:pPr>
      <w:r w:rsidRPr="00C32362">
        <w:t>Printable reports</w:t>
      </w:r>
    </w:p>
    <w:p w:rsidR="00351A01" w:rsidRPr="00C32362" w:rsidRDefault="00351A01" w:rsidP="00351A01">
      <w:pPr>
        <w:pStyle w:val="List2"/>
        <w:numPr>
          <w:ilvl w:val="0"/>
          <w:numId w:val="99"/>
        </w:numPr>
      </w:pPr>
      <w:r w:rsidRPr="00C32362">
        <w:t>Centrally managed Enterprise-based version</w:t>
      </w:r>
    </w:p>
    <w:p w:rsidR="00351A01" w:rsidRPr="00C32362" w:rsidRDefault="00351A01" w:rsidP="00351A01">
      <w:pPr>
        <w:pStyle w:val="List2"/>
        <w:numPr>
          <w:ilvl w:val="1"/>
          <w:numId w:val="99"/>
        </w:numPr>
      </w:pPr>
      <w:r w:rsidRPr="00C32362">
        <w:t>25 client seats</w:t>
      </w:r>
    </w:p>
    <w:p w:rsidR="00351A01" w:rsidRPr="00C32362" w:rsidRDefault="00351A01" w:rsidP="00351A01">
      <w:pPr>
        <w:pStyle w:val="List2"/>
        <w:numPr>
          <w:ilvl w:val="1"/>
          <w:numId w:val="99"/>
        </w:numPr>
      </w:pPr>
      <w:r w:rsidRPr="00C32362">
        <w:t>Help desk support</w:t>
      </w:r>
    </w:p>
    <w:p w:rsidR="00351A01" w:rsidRPr="00C32362" w:rsidRDefault="00351A01" w:rsidP="00351A01">
      <w:pPr>
        <w:pStyle w:val="Heading3"/>
      </w:pPr>
      <w:bookmarkStart w:id="934" w:name="_Toc350086584"/>
      <w:bookmarkStart w:id="935" w:name="_Toc364329401"/>
      <w:bookmarkStart w:id="936" w:name="_Toc370288365"/>
      <w:r w:rsidRPr="00C32362">
        <w:t>6.2.4. Server Level Intrusion Protection and Detection Software</w:t>
      </w:r>
      <w:bookmarkEnd w:id="934"/>
      <w:bookmarkEnd w:id="935"/>
      <w:bookmarkEnd w:id="936"/>
    </w:p>
    <w:p w:rsidR="00351A01" w:rsidRPr="00C32362" w:rsidRDefault="00351A01" w:rsidP="00351A01">
      <w:pPr>
        <w:pStyle w:val="BodyTextIndent"/>
        <w:rPr>
          <w:rFonts w:ascii="Times New Roman" w:hAnsi="Times New Roman"/>
        </w:rPr>
      </w:pPr>
      <w:r w:rsidRPr="00C32362">
        <w:rPr>
          <w:rFonts w:ascii="Times New Roman" w:hAnsi="Times New Roman"/>
        </w:rPr>
        <w:t>Server level intrusion protection and detection software for Windows servers such as ISS’s RealSecure Server, shall be provided with the following minimum specifications:</w:t>
      </w:r>
    </w:p>
    <w:p w:rsidR="00351A01" w:rsidRPr="00C32362" w:rsidRDefault="00351A01" w:rsidP="00351A01">
      <w:pPr>
        <w:pStyle w:val="List2"/>
        <w:numPr>
          <w:ilvl w:val="0"/>
          <w:numId w:val="100"/>
        </w:numPr>
      </w:pPr>
      <w:r w:rsidRPr="00C32362">
        <w:t>Automatically detect and block malicious activities</w:t>
      </w:r>
    </w:p>
    <w:p w:rsidR="00351A01" w:rsidRPr="00C32362" w:rsidRDefault="00351A01" w:rsidP="00351A01">
      <w:pPr>
        <w:pStyle w:val="List2"/>
        <w:numPr>
          <w:ilvl w:val="1"/>
          <w:numId w:val="100"/>
        </w:numPr>
      </w:pPr>
      <w:r w:rsidRPr="00C32362">
        <w:t>monitor all inbound and outbound traffic</w:t>
      </w:r>
    </w:p>
    <w:p w:rsidR="00351A01" w:rsidRPr="00C32362" w:rsidRDefault="00351A01" w:rsidP="00351A01">
      <w:pPr>
        <w:pStyle w:val="List2"/>
        <w:numPr>
          <w:ilvl w:val="0"/>
          <w:numId w:val="100"/>
        </w:numPr>
      </w:pPr>
      <w:r w:rsidRPr="00C32362">
        <w:t xml:space="preserve">Multi-level protection </w:t>
      </w:r>
    </w:p>
    <w:p w:rsidR="00351A01" w:rsidRPr="00C32362" w:rsidRDefault="00351A01" w:rsidP="00351A01">
      <w:pPr>
        <w:pStyle w:val="List2"/>
        <w:numPr>
          <w:ilvl w:val="0"/>
          <w:numId w:val="100"/>
        </w:numPr>
      </w:pPr>
      <w:r w:rsidRPr="00C32362">
        <w:t>Automatic, instantaneous user alerts of threats</w:t>
      </w:r>
    </w:p>
    <w:p w:rsidR="00351A01" w:rsidRPr="00C32362" w:rsidRDefault="00351A01" w:rsidP="00351A01">
      <w:pPr>
        <w:pStyle w:val="List2"/>
        <w:numPr>
          <w:ilvl w:val="0"/>
          <w:numId w:val="100"/>
        </w:numPr>
      </w:pPr>
      <w:r w:rsidRPr="00C32362">
        <w:t xml:space="preserve">Intruder data collection including IP address and </w:t>
      </w:r>
    </w:p>
    <w:p w:rsidR="00351A01" w:rsidRPr="00C32362" w:rsidRDefault="00351A01" w:rsidP="00351A01">
      <w:pPr>
        <w:pStyle w:val="List2"/>
        <w:numPr>
          <w:ilvl w:val="1"/>
          <w:numId w:val="100"/>
        </w:numPr>
      </w:pPr>
      <w:r w:rsidRPr="00C32362">
        <w:t>data collection including hardware address in at least 1 solution (desirable)</w:t>
      </w:r>
    </w:p>
    <w:p w:rsidR="00351A01" w:rsidRPr="00C32362" w:rsidRDefault="00351A01" w:rsidP="00351A01">
      <w:pPr>
        <w:pStyle w:val="List2"/>
        <w:numPr>
          <w:ilvl w:val="0"/>
          <w:numId w:val="100"/>
        </w:numPr>
      </w:pPr>
      <w:r w:rsidRPr="00C32362">
        <w:t>System logging of all illicit activity</w:t>
      </w:r>
    </w:p>
    <w:p w:rsidR="00351A01" w:rsidRPr="00C32362" w:rsidRDefault="00351A01" w:rsidP="00351A01">
      <w:pPr>
        <w:pStyle w:val="List2"/>
        <w:numPr>
          <w:ilvl w:val="0"/>
          <w:numId w:val="100"/>
        </w:numPr>
      </w:pPr>
      <w:r w:rsidRPr="00C32362">
        <w:t>Automatic notification of updates</w:t>
      </w:r>
    </w:p>
    <w:p w:rsidR="00351A01" w:rsidRPr="00C32362" w:rsidRDefault="00351A01" w:rsidP="00351A01">
      <w:pPr>
        <w:pStyle w:val="List2"/>
        <w:numPr>
          <w:ilvl w:val="0"/>
          <w:numId w:val="100"/>
        </w:numPr>
      </w:pPr>
      <w:r w:rsidRPr="00C32362">
        <w:t>25 server license</w:t>
      </w:r>
    </w:p>
    <w:p w:rsidR="00351A01" w:rsidRPr="00C32362" w:rsidRDefault="00351A01" w:rsidP="00351A01">
      <w:pPr>
        <w:pStyle w:val="TOC1"/>
      </w:pPr>
    </w:p>
    <w:p w:rsidR="00351A01" w:rsidRPr="00C32362" w:rsidRDefault="00351A01" w:rsidP="00351A01">
      <w:pPr>
        <w:pStyle w:val="Heading3"/>
      </w:pPr>
      <w:bookmarkStart w:id="937" w:name="_Toc350086585"/>
      <w:bookmarkStart w:id="938" w:name="_Toc364329402"/>
      <w:bookmarkStart w:id="939" w:name="_Toc370288366"/>
      <w:r w:rsidRPr="00C32362">
        <w:lastRenderedPageBreak/>
        <w:t>6.2.5. Vulnerability Assessment Software</w:t>
      </w:r>
      <w:bookmarkEnd w:id="937"/>
      <w:bookmarkEnd w:id="938"/>
      <w:bookmarkEnd w:id="939"/>
    </w:p>
    <w:p w:rsidR="00351A01" w:rsidRPr="00C32362" w:rsidRDefault="00351A01" w:rsidP="00351A01">
      <w:pPr>
        <w:pStyle w:val="BodyTextIndent"/>
        <w:rPr>
          <w:rFonts w:ascii="Times New Roman" w:hAnsi="Times New Roman"/>
        </w:rPr>
      </w:pPr>
      <w:r w:rsidRPr="00C32362">
        <w:rPr>
          <w:rFonts w:ascii="Times New Roman" w:hAnsi="Times New Roman"/>
        </w:rPr>
        <w:t>Vulnerability assessment software, such as ISS Internet Scanner, that scans networked devices for vulnerabilities shall be provided which at a minimum:</w:t>
      </w:r>
    </w:p>
    <w:p w:rsidR="00351A01" w:rsidRPr="004864BA" w:rsidRDefault="00351A01" w:rsidP="00351A01">
      <w:pPr>
        <w:pStyle w:val="List2"/>
        <w:numPr>
          <w:ilvl w:val="0"/>
          <w:numId w:val="49"/>
        </w:numPr>
        <w:rPr>
          <w:highlight w:val="yellow"/>
        </w:rPr>
      </w:pPr>
      <w:r w:rsidRPr="004864BA">
        <w:rPr>
          <w:highlight w:val="yellow"/>
        </w:rPr>
        <w:t>scan an entire domain, subnetwork or system to detect security vulnerabilities</w:t>
      </w:r>
    </w:p>
    <w:p w:rsidR="00351A01" w:rsidRPr="004864BA" w:rsidRDefault="00DE5077" w:rsidP="00351A01">
      <w:pPr>
        <w:pStyle w:val="List3"/>
        <w:numPr>
          <w:ilvl w:val="0"/>
          <w:numId w:val="49"/>
        </w:numPr>
        <w:rPr>
          <w:highlight w:val="yellow"/>
        </w:rPr>
      </w:pPr>
      <w:r w:rsidRPr="004864BA">
        <w:rPr>
          <w:highlight w:val="yellow"/>
        </w:rPr>
        <w:t xml:space="preserve">scan a minimum of  </w:t>
      </w:r>
      <w:r w:rsidR="00351A01" w:rsidRPr="004864BA">
        <w:rPr>
          <w:highlight w:val="yellow"/>
        </w:rPr>
        <w:t>2500 seats</w:t>
      </w:r>
    </w:p>
    <w:p w:rsidR="00DE5077" w:rsidRPr="004864BA" w:rsidRDefault="00DE5077" w:rsidP="00351A01">
      <w:pPr>
        <w:pStyle w:val="List3"/>
        <w:numPr>
          <w:ilvl w:val="0"/>
          <w:numId w:val="49"/>
        </w:numPr>
        <w:rPr>
          <w:highlight w:val="yellow"/>
        </w:rPr>
      </w:pPr>
      <w:r w:rsidRPr="004864BA">
        <w:rPr>
          <w:highlight w:val="yellow"/>
        </w:rPr>
        <w:t>Details of specific scanning capabilities is Advanced Technology</w:t>
      </w:r>
    </w:p>
    <w:p w:rsidR="00351A01" w:rsidRPr="00C32362" w:rsidRDefault="00351A01" w:rsidP="00351A01">
      <w:pPr>
        <w:pStyle w:val="Heading3"/>
      </w:pPr>
      <w:bookmarkStart w:id="940" w:name="_Toc350086587"/>
      <w:bookmarkStart w:id="941" w:name="_Toc364329403"/>
      <w:bookmarkStart w:id="942" w:name="_Toc370288367"/>
      <w:r w:rsidRPr="00C32362">
        <w:t>6.2.</w:t>
      </w:r>
      <w:r>
        <w:t>6</w:t>
      </w:r>
      <w:r w:rsidRPr="00C32362">
        <w:t>. Virtual Private Networking Appliance</w:t>
      </w:r>
      <w:bookmarkEnd w:id="940"/>
      <w:bookmarkEnd w:id="941"/>
      <w:bookmarkEnd w:id="942"/>
    </w:p>
    <w:p w:rsidR="00351A01" w:rsidRPr="00C32362" w:rsidRDefault="00351A01" w:rsidP="00351A01">
      <w:pPr>
        <w:pStyle w:val="BodyTextIndent"/>
        <w:rPr>
          <w:rFonts w:ascii="Times New Roman" w:hAnsi="Times New Roman"/>
        </w:rPr>
      </w:pPr>
      <w:r w:rsidRPr="00C32362">
        <w:rPr>
          <w:rFonts w:ascii="Times New Roman" w:hAnsi="Times New Roman"/>
        </w:rPr>
        <w:t>Remote access Secure Sockets Layer (SSL) Virtual private network (VPN) appliance shall be provided which at a minimum:</w:t>
      </w:r>
    </w:p>
    <w:p w:rsidR="00351A01" w:rsidRPr="00C32362" w:rsidRDefault="00351A01" w:rsidP="00351A01">
      <w:pPr>
        <w:pStyle w:val="List2"/>
        <w:numPr>
          <w:ilvl w:val="0"/>
          <w:numId w:val="50"/>
        </w:numPr>
      </w:pPr>
      <w:r w:rsidRPr="00C32362">
        <w:t>provide a secure end-to-end private data network over a public network infrastructure</w:t>
      </w:r>
    </w:p>
    <w:p w:rsidR="00351A01" w:rsidRPr="00C32362" w:rsidRDefault="00351A01" w:rsidP="00351A01">
      <w:pPr>
        <w:pStyle w:val="List2"/>
        <w:numPr>
          <w:ilvl w:val="0"/>
          <w:numId w:val="50"/>
        </w:numPr>
      </w:pPr>
      <w:r w:rsidRPr="00C32362">
        <w:t>license for at least 1,000 concurrent HTTP clients and 100 non-HTTP clients</w:t>
      </w:r>
    </w:p>
    <w:p w:rsidR="00351A01" w:rsidRPr="00C32362" w:rsidRDefault="00351A01" w:rsidP="00351A01">
      <w:pPr>
        <w:pStyle w:val="List2"/>
        <w:numPr>
          <w:ilvl w:val="0"/>
          <w:numId w:val="50"/>
        </w:numPr>
      </w:pPr>
      <w:r w:rsidRPr="00C32362">
        <w:t>support connections using Internet Explorer and Apple's Safari and Mozilla Firefox browsers</w:t>
      </w:r>
    </w:p>
    <w:p w:rsidR="00351A01" w:rsidRPr="00C32362" w:rsidRDefault="00351A01" w:rsidP="00351A01">
      <w:pPr>
        <w:pStyle w:val="List2"/>
        <w:numPr>
          <w:ilvl w:val="0"/>
          <w:numId w:val="50"/>
        </w:numPr>
      </w:pPr>
      <w:r w:rsidRPr="00C32362">
        <w:t>support for web applications including:</w:t>
      </w:r>
    </w:p>
    <w:p w:rsidR="00351A01" w:rsidRPr="00C32362" w:rsidRDefault="00351A01" w:rsidP="00351A01">
      <w:pPr>
        <w:pStyle w:val="List2"/>
        <w:numPr>
          <w:ilvl w:val="1"/>
          <w:numId w:val="139"/>
        </w:numPr>
      </w:pPr>
      <w:r w:rsidRPr="00C32362">
        <w:t>ActiveX</w:t>
      </w:r>
    </w:p>
    <w:p w:rsidR="00351A01" w:rsidRPr="00C32362" w:rsidRDefault="00351A01" w:rsidP="00351A01">
      <w:pPr>
        <w:pStyle w:val="List2"/>
        <w:numPr>
          <w:ilvl w:val="1"/>
          <w:numId w:val="139"/>
        </w:numPr>
      </w:pPr>
      <w:r w:rsidRPr="00C32362">
        <w:t>Java applets</w:t>
      </w:r>
    </w:p>
    <w:p w:rsidR="00351A01" w:rsidRPr="00C32362" w:rsidRDefault="00351A01" w:rsidP="00351A01">
      <w:pPr>
        <w:pStyle w:val="List2"/>
        <w:numPr>
          <w:ilvl w:val="1"/>
          <w:numId w:val="139"/>
        </w:numPr>
      </w:pPr>
      <w:r w:rsidRPr="00C32362">
        <w:t>JavaScript</w:t>
      </w:r>
    </w:p>
    <w:p w:rsidR="00351A01" w:rsidRPr="00C32362" w:rsidRDefault="00351A01" w:rsidP="00351A01">
      <w:pPr>
        <w:pStyle w:val="List2"/>
        <w:numPr>
          <w:ilvl w:val="1"/>
          <w:numId w:val="139"/>
        </w:numPr>
      </w:pPr>
      <w:r w:rsidRPr="00C32362">
        <w:t>Flash</w:t>
      </w:r>
    </w:p>
    <w:p w:rsidR="00351A01" w:rsidRPr="00C32362" w:rsidRDefault="00351A01" w:rsidP="00351A01">
      <w:pPr>
        <w:pStyle w:val="List2"/>
        <w:numPr>
          <w:ilvl w:val="1"/>
          <w:numId w:val="139"/>
        </w:numPr>
      </w:pPr>
      <w:r w:rsidRPr="00C32362">
        <w:t>HTML</w:t>
      </w:r>
    </w:p>
    <w:p w:rsidR="00351A01" w:rsidRPr="00C32362" w:rsidRDefault="00351A01" w:rsidP="00351A01">
      <w:pPr>
        <w:pStyle w:val="List2"/>
        <w:numPr>
          <w:ilvl w:val="1"/>
          <w:numId w:val="139"/>
        </w:numPr>
      </w:pPr>
      <w:r w:rsidRPr="00C32362">
        <w:t>JavaScript</w:t>
      </w:r>
    </w:p>
    <w:p w:rsidR="00351A01" w:rsidRPr="00C32362" w:rsidRDefault="00351A01" w:rsidP="00351A01">
      <w:pPr>
        <w:pStyle w:val="List2"/>
        <w:numPr>
          <w:ilvl w:val="1"/>
          <w:numId w:val="139"/>
        </w:numPr>
      </w:pPr>
      <w:r w:rsidRPr="00C32362">
        <w:t>VBScript</w:t>
      </w:r>
    </w:p>
    <w:p w:rsidR="00351A01" w:rsidRPr="00C32362" w:rsidRDefault="00351A01" w:rsidP="00351A01">
      <w:pPr>
        <w:pStyle w:val="List2"/>
        <w:numPr>
          <w:ilvl w:val="1"/>
          <w:numId w:val="139"/>
        </w:numPr>
      </w:pPr>
      <w:r w:rsidRPr="00C32362">
        <w:t>Web e-mail via Lotus Notes and Outlook Web Access</w:t>
      </w:r>
    </w:p>
    <w:p w:rsidR="00351A01" w:rsidRPr="00C32362" w:rsidRDefault="00351A01" w:rsidP="00351A01">
      <w:pPr>
        <w:pStyle w:val="List2"/>
        <w:numPr>
          <w:ilvl w:val="0"/>
          <w:numId w:val="50"/>
        </w:numPr>
      </w:pPr>
      <w:r w:rsidRPr="00C32362">
        <w:t>Terminal Services including:</w:t>
      </w:r>
    </w:p>
    <w:p w:rsidR="00351A01" w:rsidRPr="00C32362" w:rsidRDefault="00351A01" w:rsidP="00351A01">
      <w:pPr>
        <w:pStyle w:val="List2"/>
        <w:numPr>
          <w:ilvl w:val="1"/>
          <w:numId w:val="140"/>
        </w:numPr>
      </w:pPr>
      <w:r w:rsidRPr="00C32362">
        <w:t>Citrix Metaframe</w:t>
      </w:r>
    </w:p>
    <w:p w:rsidR="00351A01" w:rsidRPr="00C32362" w:rsidRDefault="00351A01" w:rsidP="00351A01">
      <w:pPr>
        <w:pStyle w:val="List2"/>
        <w:numPr>
          <w:ilvl w:val="1"/>
          <w:numId w:val="140"/>
        </w:numPr>
      </w:pPr>
      <w:r w:rsidRPr="00C32362">
        <w:t>Microsoft Terminal Server</w:t>
      </w:r>
    </w:p>
    <w:p w:rsidR="00351A01" w:rsidRPr="00C32362" w:rsidRDefault="00351A01" w:rsidP="00351A01">
      <w:pPr>
        <w:pStyle w:val="List2"/>
        <w:numPr>
          <w:ilvl w:val="1"/>
          <w:numId w:val="140"/>
        </w:numPr>
      </w:pPr>
      <w:r w:rsidRPr="00C32362">
        <w:t>X11</w:t>
      </w:r>
    </w:p>
    <w:p w:rsidR="00351A01" w:rsidRPr="00C32362" w:rsidRDefault="00351A01" w:rsidP="00351A01">
      <w:pPr>
        <w:pStyle w:val="List2"/>
        <w:numPr>
          <w:ilvl w:val="0"/>
          <w:numId w:val="50"/>
        </w:numPr>
      </w:pPr>
      <w:r w:rsidRPr="00C32362">
        <w:t>Client support non-HTTP applications including:</w:t>
      </w:r>
    </w:p>
    <w:p w:rsidR="00351A01" w:rsidRPr="00C32362" w:rsidRDefault="00351A01" w:rsidP="00351A01">
      <w:pPr>
        <w:pStyle w:val="List2"/>
        <w:numPr>
          <w:ilvl w:val="1"/>
          <w:numId w:val="141"/>
        </w:numPr>
      </w:pPr>
      <w:r w:rsidRPr="00C32362">
        <w:t>ActiveX</w:t>
      </w:r>
    </w:p>
    <w:p w:rsidR="00351A01" w:rsidRPr="00C32362" w:rsidRDefault="00351A01" w:rsidP="00351A01">
      <w:pPr>
        <w:pStyle w:val="List2"/>
        <w:numPr>
          <w:ilvl w:val="1"/>
          <w:numId w:val="141"/>
        </w:numPr>
      </w:pPr>
      <w:r w:rsidRPr="00C32362">
        <w:t xml:space="preserve">Java applet </w:t>
      </w:r>
    </w:p>
    <w:p w:rsidR="00351A01" w:rsidRPr="00C32362" w:rsidRDefault="00351A01" w:rsidP="00351A01">
      <w:pPr>
        <w:pStyle w:val="List2"/>
        <w:numPr>
          <w:ilvl w:val="0"/>
          <w:numId w:val="50"/>
        </w:numPr>
      </w:pPr>
      <w:r w:rsidRPr="00C32362">
        <w:t>SSL tunneling</w:t>
      </w:r>
    </w:p>
    <w:p w:rsidR="00351A01" w:rsidRPr="00C32362" w:rsidRDefault="00351A01" w:rsidP="00351A01">
      <w:pPr>
        <w:pStyle w:val="List2"/>
        <w:numPr>
          <w:ilvl w:val="1"/>
          <w:numId w:val="50"/>
        </w:numPr>
      </w:pPr>
      <w:r w:rsidRPr="00C32362">
        <w:t>support TCP/UDP</w:t>
      </w:r>
    </w:p>
    <w:p w:rsidR="00351A01" w:rsidRPr="00C32362" w:rsidRDefault="00351A01" w:rsidP="00351A01">
      <w:pPr>
        <w:pStyle w:val="List2"/>
        <w:numPr>
          <w:ilvl w:val="0"/>
          <w:numId w:val="50"/>
        </w:numPr>
      </w:pPr>
      <w:r w:rsidRPr="00C32362">
        <w:t xml:space="preserve">support SMB/CIFS file sharing; </w:t>
      </w:r>
    </w:p>
    <w:p w:rsidR="00351A01" w:rsidRPr="00C32362" w:rsidRDefault="00351A01" w:rsidP="00351A01">
      <w:pPr>
        <w:pStyle w:val="List2"/>
        <w:numPr>
          <w:ilvl w:val="0"/>
          <w:numId w:val="50"/>
        </w:numPr>
      </w:pPr>
      <w:r w:rsidRPr="00C32362">
        <w:t>support the following authentication methods: local user ID/password, LDAP, Active Directory, ActivCard ActivPack, RADIUS, Windows NT Domain and RSA SecurID, X.509 digital certificates</w:t>
      </w:r>
    </w:p>
    <w:p w:rsidR="00351A01" w:rsidRPr="00C32362" w:rsidRDefault="00351A01" w:rsidP="00351A01">
      <w:pPr>
        <w:pStyle w:val="List2"/>
        <w:numPr>
          <w:ilvl w:val="0"/>
          <w:numId w:val="50"/>
        </w:numPr>
      </w:pPr>
      <w:r w:rsidRPr="00C32362">
        <w:t xml:space="preserve">granular access control and authorization: </w:t>
      </w:r>
    </w:p>
    <w:p w:rsidR="00351A01" w:rsidRPr="00C32362" w:rsidRDefault="00351A01" w:rsidP="00351A01">
      <w:pPr>
        <w:pStyle w:val="List2"/>
        <w:numPr>
          <w:ilvl w:val="1"/>
          <w:numId w:val="50"/>
        </w:numPr>
      </w:pPr>
      <w:r w:rsidRPr="00C32362">
        <w:t xml:space="preserve">user- and group-based memberships, </w:t>
      </w:r>
    </w:p>
    <w:p w:rsidR="00351A01" w:rsidRPr="00C32362" w:rsidRDefault="00351A01" w:rsidP="00351A01">
      <w:pPr>
        <w:pStyle w:val="List2"/>
        <w:numPr>
          <w:ilvl w:val="1"/>
          <w:numId w:val="50"/>
        </w:numPr>
      </w:pPr>
      <w:r w:rsidRPr="00C32362">
        <w:t xml:space="preserve">role-based access, </w:t>
      </w:r>
    </w:p>
    <w:p w:rsidR="00351A01" w:rsidRPr="00C32362" w:rsidRDefault="00351A01" w:rsidP="00351A01">
      <w:pPr>
        <w:pStyle w:val="List2"/>
        <w:numPr>
          <w:ilvl w:val="1"/>
          <w:numId w:val="50"/>
        </w:numPr>
      </w:pPr>
      <w:r w:rsidRPr="00C32362">
        <w:t xml:space="preserve">LDAP/AD attributes, </w:t>
      </w:r>
    </w:p>
    <w:p w:rsidR="00351A01" w:rsidRPr="00C32362" w:rsidRDefault="00351A01" w:rsidP="00351A01">
      <w:pPr>
        <w:pStyle w:val="List2"/>
        <w:numPr>
          <w:ilvl w:val="0"/>
          <w:numId w:val="50"/>
        </w:numPr>
      </w:pPr>
      <w:r w:rsidRPr="00C32362">
        <w:t>Three 10/100/1000 Base-T Ethernet ports</w:t>
      </w:r>
    </w:p>
    <w:p w:rsidR="00351A01" w:rsidRPr="00C32362" w:rsidRDefault="00351A01" w:rsidP="00351A01">
      <w:pPr>
        <w:pStyle w:val="List2"/>
        <w:numPr>
          <w:ilvl w:val="0"/>
          <w:numId w:val="50"/>
        </w:numPr>
      </w:pPr>
      <w:r w:rsidRPr="00C32362">
        <w:t>support for Apple, Linux and Microsoft Windows client OS</w:t>
      </w:r>
    </w:p>
    <w:p w:rsidR="00351A01" w:rsidRPr="00C32362" w:rsidRDefault="00351A01" w:rsidP="00351A01">
      <w:pPr>
        <w:pStyle w:val="List2"/>
        <w:numPr>
          <w:ilvl w:val="0"/>
          <w:numId w:val="50"/>
        </w:numPr>
      </w:pPr>
      <w:r w:rsidRPr="00C32362">
        <w:t>FIPS 140-2 compliance</w:t>
      </w:r>
    </w:p>
    <w:p w:rsidR="00351A01" w:rsidRPr="00C32362" w:rsidRDefault="00351A01" w:rsidP="00351A01">
      <w:pPr>
        <w:pStyle w:val="List2"/>
        <w:numPr>
          <w:ilvl w:val="0"/>
          <w:numId w:val="50"/>
        </w:numPr>
      </w:pPr>
      <w:r w:rsidRPr="00C32362">
        <w:t>Central administration, monitoring and reporting</w:t>
      </w:r>
    </w:p>
    <w:p w:rsidR="00351A01" w:rsidRPr="00C32362" w:rsidRDefault="00351A01" w:rsidP="00351A01">
      <w:pPr>
        <w:pStyle w:val="List2"/>
        <w:numPr>
          <w:ilvl w:val="0"/>
          <w:numId w:val="50"/>
        </w:numPr>
      </w:pPr>
      <w:r w:rsidRPr="00C32362">
        <w:t>Load balancing options</w:t>
      </w:r>
    </w:p>
    <w:p w:rsidR="00351A01" w:rsidRPr="00C32362" w:rsidRDefault="00351A01" w:rsidP="00351A01">
      <w:pPr>
        <w:pStyle w:val="Heading3"/>
      </w:pPr>
      <w:bookmarkStart w:id="943" w:name="_Toc350086588"/>
      <w:bookmarkStart w:id="944" w:name="_Toc364329404"/>
      <w:bookmarkStart w:id="945" w:name="_Toc370288368"/>
      <w:r w:rsidRPr="00C32362">
        <w:t>6.2.8. Biometric Scanning Devices</w:t>
      </w:r>
      <w:bookmarkEnd w:id="943"/>
      <w:bookmarkEnd w:id="944"/>
      <w:bookmarkEnd w:id="945"/>
    </w:p>
    <w:p w:rsidR="00351A01" w:rsidRPr="00C32362" w:rsidRDefault="00351A01" w:rsidP="00351A01">
      <w:pPr>
        <w:pStyle w:val="BodyTextIndent"/>
        <w:rPr>
          <w:rFonts w:ascii="Times New Roman" w:hAnsi="Times New Roman"/>
        </w:rPr>
      </w:pPr>
      <w:r w:rsidRPr="00C32362">
        <w:rPr>
          <w:rFonts w:ascii="Times New Roman" w:hAnsi="Times New Roman"/>
        </w:rPr>
        <w:t>Biometric scanning devices to provide fingerprint-based secure access to computer systems shall be provided which at a minimum:</w:t>
      </w:r>
    </w:p>
    <w:p w:rsidR="00351A01" w:rsidRPr="00C32362" w:rsidRDefault="00351A01" w:rsidP="00351A01">
      <w:pPr>
        <w:pStyle w:val="List2"/>
        <w:numPr>
          <w:ilvl w:val="0"/>
          <w:numId w:val="108"/>
        </w:numPr>
      </w:pPr>
      <w:r w:rsidRPr="00C32362">
        <w:t>Compliant with SP 800-73 (data APIs) and SP 800-76 (biometric data specification) (desirable)</w:t>
      </w:r>
    </w:p>
    <w:p w:rsidR="00351A01" w:rsidRPr="00C32362" w:rsidRDefault="00351A01" w:rsidP="00351A01">
      <w:pPr>
        <w:pStyle w:val="List2"/>
        <w:numPr>
          <w:ilvl w:val="0"/>
          <w:numId w:val="108"/>
        </w:numPr>
      </w:pPr>
      <w:r w:rsidRPr="00C32362">
        <w:t>USB connectivity</w:t>
      </w:r>
    </w:p>
    <w:p w:rsidR="00351A01" w:rsidRPr="00C32362" w:rsidRDefault="00351A01" w:rsidP="00351A01">
      <w:pPr>
        <w:pStyle w:val="List2"/>
        <w:numPr>
          <w:ilvl w:val="0"/>
          <w:numId w:val="108"/>
        </w:numPr>
      </w:pPr>
      <w:r w:rsidRPr="00C32362">
        <w:t>portable</w:t>
      </w:r>
    </w:p>
    <w:p w:rsidR="00351A01" w:rsidRPr="00C32362" w:rsidRDefault="00351A01" w:rsidP="00351A01">
      <w:pPr>
        <w:pStyle w:val="List2"/>
        <w:numPr>
          <w:ilvl w:val="0"/>
          <w:numId w:val="108"/>
        </w:numPr>
      </w:pPr>
      <w:r w:rsidRPr="00C32362">
        <w:t>integrated finger guide</w:t>
      </w:r>
    </w:p>
    <w:p w:rsidR="00351A01" w:rsidRPr="00C32362" w:rsidRDefault="00351A01" w:rsidP="00351A01">
      <w:pPr>
        <w:pStyle w:val="List2"/>
        <w:numPr>
          <w:ilvl w:val="0"/>
          <w:numId w:val="108"/>
        </w:numPr>
      </w:pPr>
      <w:r w:rsidRPr="00C32362">
        <w:t xml:space="preserve">optical </w:t>
      </w:r>
      <w:r>
        <w:t xml:space="preserve">or </w:t>
      </w:r>
      <w:r w:rsidRPr="00406D84">
        <w:t>capacitive</w:t>
      </w:r>
      <w:r>
        <w:t xml:space="preserve"> </w:t>
      </w:r>
      <w:r w:rsidRPr="00C32362">
        <w:t>sensor</w:t>
      </w:r>
    </w:p>
    <w:p w:rsidR="00351A01" w:rsidRPr="00C32362" w:rsidRDefault="00351A01" w:rsidP="00351A01">
      <w:pPr>
        <w:pStyle w:val="List2"/>
        <w:numPr>
          <w:ilvl w:val="0"/>
          <w:numId w:val="108"/>
        </w:numPr>
      </w:pPr>
      <w:r w:rsidRPr="00C32362">
        <w:t>latent print image removal</w:t>
      </w:r>
    </w:p>
    <w:p w:rsidR="00351A01" w:rsidRPr="00C32362" w:rsidRDefault="00351A01" w:rsidP="00351A01">
      <w:pPr>
        <w:pStyle w:val="List2"/>
        <w:numPr>
          <w:ilvl w:val="0"/>
          <w:numId w:val="108"/>
        </w:numPr>
      </w:pPr>
      <w:r w:rsidRPr="00C32362">
        <w:lastRenderedPageBreak/>
        <w:t>encryption of fingerprint templates</w:t>
      </w:r>
    </w:p>
    <w:p w:rsidR="00351A01" w:rsidRPr="00C32362" w:rsidRDefault="00351A01" w:rsidP="00351A01">
      <w:pPr>
        <w:pStyle w:val="List2"/>
        <w:numPr>
          <w:ilvl w:val="0"/>
          <w:numId w:val="108"/>
        </w:numPr>
      </w:pPr>
      <w:r w:rsidRPr="00C32362">
        <w:t>500 dpi resolution</w:t>
      </w:r>
    </w:p>
    <w:p w:rsidR="00351A01" w:rsidRPr="00C32362" w:rsidRDefault="00351A01" w:rsidP="00351A01">
      <w:pPr>
        <w:pStyle w:val="List2"/>
        <w:numPr>
          <w:ilvl w:val="0"/>
          <w:numId w:val="108"/>
        </w:numPr>
      </w:pPr>
      <w:r w:rsidRPr="00C32362">
        <w:t>Verification time of less than 1 sec</w:t>
      </w:r>
    </w:p>
    <w:p w:rsidR="00351A01" w:rsidRPr="00C32362" w:rsidRDefault="00351A01" w:rsidP="00351A01">
      <w:pPr>
        <w:pStyle w:val="List2"/>
        <w:numPr>
          <w:ilvl w:val="0"/>
          <w:numId w:val="108"/>
        </w:numPr>
      </w:pPr>
      <w:r w:rsidRPr="00C32362">
        <w:t>Software to allow fingerprint based logon and file encryption</w:t>
      </w:r>
    </w:p>
    <w:p w:rsidR="00351A01" w:rsidRPr="00C32362" w:rsidRDefault="00351A01" w:rsidP="00351A01">
      <w:pPr>
        <w:pStyle w:val="List2"/>
        <w:numPr>
          <w:ilvl w:val="0"/>
          <w:numId w:val="108"/>
        </w:numPr>
      </w:pPr>
      <w:r w:rsidRPr="00C32362">
        <w:t>Windows support</w:t>
      </w:r>
    </w:p>
    <w:p w:rsidR="00351A01" w:rsidRPr="00C32362" w:rsidRDefault="00351A01" w:rsidP="00351A01">
      <w:pPr>
        <w:pStyle w:val="List2"/>
        <w:numPr>
          <w:ilvl w:val="1"/>
          <w:numId w:val="108"/>
        </w:numPr>
      </w:pPr>
      <w:r w:rsidRPr="00C32362">
        <w:t>Linux support (desirable)</w:t>
      </w:r>
    </w:p>
    <w:p w:rsidR="00351A01" w:rsidRPr="00C32362" w:rsidRDefault="00351A01" w:rsidP="00351A01">
      <w:pPr>
        <w:pStyle w:val="List2"/>
        <w:numPr>
          <w:ilvl w:val="1"/>
          <w:numId w:val="108"/>
        </w:numPr>
      </w:pPr>
      <w:r w:rsidRPr="00C32362">
        <w:t>Apple Mac OS X support (desirable)</w:t>
      </w:r>
    </w:p>
    <w:p w:rsidR="00351A01" w:rsidRPr="00C32362" w:rsidRDefault="00351A01" w:rsidP="00351A01">
      <w:pPr>
        <w:pStyle w:val="List2"/>
        <w:numPr>
          <w:ilvl w:val="0"/>
          <w:numId w:val="108"/>
        </w:numPr>
      </w:pPr>
      <w:r w:rsidRPr="00C32362">
        <w:t>Fingerprint-based scanner for access to facilities, computer rooms, etc (desirable)</w:t>
      </w:r>
    </w:p>
    <w:p w:rsidR="00351A01" w:rsidRPr="00C32362" w:rsidRDefault="00351A01" w:rsidP="00351A01">
      <w:pPr>
        <w:pStyle w:val="List2"/>
        <w:numPr>
          <w:ilvl w:val="0"/>
          <w:numId w:val="108"/>
        </w:numPr>
      </w:pPr>
      <w:r w:rsidRPr="00C32362">
        <w:t>Retina and iris scanning devices and other forms of biometric scanning devices (advanced technology)</w:t>
      </w:r>
    </w:p>
    <w:p w:rsidR="00351A01" w:rsidRPr="00C32362" w:rsidRDefault="00351A01" w:rsidP="00351A01">
      <w:pPr>
        <w:pStyle w:val="Heading3"/>
      </w:pPr>
      <w:bookmarkStart w:id="946" w:name="_Toc350086589"/>
      <w:bookmarkStart w:id="947" w:name="_Toc364329405"/>
      <w:bookmarkStart w:id="948" w:name="_Toc370288369"/>
      <w:r w:rsidRPr="00C32362">
        <w:t>6.2.9. Smart Card Readers</w:t>
      </w:r>
      <w:bookmarkEnd w:id="946"/>
      <w:bookmarkEnd w:id="947"/>
      <w:bookmarkEnd w:id="948"/>
    </w:p>
    <w:p w:rsidR="00351A01" w:rsidRPr="00C32362" w:rsidRDefault="00351A01" w:rsidP="00351A01">
      <w:pPr>
        <w:pStyle w:val="BodyTextIndent"/>
        <w:rPr>
          <w:rFonts w:ascii="Times New Roman" w:hAnsi="Times New Roman"/>
        </w:rPr>
      </w:pPr>
      <w:r w:rsidRPr="00C32362">
        <w:rPr>
          <w:rFonts w:ascii="Times New Roman" w:hAnsi="Times New Roman"/>
        </w:rPr>
        <w:t>Smart card reader devices to provide smart card secure access to computer systems shall be provided which at a minimum:</w:t>
      </w:r>
    </w:p>
    <w:p w:rsidR="00351A01" w:rsidRPr="00C32362" w:rsidRDefault="00351A01" w:rsidP="00351A01">
      <w:pPr>
        <w:pStyle w:val="List2"/>
        <w:numPr>
          <w:ilvl w:val="0"/>
          <w:numId w:val="109"/>
        </w:numPr>
      </w:pPr>
      <w:r w:rsidRPr="00C32362">
        <w:t>Compliant with SP 800-73 (data APIs) and SP 800-78 (card specification) (desirable)</w:t>
      </w:r>
    </w:p>
    <w:p w:rsidR="00351A01" w:rsidRPr="00C32362" w:rsidRDefault="00351A01" w:rsidP="00351A01">
      <w:pPr>
        <w:pStyle w:val="List2"/>
        <w:numPr>
          <w:ilvl w:val="0"/>
          <w:numId w:val="109"/>
        </w:numPr>
      </w:pPr>
      <w:r w:rsidRPr="00C32362">
        <w:t>USB connectivity</w:t>
      </w:r>
    </w:p>
    <w:p w:rsidR="00351A01" w:rsidRPr="00C32362" w:rsidRDefault="00351A01" w:rsidP="00351A01">
      <w:pPr>
        <w:pStyle w:val="List2"/>
        <w:numPr>
          <w:ilvl w:val="0"/>
          <w:numId w:val="109"/>
        </w:numPr>
      </w:pPr>
      <w:r w:rsidRPr="00C32362">
        <w:t>portable</w:t>
      </w:r>
    </w:p>
    <w:p w:rsidR="00351A01" w:rsidRPr="00C32362" w:rsidRDefault="00351A01" w:rsidP="00351A01">
      <w:pPr>
        <w:pStyle w:val="List2"/>
        <w:numPr>
          <w:ilvl w:val="0"/>
          <w:numId w:val="109"/>
        </w:numPr>
      </w:pPr>
      <w:r w:rsidRPr="00C32362">
        <w:t>T=0, T=1 Protocol support</w:t>
      </w:r>
    </w:p>
    <w:p w:rsidR="00351A01" w:rsidRPr="00C32362" w:rsidRDefault="00351A01" w:rsidP="00351A01">
      <w:pPr>
        <w:pStyle w:val="List2"/>
        <w:numPr>
          <w:ilvl w:val="0"/>
          <w:numId w:val="109"/>
        </w:numPr>
      </w:pPr>
      <w:r w:rsidRPr="00C32362">
        <w:t>344,000 bps speed</w:t>
      </w:r>
    </w:p>
    <w:p w:rsidR="00351A01" w:rsidRPr="00C32362" w:rsidRDefault="00351A01" w:rsidP="00351A01">
      <w:pPr>
        <w:pStyle w:val="List2"/>
        <w:numPr>
          <w:ilvl w:val="0"/>
          <w:numId w:val="109"/>
        </w:numPr>
      </w:pPr>
      <w:r w:rsidRPr="00C32362">
        <w:t>Support ISO 7816 Class A and AB smart card</w:t>
      </w:r>
    </w:p>
    <w:p w:rsidR="00351A01" w:rsidRPr="00C32362" w:rsidRDefault="00351A01" w:rsidP="00351A01">
      <w:pPr>
        <w:pStyle w:val="List2"/>
        <w:numPr>
          <w:ilvl w:val="0"/>
          <w:numId w:val="109"/>
        </w:numPr>
      </w:pPr>
      <w:r w:rsidRPr="00C32362">
        <w:t>Windows, MAC OS, and Linux OS support</w:t>
      </w:r>
    </w:p>
    <w:p w:rsidR="00351A01" w:rsidRPr="00C32362" w:rsidRDefault="00351A01" w:rsidP="00351A01">
      <w:pPr>
        <w:pStyle w:val="List2"/>
        <w:numPr>
          <w:ilvl w:val="0"/>
          <w:numId w:val="109"/>
        </w:numPr>
      </w:pPr>
      <w:r w:rsidRPr="00C32362">
        <w:t>Readers for access to facilities, computer rooms, etc (desirable)</w:t>
      </w:r>
    </w:p>
    <w:p w:rsidR="00351A01" w:rsidRPr="00C32362" w:rsidRDefault="00351A01" w:rsidP="00351A01">
      <w:pPr>
        <w:pStyle w:val="indent2"/>
        <w:tabs>
          <w:tab w:val="clear" w:pos="720"/>
          <w:tab w:val="clear" w:pos="1440"/>
          <w:tab w:val="left" w:pos="1080"/>
        </w:tabs>
        <w:ind w:left="0"/>
        <w:rPr>
          <w:rFonts w:ascii="Times New Roman" w:hAnsi="Times New Roman"/>
          <w:color w:val="auto"/>
        </w:rPr>
      </w:pPr>
    </w:p>
    <w:p w:rsidR="00351A01" w:rsidRPr="00C32362" w:rsidRDefault="00351A01" w:rsidP="00351A01">
      <w:pPr>
        <w:pStyle w:val="indent2"/>
        <w:tabs>
          <w:tab w:val="clear" w:pos="720"/>
          <w:tab w:val="clear" w:pos="1440"/>
          <w:tab w:val="left" w:pos="1080"/>
        </w:tabs>
        <w:rPr>
          <w:rFonts w:ascii="Times New Roman" w:hAnsi="Times New Roman"/>
          <w:color w:val="auto"/>
        </w:rPr>
      </w:pPr>
    </w:p>
    <w:p w:rsidR="00351A01" w:rsidRPr="00C32362" w:rsidRDefault="00351A01" w:rsidP="00351A01">
      <w:pPr>
        <w:pStyle w:val="List2"/>
      </w:pPr>
    </w:p>
    <w:p w:rsidR="00351A01" w:rsidRPr="00D9231D" w:rsidRDefault="00351A01" w:rsidP="00351A01">
      <w:pPr>
        <w:pStyle w:val="Heading2"/>
      </w:pPr>
      <w:bookmarkStart w:id="949" w:name="_Toc350086590"/>
      <w:bookmarkStart w:id="950" w:name="_Toc364329406"/>
      <w:bookmarkStart w:id="951" w:name="_Toc370288370"/>
      <w:r w:rsidRPr="00D9231D">
        <w:t>6.3. Advanced Video and Conference Tools</w:t>
      </w:r>
      <w:bookmarkEnd w:id="949"/>
      <w:bookmarkEnd w:id="950"/>
      <w:bookmarkEnd w:id="951"/>
    </w:p>
    <w:p w:rsidR="00351A01" w:rsidRPr="00C32362" w:rsidRDefault="00351A01" w:rsidP="00351A01"/>
    <w:p w:rsidR="00351A01" w:rsidRPr="00C32362" w:rsidRDefault="00351A01" w:rsidP="00351A01">
      <w:pPr>
        <w:pStyle w:val="BodyTextIndent"/>
        <w:rPr>
          <w:rFonts w:ascii="Times New Roman" w:hAnsi="Times New Roman"/>
        </w:rPr>
      </w:pPr>
      <w:r w:rsidRPr="00C32362">
        <w:rPr>
          <w:rFonts w:ascii="Times New Roman" w:hAnsi="Times New Roman"/>
        </w:rPr>
        <w:t>This section describes the requirements for a set of mandatory products related to audio-visual technology.</w:t>
      </w:r>
    </w:p>
    <w:p w:rsidR="00351A01" w:rsidRPr="006F6AAC" w:rsidRDefault="00351A01" w:rsidP="00351A01">
      <w:pPr>
        <w:pStyle w:val="Heading3"/>
      </w:pPr>
      <w:bookmarkStart w:id="952" w:name="_Toc350086591"/>
      <w:bookmarkStart w:id="953" w:name="_Toc364329407"/>
      <w:bookmarkStart w:id="954" w:name="_Toc370288371"/>
      <w:r w:rsidRPr="006F6AAC">
        <w:t>6.3.1. Video Acquisition Devices</w:t>
      </w:r>
      <w:bookmarkEnd w:id="952"/>
      <w:bookmarkEnd w:id="953"/>
      <w:bookmarkEnd w:id="954"/>
    </w:p>
    <w:p w:rsidR="00351A01" w:rsidRPr="00C32362" w:rsidRDefault="00351A01" w:rsidP="00351A01">
      <w:pPr>
        <w:pStyle w:val="BodyTextIndent"/>
        <w:rPr>
          <w:rFonts w:ascii="Times New Roman" w:hAnsi="Times New Roman"/>
        </w:rPr>
      </w:pPr>
      <w:r w:rsidRPr="00C32362">
        <w:rPr>
          <w:rFonts w:ascii="Times New Roman" w:hAnsi="Times New Roman"/>
        </w:rPr>
        <w:t>The following video acquisition devices shall be provided:</w:t>
      </w:r>
    </w:p>
    <w:p w:rsidR="00351A01" w:rsidRPr="00C32362" w:rsidRDefault="00351A01" w:rsidP="00351A01">
      <w:pPr>
        <w:pStyle w:val="List2"/>
        <w:tabs>
          <w:tab w:val="num" w:pos="720"/>
        </w:tabs>
        <w:ind w:left="1080"/>
      </w:pPr>
      <w:r w:rsidRPr="00C32362">
        <w:t xml:space="preserve">a.        </w:t>
      </w:r>
      <w:r w:rsidRPr="004864BA">
        <w:rPr>
          <w:highlight w:val="yellow"/>
        </w:rPr>
        <w:t>HDTV Studio Camera Systems including:</w:t>
      </w:r>
    </w:p>
    <w:p w:rsidR="00351A01" w:rsidRPr="00C32362" w:rsidRDefault="00351A01" w:rsidP="00A36B0B">
      <w:pPr>
        <w:pStyle w:val="List3"/>
        <w:tabs>
          <w:tab w:val="num" w:pos="1080"/>
        </w:tabs>
        <w:ind w:left="1440"/>
      </w:pPr>
      <w:r w:rsidRPr="00C32362">
        <w:t xml:space="preserve">1.        </w:t>
      </w:r>
      <w:r w:rsidRPr="004864BA">
        <w:rPr>
          <w:highlight w:val="yellow"/>
        </w:rPr>
        <w:t>Three 2/3-inch type 16:9 FT or FIT CMOS or CCD imagers</w:t>
      </w:r>
      <w:r w:rsidRPr="00C32362">
        <w:t xml:space="preserve"> </w:t>
      </w:r>
    </w:p>
    <w:p w:rsidR="00351A01" w:rsidRPr="00C32362" w:rsidRDefault="00351A01" w:rsidP="00351A01">
      <w:pPr>
        <w:pStyle w:val="List3"/>
        <w:tabs>
          <w:tab w:val="num" w:pos="1080"/>
        </w:tabs>
        <w:ind w:left="1440"/>
      </w:pPr>
      <w:r w:rsidRPr="00C32362">
        <w:t>2.        34</w:t>
      </w:r>
      <w:r w:rsidR="00A36B0B">
        <w:t xml:space="preserve"> </w:t>
      </w:r>
      <w:r w:rsidR="00A36B0B" w:rsidRPr="004864BA">
        <w:rPr>
          <w:highlight w:val="yellow"/>
        </w:rPr>
        <w:t>or 38</w:t>
      </w:r>
      <w:r w:rsidRPr="004864BA">
        <w:rPr>
          <w:highlight w:val="yellow"/>
        </w:rPr>
        <w:t>-bit</w:t>
      </w:r>
      <w:r w:rsidRPr="00C32362">
        <w:t xml:space="preserve"> digital signal processing resolution</w:t>
      </w:r>
    </w:p>
    <w:p w:rsidR="00351A01" w:rsidRPr="004864BA" w:rsidRDefault="00351A01" w:rsidP="00351A01">
      <w:pPr>
        <w:pStyle w:val="List3"/>
        <w:tabs>
          <w:tab w:val="num" w:pos="1080"/>
        </w:tabs>
        <w:ind w:left="1440"/>
        <w:rPr>
          <w:highlight w:val="yellow"/>
        </w:rPr>
      </w:pPr>
      <w:r w:rsidRPr="00C32362">
        <w:t xml:space="preserve">3.        </w:t>
      </w:r>
      <w:r w:rsidR="00A36B0B" w:rsidRPr="004864BA">
        <w:rPr>
          <w:highlight w:val="yellow"/>
        </w:rPr>
        <w:t>HD images in both 1080i and 720p formats</w:t>
      </w:r>
    </w:p>
    <w:p w:rsidR="00351A01" w:rsidRPr="00C32362" w:rsidRDefault="00351A01" w:rsidP="00351A01">
      <w:pPr>
        <w:pStyle w:val="List3"/>
        <w:tabs>
          <w:tab w:val="num" w:pos="1080"/>
        </w:tabs>
        <w:ind w:left="1440"/>
      </w:pPr>
      <w:r w:rsidRPr="004864BA">
        <w:rPr>
          <w:highlight w:val="yellow"/>
        </w:rPr>
        <w:t xml:space="preserve">4.        </w:t>
      </w:r>
      <w:r w:rsidR="00A36B0B" w:rsidRPr="004864BA">
        <w:rPr>
          <w:highlight w:val="yellow"/>
        </w:rPr>
        <w:t>1920 x 1080 effective pixels</w:t>
      </w:r>
      <w:r w:rsidRPr="00C32362">
        <w:t xml:space="preserve"> </w:t>
      </w:r>
    </w:p>
    <w:p w:rsidR="00351A01" w:rsidRPr="00C32362" w:rsidRDefault="00351A01" w:rsidP="00351A01">
      <w:pPr>
        <w:pStyle w:val="List3"/>
        <w:tabs>
          <w:tab w:val="num" w:pos="1080"/>
        </w:tabs>
        <w:ind w:left="1440"/>
      </w:pPr>
      <w:r w:rsidRPr="00C32362">
        <w:t xml:space="preserve">5.        Signal-to-noise ratio of 54dB </w:t>
      </w:r>
      <w:r w:rsidR="00A36B0B" w:rsidRPr="004864BA">
        <w:rPr>
          <w:highlight w:val="yellow"/>
        </w:rPr>
        <w:t>(typical)</w:t>
      </w:r>
    </w:p>
    <w:p w:rsidR="00351A01" w:rsidRPr="004864BA" w:rsidRDefault="00351A01" w:rsidP="00351A01">
      <w:pPr>
        <w:pStyle w:val="List3"/>
        <w:tabs>
          <w:tab w:val="num" w:pos="1080"/>
        </w:tabs>
        <w:ind w:left="1440"/>
        <w:rPr>
          <w:highlight w:val="yellow"/>
        </w:rPr>
      </w:pPr>
      <w:r w:rsidRPr="00C32362">
        <w:t xml:space="preserve">6.        </w:t>
      </w:r>
      <w:r w:rsidR="00A36B0B" w:rsidRPr="004864BA">
        <w:rPr>
          <w:highlight w:val="yellow"/>
        </w:rPr>
        <w:t>F10 Sensitivity</w:t>
      </w:r>
      <w:r w:rsidRPr="004864BA">
        <w:rPr>
          <w:highlight w:val="yellow"/>
        </w:rPr>
        <w:t xml:space="preserve"> </w:t>
      </w:r>
    </w:p>
    <w:p w:rsidR="00351A01" w:rsidRPr="00C32362" w:rsidRDefault="00351A01" w:rsidP="00351A01">
      <w:pPr>
        <w:pStyle w:val="List3"/>
        <w:ind w:left="720" w:firstLine="360"/>
      </w:pPr>
      <w:r w:rsidRPr="004864BA">
        <w:rPr>
          <w:highlight w:val="yellow"/>
        </w:rPr>
        <w:t>7.        HDTV viewfinder.</w:t>
      </w:r>
      <w:r w:rsidRPr="00C32362">
        <w:t xml:space="preserve">  </w:t>
      </w:r>
    </w:p>
    <w:p w:rsidR="00351A01" w:rsidRPr="00C32362" w:rsidRDefault="00351A01" w:rsidP="00351A01">
      <w:pPr>
        <w:pStyle w:val="List2"/>
        <w:ind w:left="1080"/>
      </w:pPr>
      <w:r w:rsidRPr="00C32362">
        <w:t>b.</w:t>
      </w:r>
      <w:r w:rsidRPr="00C32362">
        <w:tab/>
        <w:t>Professional Digital Single Lens Reflex (SLR) Camera such as the Canon Eos 7D with the following minimum specifications:</w:t>
      </w:r>
    </w:p>
    <w:p w:rsidR="00351A01" w:rsidRPr="00C32362" w:rsidRDefault="00351A01" w:rsidP="00351A01">
      <w:pPr>
        <w:pStyle w:val="List2"/>
        <w:numPr>
          <w:ilvl w:val="1"/>
          <w:numId w:val="23"/>
        </w:numPr>
        <w:rPr>
          <w:rStyle w:val="midblack"/>
        </w:rPr>
      </w:pPr>
      <w:r w:rsidRPr="00C32362">
        <w:rPr>
          <w:rStyle w:val="midblack"/>
        </w:rPr>
        <w:t>High-sensitivity, High-resolution, Single-plate CMOS Sensor</w:t>
      </w:r>
    </w:p>
    <w:p w:rsidR="00351A01" w:rsidRPr="00C32362" w:rsidRDefault="00351A01" w:rsidP="00351A01">
      <w:pPr>
        <w:pStyle w:val="List2"/>
        <w:numPr>
          <w:ilvl w:val="1"/>
          <w:numId w:val="23"/>
        </w:numPr>
        <w:rPr>
          <w:rStyle w:val="midblack"/>
        </w:rPr>
      </w:pPr>
      <w:r w:rsidRPr="00C32362">
        <w:rPr>
          <w:rStyle w:val="midblack"/>
        </w:rPr>
        <w:t>17.9 megapixels</w:t>
      </w:r>
    </w:p>
    <w:p w:rsidR="00351A01" w:rsidRPr="00C32362" w:rsidRDefault="00351A01" w:rsidP="00351A01">
      <w:pPr>
        <w:pStyle w:val="List2"/>
        <w:numPr>
          <w:ilvl w:val="1"/>
          <w:numId w:val="23"/>
        </w:numPr>
        <w:rPr>
          <w:rStyle w:val="midblack"/>
        </w:rPr>
      </w:pPr>
      <w:r w:rsidRPr="00C32362">
        <w:rPr>
          <w:rStyle w:val="midblack"/>
        </w:rPr>
        <w:t>3:2 (Horizontal:Vertical) Aspect Ratio</w:t>
      </w:r>
    </w:p>
    <w:p w:rsidR="00351A01" w:rsidRPr="00C32362" w:rsidRDefault="00351A01" w:rsidP="00351A01">
      <w:pPr>
        <w:pStyle w:val="List2"/>
        <w:numPr>
          <w:ilvl w:val="1"/>
          <w:numId w:val="23"/>
        </w:numPr>
        <w:rPr>
          <w:rStyle w:val="midblack"/>
        </w:rPr>
      </w:pPr>
      <w:r w:rsidRPr="00C32362">
        <w:rPr>
          <w:rStyle w:val="midblack"/>
        </w:rPr>
        <w:t>support for the following optional file types / sizes</w:t>
      </w:r>
    </w:p>
    <w:p w:rsidR="00351A01" w:rsidRPr="00C32362" w:rsidRDefault="00351A01" w:rsidP="00351A01">
      <w:pPr>
        <w:pStyle w:val="List2"/>
        <w:numPr>
          <w:ilvl w:val="2"/>
          <w:numId w:val="134"/>
        </w:numPr>
        <w:tabs>
          <w:tab w:val="left" w:pos="1800"/>
        </w:tabs>
        <w:ind w:left="1800"/>
        <w:rPr>
          <w:rStyle w:val="midblack"/>
        </w:rPr>
      </w:pPr>
      <w:r w:rsidRPr="00C32362">
        <w:rPr>
          <w:rStyle w:val="midblack"/>
        </w:rPr>
        <w:t>Large: 17.9 Megapixels</w:t>
      </w:r>
    </w:p>
    <w:p w:rsidR="00351A01" w:rsidRPr="00C32362" w:rsidRDefault="00351A01" w:rsidP="00351A01">
      <w:pPr>
        <w:pStyle w:val="List2"/>
        <w:numPr>
          <w:ilvl w:val="2"/>
          <w:numId w:val="134"/>
        </w:numPr>
        <w:tabs>
          <w:tab w:val="left" w:pos="1800"/>
        </w:tabs>
        <w:ind w:left="1800"/>
        <w:rPr>
          <w:rStyle w:val="midblack"/>
        </w:rPr>
      </w:pPr>
      <w:r w:rsidRPr="00C32362">
        <w:rPr>
          <w:rStyle w:val="midblack"/>
        </w:rPr>
        <w:t>Medium:  8.0 Megapixels</w:t>
      </w:r>
    </w:p>
    <w:p w:rsidR="00351A01" w:rsidRPr="00C32362" w:rsidRDefault="00351A01" w:rsidP="00351A01">
      <w:pPr>
        <w:pStyle w:val="List2"/>
        <w:numPr>
          <w:ilvl w:val="2"/>
          <w:numId w:val="134"/>
        </w:numPr>
        <w:tabs>
          <w:tab w:val="left" w:pos="1800"/>
        </w:tabs>
        <w:ind w:left="1800"/>
        <w:rPr>
          <w:rStyle w:val="midblack"/>
        </w:rPr>
      </w:pPr>
      <w:r w:rsidRPr="00C32362">
        <w:rPr>
          <w:rStyle w:val="midblack"/>
        </w:rPr>
        <w:t>Small: 4.5 Megapixels</w:t>
      </w:r>
    </w:p>
    <w:p w:rsidR="00351A01" w:rsidRPr="00C32362" w:rsidRDefault="00351A01" w:rsidP="00351A01">
      <w:pPr>
        <w:pStyle w:val="List2"/>
        <w:numPr>
          <w:ilvl w:val="2"/>
          <w:numId w:val="134"/>
        </w:numPr>
        <w:tabs>
          <w:tab w:val="left" w:pos="1800"/>
        </w:tabs>
        <w:ind w:left="1800"/>
        <w:rPr>
          <w:rStyle w:val="midblack"/>
        </w:rPr>
      </w:pPr>
      <w:r w:rsidRPr="00C32362">
        <w:rPr>
          <w:rStyle w:val="midblack"/>
        </w:rPr>
        <w:t>RAW:  10.1 Megapixels</w:t>
      </w:r>
    </w:p>
    <w:p w:rsidR="00351A01" w:rsidRPr="00C32362" w:rsidRDefault="00351A01" w:rsidP="00351A01">
      <w:pPr>
        <w:pStyle w:val="List2"/>
        <w:numPr>
          <w:ilvl w:val="1"/>
          <w:numId w:val="23"/>
        </w:numPr>
        <w:rPr>
          <w:rStyle w:val="midblack"/>
        </w:rPr>
      </w:pPr>
      <w:r w:rsidRPr="00C32362">
        <w:rPr>
          <w:rStyle w:val="midblack"/>
        </w:rPr>
        <w:t>Combination of preset and user-defined picture style function with individual adjustments for sharpness, contrast, saturation and color tone</w:t>
      </w:r>
    </w:p>
    <w:p w:rsidR="00351A01" w:rsidRPr="00C32362" w:rsidRDefault="00351A01" w:rsidP="00351A01">
      <w:pPr>
        <w:pStyle w:val="List2"/>
        <w:numPr>
          <w:ilvl w:val="1"/>
          <w:numId w:val="23"/>
        </w:numPr>
        <w:rPr>
          <w:rStyle w:val="midblack"/>
        </w:rPr>
      </w:pPr>
      <w:r w:rsidRPr="00C32362">
        <w:rPr>
          <w:rStyle w:val="midblack"/>
        </w:rPr>
        <w:t>Video mode with sound</w:t>
      </w:r>
      <w:r w:rsidR="00A36B0B">
        <w:rPr>
          <w:rStyle w:val="midblack"/>
        </w:rPr>
        <w:t xml:space="preserve">: </w:t>
      </w:r>
      <w:r w:rsidRPr="00C32362">
        <w:rPr>
          <w:rStyle w:val="midblack"/>
        </w:rPr>
        <w:t>1920X1080 file size in full HD mode</w:t>
      </w:r>
    </w:p>
    <w:p w:rsidR="00351A01" w:rsidRPr="00C32362" w:rsidRDefault="00351A01" w:rsidP="00351A01">
      <w:pPr>
        <w:pStyle w:val="List2"/>
        <w:numPr>
          <w:ilvl w:val="1"/>
          <w:numId w:val="23"/>
        </w:numPr>
        <w:rPr>
          <w:rStyle w:val="midblack"/>
        </w:rPr>
      </w:pPr>
      <w:r w:rsidRPr="00C32362">
        <w:rPr>
          <w:rStyle w:val="midblack"/>
        </w:rPr>
        <w:t>USB 2.0 interface</w:t>
      </w:r>
    </w:p>
    <w:p w:rsidR="00351A01" w:rsidRPr="004864BA" w:rsidRDefault="00351A01" w:rsidP="00351A01">
      <w:pPr>
        <w:pStyle w:val="List2"/>
        <w:numPr>
          <w:ilvl w:val="1"/>
          <w:numId w:val="23"/>
        </w:numPr>
        <w:rPr>
          <w:rStyle w:val="midblack"/>
          <w:highlight w:val="yellow"/>
        </w:rPr>
      </w:pPr>
      <w:r w:rsidRPr="004864BA">
        <w:rPr>
          <w:rStyle w:val="midblack"/>
          <w:highlight w:val="yellow"/>
        </w:rPr>
        <w:lastRenderedPageBreak/>
        <w:t>Focusing modes of: Autofocus,</w:t>
      </w:r>
      <w:r w:rsidR="00F372DA" w:rsidRPr="004864BA">
        <w:rPr>
          <w:rStyle w:val="midblack"/>
          <w:highlight w:val="yellow"/>
        </w:rPr>
        <w:t xml:space="preserve"> </w:t>
      </w:r>
      <w:r w:rsidRPr="004864BA">
        <w:rPr>
          <w:rStyle w:val="midblack"/>
          <w:highlight w:val="yellow"/>
        </w:rPr>
        <w:t xml:space="preserve">and Manual Focus </w:t>
      </w:r>
    </w:p>
    <w:p w:rsidR="00351A01" w:rsidRPr="004864BA" w:rsidRDefault="00351A01" w:rsidP="00351A01">
      <w:pPr>
        <w:pStyle w:val="List2"/>
        <w:numPr>
          <w:ilvl w:val="1"/>
          <w:numId w:val="23"/>
        </w:numPr>
        <w:rPr>
          <w:rStyle w:val="midblack"/>
          <w:highlight w:val="yellow"/>
        </w:rPr>
      </w:pPr>
      <w:r w:rsidRPr="004864BA">
        <w:rPr>
          <w:rStyle w:val="midblackbold"/>
          <w:highlight w:val="yellow"/>
        </w:rPr>
        <w:t>Exposure Control Systems</w:t>
      </w:r>
    </w:p>
    <w:p w:rsidR="00351A01" w:rsidRPr="00C32362" w:rsidRDefault="00351A01" w:rsidP="00351A01">
      <w:pPr>
        <w:pStyle w:val="List2"/>
        <w:numPr>
          <w:ilvl w:val="1"/>
          <w:numId w:val="23"/>
        </w:numPr>
        <w:rPr>
          <w:rStyle w:val="midblack"/>
        </w:rPr>
      </w:pPr>
      <w:r w:rsidRPr="00C32362">
        <w:rPr>
          <w:rStyle w:val="midblack"/>
        </w:rPr>
        <w:t>ISO Speed ranges: Equivalent to ISO 100-6400 (in 1/3-stop increments)</w:t>
      </w:r>
    </w:p>
    <w:p w:rsidR="00351A01" w:rsidRPr="00C32362" w:rsidRDefault="00351A01" w:rsidP="00351A01">
      <w:pPr>
        <w:pStyle w:val="List2"/>
        <w:numPr>
          <w:ilvl w:val="1"/>
          <w:numId w:val="23"/>
        </w:numPr>
        <w:rPr>
          <w:rStyle w:val="midblack"/>
        </w:rPr>
      </w:pPr>
      <w:r w:rsidRPr="00C32362">
        <w:rPr>
          <w:rStyle w:val="midblackbold"/>
        </w:rPr>
        <w:t xml:space="preserve">Shutter Speeds of  </w:t>
      </w:r>
      <w:r w:rsidRPr="00C32362">
        <w:rPr>
          <w:rStyle w:val="midblack"/>
        </w:rPr>
        <w:t>1/8000 to 30 sec. (1/3-stop increments)</w:t>
      </w:r>
    </w:p>
    <w:p w:rsidR="00351A01" w:rsidRPr="00C32362" w:rsidRDefault="00351A01" w:rsidP="00351A01">
      <w:pPr>
        <w:pStyle w:val="List2"/>
        <w:numPr>
          <w:ilvl w:val="1"/>
          <w:numId w:val="23"/>
        </w:numPr>
        <w:rPr>
          <w:rStyle w:val="midblack"/>
        </w:rPr>
      </w:pPr>
      <w:r w:rsidRPr="00C32362">
        <w:rPr>
          <w:rStyle w:val="midblack"/>
        </w:rPr>
        <w:t>Self timer shutter release with option of 2 sec. or 10 sec timing delay</w:t>
      </w:r>
    </w:p>
    <w:p w:rsidR="00351A01" w:rsidRPr="00C32362" w:rsidRDefault="00351A01" w:rsidP="00351A01">
      <w:pPr>
        <w:pStyle w:val="List2"/>
        <w:numPr>
          <w:ilvl w:val="1"/>
          <w:numId w:val="23"/>
        </w:numPr>
        <w:rPr>
          <w:rStyle w:val="midblack"/>
        </w:rPr>
      </w:pPr>
      <w:r w:rsidRPr="00C32362">
        <w:rPr>
          <w:rStyle w:val="midblack"/>
        </w:rPr>
        <w:t>Focusing options: Quick mode, Face detection, Manual</w:t>
      </w:r>
    </w:p>
    <w:p w:rsidR="00351A01" w:rsidRPr="00C32362" w:rsidRDefault="00351A01" w:rsidP="00351A01">
      <w:pPr>
        <w:pStyle w:val="List2"/>
        <w:numPr>
          <w:ilvl w:val="1"/>
          <w:numId w:val="23"/>
        </w:numPr>
        <w:rPr>
          <w:rStyle w:val="midblack"/>
        </w:rPr>
      </w:pPr>
      <w:r w:rsidRPr="00C32362">
        <w:rPr>
          <w:rStyle w:val="midblack"/>
        </w:rPr>
        <w:t>Built in autoflash</w:t>
      </w:r>
    </w:p>
    <w:p w:rsidR="00351A01" w:rsidRDefault="00351A01" w:rsidP="00351A01">
      <w:pPr>
        <w:pStyle w:val="List2"/>
        <w:numPr>
          <w:ilvl w:val="1"/>
          <w:numId w:val="23"/>
        </w:numPr>
        <w:rPr>
          <w:rStyle w:val="midblack"/>
        </w:rPr>
      </w:pPr>
      <w:r w:rsidRPr="00C32362">
        <w:rPr>
          <w:rStyle w:val="midblack"/>
        </w:rPr>
        <w:t xml:space="preserve">Camera bag </w:t>
      </w:r>
    </w:p>
    <w:p w:rsidR="00351A01" w:rsidRPr="00C32362" w:rsidRDefault="00351A01" w:rsidP="00351A01">
      <w:pPr>
        <w:pStyle w:val="List2"/>
        <w:numPr>
          <w:ilvl w:val="1"/>
          <w:numId w:val="23"/>
        </w:numPr>
      </w:pPr>
      <w:r>
        <w:rPr>
          <w:rStyle w:val="midblack"/>
        </w:rPr>
        <w:t>Lens</w:t>
      </w:r>
    </w:p>
    <w:p w:rsidR="00351A01" w:rsidRPr="00C32362" w:rsidRDefault="00351A01" w:rsidP="00351A01">
      <w:pPr>
        <w:pStyle w:val="List2"/>
        <w:ind w:left="1080"/>
      </w:pPr>
      <w:r w:rsidRPr="00C32362">
        <w:t>c.</w:t>
      </w:r>
      <w:r w:rsidRPr="00C32362">
        <w:tab/>
        <w:t>Conference room double bay multimedia lectern with semi-recessed (up to 18 inch) LCD flat panel display</w:t>
      </w:r>
    </w:p>
    <w:p w:rsidR="00351A01" w:rsidRPr="00C32362" w:rsidRDefault="00351A01" w:rsidP="00351A01">
      <w:pPr>
        <w:pStyle w:val="List2"/>
        <w:numPr>
          <w:ilvl w:val="1"/>
          <w:numId w:val="138"/>
        </w:numPr>
      </w:pPr>
      <w:r w:rsidRPr="00C32362">
        <w:t>height adjustable monitor support</w:t>
      </w:r>
    </w:p>
    <w:p w:rsidR="00351A01" w:rsidRPr="00C32362" w:rsidRDefault="00351A01" w:rsidP="00351A01">
      <w:pPr>
        <w:pStyle w:val="List2"/>
        <w:numPr>
          <w:ilvl w:val="1"/>
          <w:numId w:val="138"/>
        </w:numPr>
      </w:pPr>
      <w:r w:rsidRPr="00C32362">
        <w:t>storage area with locking doors</w:t>
      </w:r>
    </w:p>
    <w:p w:rsidR="00351A01" w:rsidRPr="00C32362" w:rsidRDefault="00351A01" w:rsidP="00351A01">
      <w:pPr>
        <w:pStyle w:val="List2"/>
        <w:numPr>
          <w:ilvl w:val="1"/>
          <w:numId w:val="138"/>
        </w:numPr>
      </w:pPr>
      <w:r w:rsidRPr="00C32362">
        <w:t>remote-switched, surge-protected 6-outlet power strip</w:t>
      </w:r>
    </w:p>
    <w:p w:rsidR="00351A01" w:rsidRPr="00C32362" w:rsidRDefault="00351A01" w:rsidP="00351A01">
      <w:pPr>
        <w:pStyle w:val="List2"/>
        <w:numPr>
          <w:ilvl w:val="1"/>
          <w:numId w:val="138"/>
        </w:numPr>
      </w:pPr>
      <w:r w:rsidRPr="00C32362">
        <w:t>Pullout platform for keyboard / mouse</w:t>
      </w:r>
    </w:p>
    <w:p w:rsidR="00351A01" w:rsidRPr="00C32362" w:rsidRDefault="00351A01" w:rsidP="00351A01">
      <w:pPr>
        <w:pStyle w:val="List2"/>
        <w:numPr>
          <w:ilvl w:val="1"/>
          <w:numId w:val="138"/>
        </w:numPr>
      </w:pPr>
      <w:r w:rsidRPr="00C32362">
        <w:t xml:space="preserve">Approximate size of 54X26X42 inches </w:t>
      </w:r>
      <w:r w:rsidRPr="00E77111">
        <w:rPr>
          <w:b/>
        </w:rPr>
        <w:t>(</w:t>
      </w:r>
      <w:r w:rsidRPr="00E77111">
        <w:rPr>
          <w:rStyle w:val="Strong"/>
          <w:b w:val="0"/>
        </w:rPr>
        <w:t>Width</w:t>
      </w:r>
      <w:r w:rsidRPr="00E77111">
        <w:rPr>
          <w:b/>
        </w:rPr>
        <w:t xml:space="preserve"> x </w:t>
      </w:r>
      <w:r w:rsidRPr="00E77111">
        <w:rPr>
          <w:rStyle w:val="Strong"/>
          <w:b w:val="0"/>
        </w:rPr>
        <w:t>Depth</w:t>
      </w:r>
      <w:r w:rsidRPr="00E77111">
        <w:rPr>
          <w:b/>
        </w:rPr>
        <w:t xml:space="preserve"> x </w:t>
      </w:r>
      <w:r w:rsidRPr="00E77111">
        <w:rPr>
          <w:rStyle w:val="Strong"/>
          <w:b w:val="0"/>
        </w:rPr>
        <w:t>Height</w:t>
      </w:r>
      <w:r w:rsidRPr="00C32362">
        <w:rPr>
          <w:rStyle w:val="Strong"/>
        </w:rPr>
        <w:t>)</w:t>
      </w:r>
    </w:p>
    <w:p w:rsidR="00351A01" w:rsidRPr="00C32362" w:rsidRDefault="00351A01" w:rsidP="00351A01">
      <w:pPr>
        <w:pStyle w:val="List2"/>
        <w:tabs>
          <w:tab w:val="left" w:pos="1080"/>
        </w:tabs>
        <w:ind w:firstLine="0"/>
      </w:pPr>
      <w:r w:rsidRPr="00C32362">
        <w:t>d.</w:t>
      </w:r>
      <w:r w:rsidRPr="00C32362">
        <w:tab/>
      </w:r>
      <w:r w:rsidR="00FE3036" w:rsidRPr="004A570A">
        <w:rPr>
          <w:highlight w:val="yellow"/>
        </w:rPr>
        <w:t>750 Watt</w:t>
      </w:r>
      <w:r w:rsidR="004A570A">
        <w:t xml:space="preserve"> </w:t>
      </w:r>
      <w:r w:rsidRPr="004864BA">
        <w:rPr>
          <w:highlight w:val="yellow"/>
        </w:rPr>
        <w:t xml:space="preserve">Studio </w:t>
      </w:r>
      <w:r w:rsidR="00FE3036" w:rsidRPr="004864BA">
        <w:rPr>
          <w:highlight w:val="yellow"/>
        </w:rPr>
        <w:t>light bulb</w:t>
      </w:r>
      <w:r w:rsidR="00EC601C" w:rsidRPr="004864BA">
        <w:rPr>
          <w:highlight w:val="yellow"/>
        </w:rPr>
        <w:t xml:space="preserve"> with Medium Bi-Pin (G9.5)</w:t>
      </w:r>
    </w:p>
    <w:p w:rsidR="00351A01" w:rsidRPr="00C32362" w:rsidRDefault="00351A01" w:rsidP="00351A01">
      <w:pPr>
        <w:pStyle w:val="List2"/>
        <w:numPr>
          <w:ilvl w:val="0"/>
          <w:numId w:val="135"/>
        </w:numPr>
      </w:pPr>
      <w:r w:rsidRPr="00C32362">
        <w:t>High-output dynamic vocal microphone:</w:t>
      </w:r>
    </w:p>
    <w:p w:rsidR="00351A01" w:rsidRPr="00C32362" w:rsidRDefault="00351A01" w:rsidP="00351A01">
      <w:pPr>
        <w:pStyle w:val="List4"/>
        <w:numPr>
          <w:ilvl w:val="0"/>
          <w:numId w:val="110"/>
        </w:numPr>
        <w:tabs>
          <w:tab w:val="num" w:pos="1440"/>
        </w:tabs>
        <w:ind w:left="1440"/>
      </w:pPr>
      <w:r w:rsidRPr="00C32362">
        <w:t>frequency response</w:t>
      </w:r>
      <w:r>
        <w:t>:</w:t>
      </w:r>
      <w:r w:rsidRPr="00C32362">
        <w:t xml:space="preserve"> </w:t>
      </w:r>
      <w:r>
        <w:t>50</w:t>
      </w:r>
      <w:r w:rsidRPr="00C32362">
        <w:t xml:space="preserve"> to </w:t>
      </w:r>
      <w:r>
        <w:t>15</w:t>
      </w:r>
      <w:r w:rsidRPr="00C32362">
        <w:t>,000 Hz</w:t>
      </w:r>
    </w:p>
    <w:p w:rsidR="00351A01" w:rsidRDefault="00351A01" w:rsidP="00351A01">
      <w:pPr>
        <w:pStyle w:val="List4"/>
        <w:numPr>
          <w:ilvl w:val="0"/>
          <w:numId w:val="110"/>
        </w:numPr>
        <w:tabs>
          <w:tab w:val="num" w:pos="1440"/>
        </w:tabs>
        <w:ind w:left="1440"/>
      </w:pPr>
      <w:r w:rsidRPr="00C32362">
        <w:t xml:space="preserve">Rated </w:t>
      </w:r>
      <w:r>
        <w:t xml:space="preserve">low </w:t>
      </w:r>
      <w:r w:rsidRPr="00C32362">
        <w:t xml:space="preserve">impedance of </w:t>
      </w:r>
      <w:r>
        <w:t>50-1,000</w:t>
      </w:r>
      <w:r w:rsidRPr="00C32362">
        <w:t xml:space="preserve"> ohms </w:t>
      </w:r>
    </w:p>
    <w:p w:rsidR="00351A01" w:rsidRPr="00C32362" w:rsidRDefault="00351A01" w:rsidP="00351A01">
      <w:pPr>
        <w:pStyle w:val="List4"/>
        <w:numPr>
          <w:ilvl w:val="0"/>
          <w:numId w:val="110"/>
        </w:numPr>
        <w:tabs>
          <w:tab w:val="num" w:pos="1440"/>
        </w:tabs>
        <w:ind w:left="1440"/>
      </w:pPr>
      <w:r w:rsidRPr="00C32362">
        <w:t xml:space="preserve">Dynamic range: </w:t>
      </w:r>
      <w:r w:rsidR="003541DA" w:rsidRPr="002A07FA">
        <w:rPr>
          <w:highlight w:val="yellow"/>
        </w:rPr>
        <w:t xml:space="preserve">120 </w:t>
      </w:r>
      <w:r w:rsidRPr="002A07FA">
        <w:rPr>
          <w:highlight w:val="yellow"/>
        </w:rPr>
        <w:t>dB</w:t>
      </w:r>
    </w:p>
    <w:p w:rsidR="00351A01" w:rsidRDefault="00351A01" w:rsidP="00351A01">
      <w:pPr>
        <w:pStyle w:val="List4"/>
        <w:numPr>
          <w:ilvl w:val="0"/>
          <w:numId w:val="110"/>
        </w:numPr>
        <w:tabs>
          <w:tab w:val="num" w:pos="1440"/>
        </w:tabs>
        <w:ind w:left="1440"/>
      </w:pPr>
      <w:r w:rsidRPr="00C32362">
        <w:t>adjustable slip stand adaptor</w:t>
      </w:r>
    </w:p>
    <w:p w:rsidR="00351A01" w:rsidRPr="00C32362" w:rsidRDefault="00351A01" w:rsidP="00351A01">
      <w:pPr>
        <w:pStyle w:val="List4"/>
        <w:numPr>
          <w:ilvl w:val="0"/>
          <w:numId w:val="110"/>
        </w:numPr>
        <w:tabs>
          <w:tab w:val="num" w:pos="1440"/>
        </w:tabs>
        <w:ind w:left="1440"/>
      </w:pPr>
      <w:r w:rsidRPr="00C32362">
        <w:t>supercardioid</w:t>
      </w:r>
      <w:r>
        <w:t xml:space="preserve"> or hypercardoid</w:t>
      </w:r>
    </w:p>
    <w:p w:rsidR="00351A01" w:rsidRPr="00C32362" w:rsidRDefault="00351A01" w:rsidP="00351A01">
      <w:pPr>
        <w:pStyle w:val="BodyTextIndent"/>
        <w:rPr>
          <w:rFonts w:ascii="Times New Roman" w:hAnsi="Times New Roman"/>
        </w:rPr>
      </w:pPr>
    </w:p>
    <w:p w:rsidR="003A5825" w:rsidRDefault="003A5825" w:rsidP="003A5825">
      <w:pPr>
        <w:pStyle w:val="Heading3"/>
      </w:pPr>
      <w:bookmarkStart w:id="955" w:name="_Toc364329408"/>
      <w:bookmarkStart w:id="956" w:name="_Toc370288372"/>
      <w:bookmarkStart w:id="957" w:name="_Toc350086593"/>
      <w:r w:rsidRPr="00756C0C">
        <w:rPr>
          <w:highlight w:val="lightGray"/>
        </w:rPr>
        <w:t>6.3.2. Audio Video Monitor and Display Devices</w:t>
      </w:r>
      <w:bookmarkEnd w:id="955"/>
      <w:bookmarkEnd w:id="956"/>
    </w:p>
    <w:p w:rsidR="003A5825" w:rsidRDefault="003A5825" w:rsidP="003A5825">
      <w:pPr>
        <w:pStyle w:val="BodyTextIndent"/>
        <w:rPr>
          <w:rFonts w:ascii="Times New Roman" w:eastAsiaTheme="minorHAnsi" w:hAnsi="Times New Roman"/>
        </w:rPr>
      </w:pPr>
      <w:r>
        <w:rPr>
          <w:rFonts w:ascii="Times New Roman" w:hAnsi="Times New Roman"/>
        </w:rPr>
        <w:t>The following Audio Video Monitor and Display Devices must be provided:</w:t>
      </w:r>
    </w:p>
    <w:p w:rsidR="003A5825" w:rsidRDefault="003A5825" w:rsidP="003A5825">
      <w:pPr>
        <w:pStyle w:val="List2"/>
        <w:numPr>
          <w:ilvl w:val="0"/>
          <w:numId w:val="550"/>
        </w:numPr>
        <w:ind w:left="1080"/>
      </w:pPr>
      <w:r>
        <w:t>Stereo speakers</w:t>
      </w:r>
    </w:p>
    <w:p w:rsidR="003A5825" w:rsidRDefault="003A5825" w:rsidP="003A5825">
      <w:pPr>
        <w:pStyle w:val="List3"/>
        <w:numPr>
          <w:ilvl w:val="1"/>
          <w:numId w:val="550"/>
        </w:numPr>
      </w:pPr>
      <w:r>
        <w:t xml:space="preserve">2  speakers including tweeter </w:t>
      </w:r>
      <w:r w:rsidR="00BB1F1B" w:rsidRPr="003118C7">
        <w:rPr>
          <w:highlight w:val="yellow"/>
        </w:rPr>
        <w:t>and</w:t>
      </w:r>
      <w:r>
        <w:t xml:space="preserve"> woofer</w:t>
      </w:r>
    </w:p>
    <w:p w:rsidR="003A5825" w:rsidRDefault="003A5825" w:rsidP="003A5825">
      <w:pPr>
        <w:pStyle w:val="List3"/>
        <w:numPr>
          <w:ilvl w:val="1"/>
          <w:numId w:val="550"/>
        </w:numPr>
      </w:pPr>
      <w:r>
        <w:t>Impedance : at least 6 ohms nominal</w:t>
      </w:r>
    </w:p>
    <w:p w:rsidR="003A5825" w:rsidRDefault="00BB1F1B" w:rsidP="003A5825">
      <w:pPr>
        <w:pStyle w:val="List3"/>
        <w:numPr>
          <w:ilvl w:val="1"/>
          <w:numId w:val="550"/>
        </w:numPr>
      </w:pPr>
      <w:r w:rsidRPr="003118C7">
        <w:rPr>
          <w:highlight w:val="yellow"/>
        </w:rPr>
        <w:t>Sensitivity: in t</w:t>
      </w:r>
      <w:r>
        <w:rPr>
          <w:highlight w:val="yellow"/>
        </w:rPr>
        <w:t>he range of 85-90 db at 1 meter</w:t>
      </w:r>
    </w:p>
    <w:p w:rsidR="003A5825" w:rsidRDefault="003A5825" w:rsidP="003A5825">
      <w:pPr>
        <w:pStyle w:val="List3"/>
        <w:numPr>
          <w:ilvl w:val="1"/>
          <w:numId w:val="550"/>
        </w:numPr>
      </w:pPr>
      <w:r>
        <w:t xml:space="preserve">Frequency response: at least a range of 50 Hz - 20 kHz </w:t>
      </w:r>
      <w:r w:rsidR="00BB1F1B" w:rsidRPr="003118C7">
        <w:rPr>
          <w:highlight w:val="yellow"/>
        </w:rPr>
        <w:t>(desirable)</w:t>
      </w:r>
    </w:p>
    <w:p w:rsidR="003A5825" w:rsidRDefault="003A5825" w:rsidP="003A5825">
      <w:pPr>
        <w:pStyle w:val="List2"/>
        <w:numPr>
          <w:ilvl w:val="0"/>
          <w:numId w:val="550"/>
        </w:numPr>
        <w:ind w:left="1080"/>
      </w:pPr>
      <w:r>
        <w:t>Wall mountable 46” Wide LED TV</w:t>
      </w:r>
    </w:p>
    <w:p w:rsidR="003A5825" w:rsidRDefault="003A5825" w:rsidP="003A5825">
      <w:pPr>
        <w:pStyle w:val="List2"/>
        <w:numPr>
          <w:ilvl w:val="0"/>
          <w:numId w:val="551"/>
        </w:numPr>
        <w:ind w:left="1440"/>
      </w:pPr>
      <w:r>
        <w:t>46 inch diagonal screen size</w:t>
      </w:r>
    </w:p>
    <w:p w:rsidR="003A5825" w:rsidRDefault="003A5825" w:rsidP="003A5825">
      <w:pPr>
        <w:pStyle w:val="List2"/>
        <w:numPr>
          <w:ilvl w:val="0"/>
          <w:numId w:val="551"/>
        </w:numPr>
        <w:ind w:left="1440"/>
      </w:pPr>
      <w:r>
        <w:t xml:space="preserve">Native resolution at least 1920X1080p </w:t>
      </w:r>
    </w:p>
    <w:p w:rsidR="00B66BE5" w:rsidRPr="004A570A" w:rsidRDefault="006834B3">
      <w:pPr>
        <w:pStyle w:val="ListParagraph"/>
        <w:numPr>
          <w:ilvl w:val="0"/>
          <w:numId w:val="551"/>
        </w:numPr>
        <w:ind w:firstLine="360"/>
        <w:rPr>
          <w:b/>
          <w:highlight w:val="yellow"/>
        </w:rPr>
      </w:pPr>
      <w:r w:rsidRPr="004A570A">
        <w:rPr>
          <w:highlight w:val="yellow"/>
        </w:rPr>
        <w:t>Multiple aspect ratios including at least 16:</w:t>
      </w:r>
      <w:r w:rsidR="00BB1F1B" w:rsidRPr="00BB1F1B">
        <w:rPr>
          <w:b/>
          <w:highlight w:val="yellow"/>
        </w:rPr>
        <w:t>9</w:t>
      </w:r>
      <w:r w:rsidRPr="004A570A">
        <w:rPr>
          <w:highlight w:val="yellow"/>
        </w:rPr>
        <w:t xml:space="preserve"> and </w:t>
      </w:r>
      <w:r w:rsidRPr="00BB1F1B">
        <w:rPr>
          <w:highlight w:val="yellow"/>
        </w:rPr>
        <w:t>4:</w:t>
      </w:r>
      <w:r w:rsidR="002E0813" w:rsidRPr="00BB1F1B">
        <w:rPr>
          <w:highlight w:val="yellow"/>
        </w:rPr>
        <w:t>3</w:t>
      </w:r>
      <w:r w:rsidR="003A5825" w:rsidRPr="004A570A">
        <w:rPr>
          <w:highlight w:val="yellow"/>
        </w:rPr>
        <w:t xml:space="preserve"> </w:t>
      </w:r>
    </w:p>
    <w:p w:rsidR="003A5825" w:rsidRDefault="003A5825" w:rsidP="003A5825">
      <w:pPr>
        <w:pStyle w:val="List2"/>
        <w:numPr>
          <w:ilvl w:val="0"/>
          <w:numId w:val="551"/>
        </w:numPr>
        <w:ind w:left="1440"/>
      </w:pPr>
      <w:r>
        <w:t>Wall mount hardware</w:t>
      </w:r>
    </w:p>
    <w:p w:rsidR="003A5825" w:rsidRDefault="003A5825" w:rsidP="003A5825">
      <w:pPr>
        <w:pStyle w:val="List2"/>
        <w:numPr>
          <w:ilvl w:val="0"/>
          <w:numId w:val="550"/>
        </w:numPr>
        <w:ind w:left="1080"/>
      </w:pPr>
      <w:r>
        <w:t>42 inch digital signage monitor</w:t>
      </w:r>
    </w:p>
    <w:p w:rsidR="003A5825" w:rsidRPr="004864BA" w:rsidRDefault="003A5825" w:rsidP="003A5825">
      <w:pPr>
        <w:pStyle w:val="List2"/>
        <w:numPr>
          <w:ilvl w:val="1"/>
          <w:numId w:val="550"/>
        </w:numPr>
        <w:rPr>
          <w:highlight w:val="yellow"/>
        </w:rPr>
      </w:pPr>
      <w:r w:rsidRPr="004864BA">
        <w:rPr>
          <w:highlight w:val="yellow"/>
        </w:rPr>
        <w:t xml:space="preserve">1080p panel </w:t>
      </w:r>
    </w:p>
    <w:p w:rsidR="003A5825" w:rsidRPr="00015F70" w:rsidRDefault="00416DA3" w:rsidP="003A5825">
      <w:pPr>
        <w:pStyle w:val="List2"/>
        <w:numPr>
          <w:ilvl w:val="1"/>
          <w:numId w:val="550"/>
        </w:numPr>
        <w:rPr>
          <w:highlight w:val="yellow"/>
        </w:rPr>
      </w:pPr>
      <w:r w:rsidRPr="00015F70">
        <w:rPr>
          <w:highlight w:val="yellow"/>
        </w:rPr>
        <w:t>&lt;requirement removed&gt;</w:t>
      </w:r>
    </w:p>
    <w:p w:rsidR="003A5825" w:rsidRDefault="003A5825" w:rsidP="003A5825">
      <w:pPr>
        <w:pStyle w:val="List2"/>
        <w:numPr>
          <w:ilvl w:val="1"/>
          <w:numId w:val="550"/>
        </w:numPr>
      </w:pPr>
      <w:r>
        <w:t>7 day on/off scheduling</w:t>
      </w:r>
    </w:p>
    <w:p w:rsidR="00BB4475" w:rsidRPr="00946073" w:rsidRDefault="00946073" w:rsidP="00BB4475">
      <w:pPr>
        <w:pStyle w:val="List2"/>
        <w:numPr>
          <w:ilvl w:val="1"/>
          <w:numId w:val="550"/>
        </w:numPr>
        <w:rPr>
          <w:highlight w:val="lightGray"/>
        </w:rPr>
      </w:pPr>
      <w:r w:rsidRPr="00946073">
        <w:rPr>
          <w:highlight w:val="lightGray"/>
        </w:rPr>
        <w:t>Speakers (</w:t>
      </w:r>
      <w:r>
        <w:rPr>
          <w:highlight w:val="lightGray"/>
        </w:rPr>
        <w:t>b</w:t>
      </w:r>
      <w:r w:rsidR="003A5825" w:rsidRPr="00946073">
        <w:rPr>
          <w:highlight w:val="lightGray"/>
        </w:rPr>
        <w:t xml:space="preserve">uilt-in </w:t>
      </w:r>
      <w:r>
        <w:rPr>
          <w:highlight w:val="lightGray"/>
        </w:rPr>
        <w:t>or separately attachable</w:t>
      </w:r>
      <w:r w:rsidRPr="00946073">
        <w:rPr>
          <w:highlight w:val="lightGray"/>
        </w:rPr>
        <w:t>)</w:t>
      </w:r>
      <w:r w:rsidR="00BB4475" w:rsidRPr="00946073">
        <w:rPr>
          <w:highlight w:val="lightGray"/>
        </w:rPr>
        <w:t xml:space="preserve"> </w:t>
      </w:r>
    </w:p>
    <w:p w:rsidR="00BB4475" w:rsidRDefault="00BB4475" w:rsidP="00BB4475">
      <w:pPr>
        <w:pStyle w:val="List2"/>
        <w:numPr>
          <w:ilvl w:val="1"/>
          <w:numId w:val="550"/>
        </w:numPr>
      </w:pPr>
      <w:r>
        <w:t>Remote and panel control lockout (desirable)</w:t>
      </w:r>
    </w:p>
    <w:p w:rsidR="00BB4475" w:rsidRDefault="00BB4475" w:rsidP="00BB4475">
      <w:pPr>
        <w:pStyle w:val="List2"/>
        <w:numPr>
          <w:ilvl w:val="1"/>
          <w:numId w:val="550"/>
        </w:numPr>
      </w:pPr>
      <w:r>
        <w:t>RS-232 daisy-chain capable</w:t>
      </w:r>
    </w:p>
    <w:p w:rsidR="00BB4475" w:rsidRDefault="00BB4475" w:rsidP="00BB4475">
      <w:pPr>
        <w:pStyle w:val="List2"/>
        <w:numPr>
          <w:ilvl w:val="1"/>
          <w:numId w:val="550"/>
        </w:numPr>
      </w:pPr>
      <w:r>
        <w:t xml:space="preserve">Screen saver/image sticking protection </w:t>
      </w:r>
      <w:r w:rsidRPr="00946073">
        <w:rPr>
          <w:highlight w:val="lightGray"/>
        </w:rPr>
        <w:t>(desirable)</w:t>
      </w:r>
    </w:p>
    <w:p w:rsidR="00BB4475" w:rsidRPr="00946073" w:rsidRDefault="00BB4475" w:rsidP="00BB4475">
      <w:pPr>
        <w:pStyle w:val="List2"/>
        <w:numPr>
          <w:ilvl w:val="1"/>
          <w:numId w:val="550"/>
        </w:numPr>
        <w:rPr>
          <w:highlight w:val="lightGray"/>
        </w:rPr>
      </w:pPr>
      <w:r w:rsidRPr="00946073">
        <w:rPr>
          <w:highlight w:val="lightGray"/>
        </w:rPr>
        <w:t>VGA and DVI inputs for connectivity and control</w:t>
      </w:r>
    </w:p>
    <w:p w:rsidR="00BB4475" w:rsidRPr="00946073" w:rsidRDefault="00BB4475" w:rsidP="00BB4475">
      <w:pPr>
        <w:pStyle w:val="List2"/>
        <w:numPr>
          <w:ilvl w:val="2"/>
          <w:numId w:val="550"/>
        </w:numPr>
        <w:rPr>
          <w:highlight w:val="lightGray"/>
        </w:rPr>
      </w:pPr>
      <w:r w:rsidRPr="00946073">
        <w:rPr>
          <w:highlight w:val="lightGray"/>
        </w:rPr>
        <w:t>VGA and DVI outputs (desirable)</w:t>
      </w:r>
    </w:p>
    <w:p w:rsidR="003A5825" w:rsidRPr="00CA2BFA" w:rsidRDefault="003A5825" w:rsidP="00BB4475">
      <w:pPr>
        <w:pStyle w:val="List2"/>
        <w:numPr>
          <w:ilvl w:val="1"/>
          <w:numId w:val="550"/>
        </w:numPr>
        <w:rPr>
          <w:highlight w:val="yellow"/>
        </w:rPr>
      </w:pPr>
      <w:r w:rsidRPr="00CA2BFA">
        <w:rPr>
          <w:highlight w:val="yellow"/>
        </w:rPr>
        <w:t xml:space="preserve">Stand-alone license for a signage software package that </w:t>
      </w:r>
      <w:r w:rsidR="0052202F" w:rsidRPr="00CA2BFA">
        <w:rPr>
          <w:highlight w:val="yellow"/>
        </w:rPr>
        <w:t xml:space="preserve">provides display management including </w:t>
      </w:r>
      <w:r w:rsidRPr="00CA2BFA">
        <w:rPr>
          <w:highlight w:val="yellow"/>
        </w:rPr>
        <w:t>scheduling and distribution of pre-scheduled information</w:t>
      </w:r>
    </w:p>
    <w:p w:rsidR="003A5825" w:rsidRDefault="003A5825" w:rsidP="003A5825">
      <w:pPr>
        <w:pStyle w:val="List2"/>
        <w:numPr>
          <w:ilvl w:val="0"/>
          <w:numId w:val="550"/>
        </w:numPr>
        <w:ind w:left="1080"/>
      </w:pPr>
      <w:r>
        <w:t>Document Kiosk</w:t>
      </w:r>
    </w:p>
    <w:p w:rsidR="003A5825" w:rsidRDefault="003A5825" w:rsidP="003A5825">
      <w:pPr>
        <w:pStyle w:val="List2"/>
        <w:numPr>
          <w:ilvl w:val="1"/>
          <w:numId w:val="550"/>
        </w:numPr>
      </w:pPr>
      <w:r>
        <w:t>19" LCD Monitor</w:t>
      </w:r>
    </w:p>
    <w:p w:rsidR="003A5825" w:rsidRDefault="003A5825" w:rsidP="003A5825">
      <w:pPr>
        <w:pStyle w:val="List2"/>
        <w:numPr>
          <w:ilvl w:val="1"/>
          <w:numId w:val="550"/>
        </w:numPr>
      </w:pPr>
      <w:r>
        <w:t>Full Metal sealed keyboard</w:t>
      </w:r>
    </w:p>
    <w:p w:rsidR="003A5825" w:rsidRPr="00305F77" w:rsidRDefault="003A5825" w:rsidP="003A5825">
      <w:pPr>
        <w:pStyle w:val="List2"/>
        <w:numPr>
          <w:ilvl w:val="1"/>
          <w:numId w:val="550"/>
        </w:numPr>
        <w:rPr>
          <w:highlight w:val="yellow"/>
        </w:rPr>
      </w:pPr>
      <w:r w:rsidRPr="00305F77">
        <w:rPr>
          <w:highlight w:val="yellow"/>
        </w:rPr>
        <w:t>Printer with Paper Tray.</w:t>
      </w:r>
    </w:p>
    <w:p w:rsidR="003A5825" w:rsidRDefault="003A5825" w:rsidP="003A5825">
      <w:pPr>
        <w:pStyle w:val="List2"/>
        <w:numPr>
          <w:ilvl w:val="1"/>
          <w:numId w:val="550"/>
        </w:numPr>
      </w:pPr>
      <w:r>
        <w:t>Computer: minimum of 1.6 GHz Dual Core Processor; 2 GB RAM; 64.0 Gig SS HD</w:t>
      </w:r>
    </w:p>
    <w:p w:rsidR="003A5825" w:rsidRDefault="003A5825" w:rsidP="003A5825">
      <w:pPr>
        <w:pStyle w:val="List2"/>
        <w:numPr>
          <w:ilvl w:val="1"/>
          <w:numId w:val="550"/>
        </w:numPr>
      </w:pPr>
      <w:r>
        <w:t>Surge protection for all electronics</w:t>
      </w:r>
    </w:p>
    <w:p w:rsidR="003A5825" w:rsidRDefault="003A5825" w:rsidP="003A5825">
      <w:pPr>
        <w:pStyle w:val="List2"/>
        <w:numPr>
          <w:ilvl w:val="1"/>
          <w:numId w:val="550"/>
        </w:numPr>
      </w:pPr>
      <w:r>
        <w:lastRenderedPageBreak/>
        <w:t>Kiosk Software/interface:</w:t>
      </w:r>
    </w:p>
    <w:p w:rsidR="003A5825" w:rsidRPr="00305F77" w:rsidRDefault="003A5825" w:rsidP="003A5825">
      <w:pPr>
        <w:pStyle w:val="List2"/>
        <w:numPr>
          <w:ilvl w:val="2"/>
          <w:numId w:val="550"/>
        </w:numPr>
        <w:rPr>
          <w:highlight w:val="yellow"/>
        </w:rPr>
      </w:pPr>
      <w:r w:rsidRPr="00305F77">
        <w:rPr>
          <w:highlight w:val="yellow"/>
        </w:rPr>
        <w:t>Touch Screen Keyboard</w:t>
      </w:r>
    </w:p>
    <w:p w:rsidR="003A5825" w:rsidRPr="00305F77" w:rsidRDefault="003A5825" w:rsidP="003A5825">
      <w:pPr>
        <w:pStyle w:val="List2"/>
        <w:numPr>
          <w:ilvl w:val="2"/>
          <w:numId w:val="550"/>
        </w:numPr>
        <w:rPr>
          <w:highlight w:val="yellow"/>
        </w:rPr>
      </w:pPr>
      <w:r w:rsidRPr="00305F77">
        <w:rPr>
          <w:highlight w:val="yellow"/>
        </w:rPr>
        <w:t>Basic Lock Down Software</w:t>
      </w:r>
    </w:p>
    <w:p w:rsidR="003A5825" w:rsidRPr="00305F77" w:rsidRDefault="003A5825" w:rsidP="003A5825">
      <w:pPr>
        <w:pStyle w:val="List2"/>
        <w:numPr>
          <w:ilvl w:val="2"/>
          <w:numId w:val="550"/>
        </w:numPr>
        <w:rPr>
          <w:highlight w:val="yellow"/>
        </w:rPr>
      </w:pPr>
      <w:r w:rsidRPr="00305F77">
        <w:rPr>
          <w:highlight w:val="yellow"/>
        </w:rPr>
        <w:t>Remote Access</w:t>
      </w:r>
      <w:r w:rsidR="002A1A04" w:rsidRPr="00305F77">
        <w:rPr>
          <w:highlight w:val="yellow"/>
        </w:rPr>
        <w:t xml:space="preserve"> Software</w:t>
      </w:r>
    </w:p>
    <w:p w:rsidR="003A5825" w:rsidRDefault="003A5825" w:rsidP="003A5825">
      <w:pPr>
        <w:pStyle w:val="List2"/>
        <w:numPr>
          <w:ilvl w:val="1"/>
          <w:numId w:val="550"/>
        </w:numPr>
      </w:pPr>
      <w:r>
        <w:t>Heavy duty Metal Enclosure</w:t>
      </w:r>
    </w:p>
    <w:p w:rsidR="003A5825" w:rsidRDefault="003A5825" w:rsidP="003A5825">
      <w:pPr>
        <w:pStyle w:val="List2"/>
        <w:numPr>
          <w:ilvl w:val="1"/>
          <w:numId w:val="550"/>
        </w:numPr>
      </w:pPr>
      <w:r>
        <w:t>2 External USB Ports</w:t>
      </w:r>
    </w:p>
    <w:p w:rsidR="003A5825" w:rsidRDefault="003A5825" w:rsidP="003A5825">
      <w:pPr>
        <w:pStyle w:val="List2"/>
        <w:numPr>
          <w:ilvl w:val="1"/>
          <w:numId w:val="550"/>
        </w:numPr>
      </w:pPr>
      <w:r>
        <w:t>Internal cooling system</w:t>
      </w:r>
    </w:p>
    <w:p w:rsidR="003A5825" w:rsidRDefault="003A5825" w:rsidP="003A5825"/>
    <w:p w:rsidR="00351A01" w:rsidRPr="006F6AAC" w:rsidRDefault="00351A01" w:rsidP="00351A01">
      <w:pPr>
        <w:pStyle w:val="Heading3"/>
      </w:pPr>
      <w:bookmarkStart w:id="958" w:name="_Toc364329409"/>
      <w:bookmarkStart w:id="959" w:name="_Toc370288373"/>
      <w:r w:rsidRPr="006F6AAC">
        <w:t>6.3.3 Virtual Environment Devices</w:t>
      </w:r>
      <w:bookmarkEnd w:id="957"/>
      <w:bookmarkEnd w:id="958"/>
      <w:bookmarkEnd w:id="959"/>
    </w:p>
    <w:p w:rsidR="00351A01" w:rsidRPr="00C32362" w:rsidRDefault="00351A01" w:rsidP="00351A01">
      <w:pPr>
        <w:pStyle w:val="BodyTextIndent"/>
        <w:rPr>
          <w:rFonts w:ascii="Times New Roman" w:hAnsi="Times New Roman"/>
        </w:rPr>
      </w:pPr>
      <w:r w:rsidRPr="00C32362">
        <w:rPr>
          <w:rFonts w:ascii="Times New Roman" w:hAnsi="Times New Roman"/>
        </w:rPr>
        <w:t>The following Virtual Environment Devices must be provided:</w:t>
      </w:r>
    </w:p>
    <w:p w:rsidR="00351A01" w:rsidRPr="00C32362" w:rsidRDefault="00351A01" w:rsidP="00351A01">
      <w:pPr>
        <w:pStyle w:val="List2"/>
        <w:numPr>
          <w:ilvl w:val="0"/>
          <w:numId w:val="115"/>
        </w:numPr>
      </w:pPr>
      <w:r w:rsidRPr="00C32362">
        <w:t>Tactile glove haptic device such as the CyberGlove Systems CyberGlove II with minimum specifications of:</w:t>
      </w:r>
    </w:p>
    <w:p w:rsidR="00351A01" w:rsidRPr="00C32362" w:rsidRDefault="00351A01" w:rsidP="00351A01">
      <w:pPr>
        <w:pStyle w:val="List3"/>
        <w:numPr>
          <w:ilvl w:val="0"/>
          <w:numId w:val="61"/>
        </w:numPr>
      </w:pPr>
      <w:r w:rsidRPr="00C32362">
        <w:t xml:space="preserve">Number of sensors: </w:t>
      </w:r>
      <w:r>
        <w:t>5</w:t>
      </w:r>
    </w:p>
    <w:p w:rsidR="00351A01" w:rsidRPr="00C32362" w:rsidRDefault="00351A01" w:rsidP="00351A01">
      <w:pPr>
        <w:pStyle w:val="List3"/>
        <w:numPr>
          <w:ilvl w:val="0"/>
          <w:numId w:val="61"/>
        </w:numPr>
      </w:pPr>
      <w:r w:rsidRPr="00C32362">
        <w:t xml:space="preserve">Sensor Resolution: &lt; 1 degree </w:t>
      </w:r>
    </w:p>
    <w:p w:rsidR="00351A01" w:rsidRPr="00C32362" w:rsidRDefault="00351A01" w:rsidP="00351A01">
      <w:pPr>
        <w:pStyle w:val="List3"/>
        <w:numPr>
          <w:ilvl w:val="0"/>
          <w:numId w:val="61"/>
        </w:numPr>
      </w:pPr>
      <w:r w:rsidRPr="00C32362">
        <w:t xml:space="preserve">Sensor Repeatability: 3 degrees  </w:t>
      </w:r>
    </w:p>
    <w:p w:rsidR="00351A01" w:rsidRPr="00C32362" w:rsidRDefault="00351A01" w:rsidP="00351A01">
      <w:pPr>
        <w:pStyle w:val="List3"/>
        <w:numPr>
          <w:ilvl w:val="0"/>
          <w:numId w:val="61"/>
        </w:numPr>
      </w:pPr>
      <w:r w:rsidRPr="00C32362">
        <w:t xml:space="preserve">Sensor Linearity: 0.6% maximum nonlinearity over full joint range </w:t>
      </w:r>
    </w:p>
    <w:p w:rsidR="00351A01" w:rsidRPr="00C32362" w:rsidRDefault="00351A01" w:rsidP="00351A01">
      <w:pPr>
        <w:pStyle w:val="List3"/>
        <w:numPr>
          <w:ilvl w:val="0"/>
          <w:numId w:val="61"/>
        </w:numPr>
      </w:pPr>
      <w:r w:rsidRPr="00C32362">
        <w:t>Sensor Data Rate: 90 records/sec (typical)</w:t>
      </w:r>
    </w:p>
    <w:p w:rsidR="00351A01" w:rsidRPr="00C32362" w:rsidRDefault="00351A01" w:rsidP="00351A01">
      <w:pPr>
        <w:pStyle w:val="List3"/>
        <w:numPr>
          <w:ilvl w:val="0"/>
          <w:numId w:val="61"/>
        </w:numPr>
      </w:pPr>
      <w:r w:rsidRPr="00C32362">
        <w:t>Wireless Technology: 2.4 GHz</w:t>
      </w:r>
    </w:p>
    <w:p w:rsidR="00351A01" w:rsidRPr="00C32362" w:rsidRDefault="00351A01" w:rsidP="00351A01">
      <w:pPr>
        <w:pStyle w:val="List3"/>
        <w:numPr>
          <w:ilvl w:val="0"/>
          <w:numId w:val="61"/>
        </w:numPr>
      </w:pPr>
      <w:r w:rsidRPr="00C32362">
        <w:t xml:space="preserve">Operating Range: </w:t>
      </w:r>
      <w:r>
        <w:t>30</w:t>
      </w:r>
      <w:r w:rsidRPr="00C32362">
        <w:t xml:space="preserve"> ft radius from USB port </w:t>
      </w:r>
    </w:p>
    <w:p w:rsidR="00351A01" w:rsidRPr="00C32362" w:rsidRDefault="00351A01" w:rsidP="00351A01">
      <w:pPr>
        <w:pStyle w:val="ListParagraph"/>
        <w:numPr>
          <w:ilvl w:val="0"/>
          <w:numId w:val="61"/>
        </w:numPr>
        <w:autoSpaceDE w:val="0"/>
        <w:autoSpaceDN w:val="0"/>
        <w:adjustRightInd w:val="0"/>
        <w:rPr>
          <w:b/>
          <w:bCs/>
          <w:color w:val="FFFFFF"/>
        </w:rPr>
      </w:pPr>
      <w:r w:rsidRPr="00C32362">
        <w:rPr>
          <w:b/>
          <w:bCs/>
          <w:color w:val="FFFFFF"/>
        </w:rPr>
        <w:t>CLARITY MATRIX LCD VIDEO WALL SYSTEM SPECIFICATIONS</w:t>
      </w:r>
    </w:p>
    <w:p w:rsidR="00351A01" w:rsidRPr="006F6AAC" w:rsidRDefault="00351A01" w:rsidP="00351A01">
      <w:pPr>
        <w:pStyle w:val="Heading2"/>
      </w:pPr>
      <w:bookmarkStart w:id="960" w:name="_Toc350086594"/>
      <w:bookmarkStart w:id="961" w:name="_Toc364329410"/>
      <w:bookmarkStart w:id="962" w:name="_Toc370288374"/>
      <w:r w:rsidRPr="006F6AAC">
        <w:t>6.4. Racks / Enclosures / Carts</w:t>
      </w:r>
      <w:bookmarkEnd w:id="960"/>
      <w:bookmarkEnd w:id="961"/>
      <w:bookmarkEnd w:id="962"/>
    </w:p>
    <w:p w:rsidR="00351A01" w:rsidRPr="00C32362" w:rsidRDefault="00351A01" w:rsidP="00351A01">
      <w:pPr>
        <w:pStyle w:val="BodyTextIndent"/>
        <w:rPr>
          <w:rFonts w:ascii="Times New Roman" w:hAnsi="Times New Roman"/>
        </w:rPr>
      </w:pPr>
      <w:r w:rsidRPr="00C32362">
        <w:rPr>
          <w:rFonts w:ascii="Times New Roman" w:hAnsi="Times New Roman"/>
        </w:rPr>
        <w:t>The following Racks and related products must be provided:</w:t>
      </w:r>
    </w:p>
    <w:p w:rsidR="00351A01" w:rsidRPr="00C32362" w:rsidRDefault="00351A01" w:rsidP="00351A01">
      <w:pPr>
        <w:pStyle w:val="List2"/>
        <w:numPr>
          <w:ilvl w:val="0"/>
          <w:numId w:val="150"/>
        </w:numPr>
      </w:pPr>
      <w:r w:rsidRPr="00C32362">
        <w:t>Medical Exam Station</w:t>
      </w:r>
    </w:p>
    <w:p w:rsidR="00351A01" w:rsidRPr="00C32362" w:rsidRDefault="00351A01" w:rsidP="00351A01">
      <w:pPr>
        <w:pStyle w:val="List2"/>
        <w:numPr>
          <w:ilvl w:val="1"/>
          <w:numId w:val="150"/>
        </w:numPr>
      </w:pPr>
      <w:r w:rsidRPr="00C32362">
        <w:t xml:space="preserve">Lightweight and Transportable Medical Exam Station </w:t>
      </w:r>
    </w:p>
    <w:p w:rsidR="00351A01" w:rsidRPr="00C32362" w:rsidRDefault="00351A01" w:rsidP="00351A01">
      <w:pPr>
        <w:pStyle w:val="List2"/>
        <w:numPr>
          <w:ilvl w:val="1"/>
          <w:numId w:val="150"/>
        </w:numPr>
      </w:pPr>
      <w:r w:rsidRPr="00C32362">
        <w:t>Wireless Tablet Computer Enterprise Router with Mobile3G, Ethernet Port and VPN</w:t>
      </w:r>
    </w:p>
    <w:p w:rsidR="00351A01" w:rsidRPr="00C32362" w:rsidRDefault="00351A01" w:rsidP="00351A01">
      <w:pPr>
        <w:pStyle w:val="List2"/>
        <w:numPr>
          <w:ilvl w:val="1"/>
          <w:numId w:val="150"/>
        </w:numPr>
      </w:pPr>
      <w:r w:rsidRPr="00C32362">
        <w:t>IP Stethoscope</w:t>
      </w:r>
    </w:p>
    <w:p w:rsidR="00351A01" w:rsidRPr="00C32362" w:rsidRDefault="00351A01" w:rsidP="00351A01">
      <w:pPr>
        <w:pStyle w:val="List2"/>
        <w:numPr>
          <w:ilvl w:val="1"/>
          <w:numId w:val="150"/>
        </w:numPr>
      </w:pPr>
      <w:r w:rsidRPr="00C32362">
        <w:t>USB Video Otoscope w/5 Specula</w:t>
      </w:r>
    </w:p>
    <w:p w:rsidR="00351A01" w:rsidRPr="00C32362" w:rsidRDefault="00351A01" w:rsidP="00351A01">
      <w:pPr>
        <w:pStyle w:val="List2"/>
        <w:numPr>
          <w:ilvl w:val="1"/>
          <w:numId w:val="150"/>
        </w:numPr>
      </w:pPr>
      <w:r w:rsidRPr="00C32362">
        <w:t>Rolling Travel Case with Extendable Handles</w:t>
      </w:r>
    </w:p>
    <w:p w:rsidR="00BB1F1B" w:rsidRDefault="0098406D" w:rsidP="00BB1F1B">
      <w:pPr>
        <w:pStyle w:val="List2"/>
        <w:numPr>
          <w:ilvl w:val="1"/>
          <w:numId w:val="150"/>
        </w:numPr>
      </w:pPr>
      <w:r w:rsidRPr="0098406D">
        <w:rPr>
          <w:shd w:val="clear" w:color="auto" w:fill="BFBFBF" w:themeFill="background1" w:themeFillShade="BF"/>
        </w:rPr>
        <w:t>V</w:t>
      </w:r>
      <w:r w:rsidR="00351A01" w:rsidRPr="0098406D">
        <w:rPr>
          <w:shd w:val="clear" w:color="auto" w:fill="BFBFBF" w:themeFill="background1" w:themeFillShade="BF"/>
        </w:rPr>
        <w:t>ideo examination</w:t>
      </w:r>
      <w:r w:rsidR="00351A01" w:rsidRPr="00C32362">
        <w:t xml:space="preserve"> </w:t>
      </w:r>
      <w:r w:rsidR="00351A01" w:rsidRPr="0098406D">
        <w:rPr>
          <w:shd w:val="clear" w:color="auto" w:fill="BFBFBF" w:themeFill="background1" w:themeFillShade="BF"/>
        </w:rPr>
        <w:t>camera</w:t>
      </w:r>
      <w:r w:rsidR="00BB1F1B" w:rsidRPr="00BB1F1B">
        <w:t xml:space="preserve"> </w:t>
      </w:r>
    </w:p>
    <w:p w:rsidR="00351A01" w:rsidRPr="00BB1F1B" w:rsidRDefault="00BB1F1B" w:rsidP="00BB1F1B">
      <w:pPr>
        <w:pStyle w:val="List2"/>
        <w:numPr>
          <w:ilvl w:val="2"/>
          <w:numId w:val="150"/>
        </w:numPr>
        <w:rPr>
          <w:highlight w:val="yellow"/>
        </w:rPr>
      </w:pPr>
      <w:r w:rsidRPr="00575920">
        <w:rPr>
          <w:highlight w:val="yellow"/>
        </w:rPr>
        <w:t>HD video examination camera (desirable)</w:t>
      </w:r>
    </w:p>
    <w:p w:rsidR="00351A01" w:rsidRPr="00C32362" w:rsidRDefault="00351A01" w:rsidP="00351A01">
      <w:pPr>
        <w:pStyle w:val="List2"/>
        <w:numPr>
          <w:ilvl w:val="0"/>
          <w:numId w:val="150"/>
        </w:numPr>
      </w:pPr>
      <w:r w:rsidRPr="00C32362">
        <w:t>Medical grade computer carts:</w:t>
      </w:r>
    </w:p>
    <w:p w:rsidR="00351A01" w:rsidRPr="00C32362" w:rsidRDefault="00351A01" w:rsidP="00351A01">
      <w:pPr>
        <w:pStyle w:val="ListParagraph"/>
        <w:numPr>
          <w:ilvl w:val="0"/>
          <w:numId w:val="151"/>
        </w:numPr>
      </w:pPr>
      <w:r w:rsidRPr="00C32362">
        <w:t xml:space="preserve">Antimicrobial Contact Surfaces </w:t>
      </w:r>
    </w:p>
    <w:p w:rsidR="00351A01" w:rsidRPr="00C32362" w:rsidRDefault="00351A01" w:rsidP="00351A01">
      <w:pPr>
        <w:pStyle w:val="ListParagraph"/>
        <w:numPr>
          <w:ilvl w:val="0"/>
          <w:numId w:val="151"/>
        </w:numPr>
      </w:pPr>
      <w:r w:rsidRPr="00C32362">
        <w:t xml:space="preserve">Smart Control Panel </w:t>
      </w:r>
    </w:p>
    <w:p w:rsidR="00351A01" w:rsidRPr="00C32362" w:rsidRDefault="00351A01" w:rsidP="00351A01">
      <w:pPr>
        <w:pStyle w:val="ListParagraph"/>
        <w:numPr>
          <w:ilvl w:val="0"/>
          <w:numId w:val="151"/>
        </w:numPr>
      </w:pPr>
      <w:r w:rsidRPr="00C32362">
        <w:t xml:space="preserve">Work Light with Auto Shut-off </w:t>
      </w:r>
    </w:p>
    <w:p w:rsidR="00351A01" w:rsidRPr="00C32362" w:rsidRDefault="00351A01" w:rsidP="00351A01">
      <w:pPr>
        <w:pStyle w:val="ListParagraph"/>
        <w:numPr>
          <w:ilvl w:val="0"/>
          <w:numId w:val="151"/>
        </w:numPr>
      </w:pPr>
      <w:r w:rsidRPr="00C32362">
        <w:t>Negative-tilt Keyboard System</w:t>
      </w:r>
    </w:p>
    <w:p w:rsidR="00351A01" w:rsidRPr="00C32362" w:rsidRDefault="00351A01" w:rsidP="00351A01">
      <w:pPr>
        <w:pStyle w:val="ListParagraph"/>
        <w:numPr>
          <w:ilvl w:val="0"/>
          <w:numId w:val="151"/>
        </w:numPr>
      </w:pPr>
      <w:r w:rsidRPr="00C32362">
        <w:t>Mousing Surface: Left/Right Mouse Tray</w:t>
      </w:r>
    </w:p>
    <w:p w:rsidR="00351A01" w:rsidRPr="00C32362" w:rsidRDefault="00351A01" w:rsidP="00351A01">
      <w:pPr>
        <w:pStyle w:val="ListParagraph"/>
        <w:numPr>
          <w:ilvl w:val="0"/>
          <w:numId w:val="151"/>
        </w:numPr>
      </w:pPr>
      <w:r w:rsidRPr="00C32362">
        <w:t>Ergonomic Grip Front Handle</w:t>
      </w:r>
    </w:p>
    <w:p w:rsidR="00351A01" w:rsidRPr="00C32362" w:rsidRDefault="00351A01" w:rsidP="00351A01">
      <w:pPr>
        <w:pStyle w:val="ListParagraph"/>
        <w:numPr>
          <w:ilvl w:val="0"/>
          <w:numId w:val="151"/>
        </w:numPr>
      </w:pPr>
      <w:r w:rsidRPr="00C32362">
        <w:t>Ergonomic Grip Height Adjustment Lever</w:t>
      </w:r>
    </w:p>
    <w:p w:rsidR="00351A01" w:rsidRPr="00C32362" w:rsidRDefault="00351A01" w:rsidP="00351A01">
      <w:pPr>
        <w:pStyle w:val="ListParagraph"/>
        <w:numPr>
          <w:ilvl w:val="0"/>
          <w:numId w:val="151"/>
        </w:numPr>
      </w:pPr>
      <w:r w:rsidRPr="00C32362">
        <w:t>3 port USB Hub</w:t>
      </w:r>
    </w:p>
    <w:p w:rsidR="00351A01" w:rsidRPr="00C32362" w:rsidRDefault="00351A01" w:rsidP="00351A01">
      <w:pPr>
        <w:pStyle w:val="ListParagraph"/>
        <w:numPr>
          <w:ilvl w:val="0"/>
          <w:numId w:val="151"/>
        </w:numPr>
      </w:pPr>
      <w:r w:rsidRPr="00C32362">
        <w:t>Internal Cable Management</w:t>
      </w:r>
    </w:p>
    <w:p w:rsidR="00351A01" w:rsidRPr="00C32362" w:rsidRDefault="00351A01" w:rsidP="00351A01">
      <w:pPr>
        <w:pStyle w:val="ListParagraph"/>
        <w:numPr>
          <w:ilvl w:val="0"/>
          <w:numId w:val="151"/>
        </w:numPr>
      </w:pPr>
      <w:r w:rsidRPr="00C32362">
        <w:t>Ethernet Ready</w:t>
      </w:r>
    </w:p>
    <w:p w:rsidR="00351A01" w:rsidRPr="00C32362" w:rsidRDefault="00351A01" w:rsidP="00351A01">
      <w:pPr>
        <w:pStyle w:val="ListParagraph"/>
        <w:numPr>
          <w:ilvl w:val="0"/>
          <w:numId w:val="151"/>
        </w:numPr>
      </w:pPr>
      <w:r w:rsidRPr="00C32362">
        <w:t>4 durable precision casters (2 locking)</w:t>
      </w:r>
    </w:p>
    <w:p w:rsidR="00351A01" w:rsidRPr="00C32362" w:rsidRDefault="00351A01" w:rsidP="00351A01">
      <w:pPr>
        <w:pStyle w:val="ListParagraph"/>
        <w:numPr>
          <w:ilvl w:val="0"/>
          <w:numId w:val="151"/>
        </w:numPr>
      </w:pPr>
      <w:r w:rsidRPr="00C32362">
        <w:t>Hospital Grade Spiral Power Cord</w:t>
      </w:r>
    </w:p>
    <w:p w:rsidR="00351A01" w:rsidRPr="00C32362" w:rsidRDefault="00351A01" w:rsidP="00351A01">
      <w:pPr>
        <w:pStyle w:val="ListParagraph"/>
        <w:numPr>
          <w:ilvl w:val="0"/>
          <w:numId w:val="151"/>
        </w:numPr>
      </w:pPr>
      <w:r w:rsidRPr="00C32362">
        <w:t>Keyed Lock Security</w:t>
      </w:r>
    </w:p>
    <w:p w:rsidR="00351A01" w:rsidRPr="00C32362" w:rsidRDefault="00351A01" w:rsidP="00351A01">
      <w:pPr>
        <w:pStyle w:val="ListParagraph"/>
        <w:numPr>
          <w:ilvl w:val="0"/>
          <w:numId w:val="151"/>
        </w:numPr>
      </w:pPr>
      <w:r w:rsidRPr="00C32362">
        <w:t xml:space="preserve">Software </w:t>
      </w:r>
    </w:p>
    <w:p w:rsidR="00351A01" w:rsidRPr="00C32362" w:rsidRDefault="00351A01" w:rsidP="00351A01">
      <w:pPr>
        <w:pStyle w:val="ListParagraph"/>
        <w:numPr>
          <w:ilvl w:val="1"/>
          <w:numId w:val="151"/>
        </w:numPr>
      </w:pPr>
      <w:r w:rsidRPr="00C32362">
        <w:t xml:space="preserve">Battery Alert </w:t>
      </w:r>
    </w:p>
    <w:p w:rsidR="00351A01" w:rsidRPr="00C32362" w:rsidRDefault="00351A01" w:rsidP="00351A01">
      <w:pPr>
        <w:pStyle w:val="ListParagraph"/>
        <w:numPr>
          <w:ilvl w:val="1"/>
          <w:numId w:val="151"/>
        </w:numPr>
      </w:pPr>
      <w:r w:rsidRPr="00C32362">
        <w:t xml:space="preserve">Remote PC Reboot Button </w:t>
      </w:r>
    </w:p>
    <w:p w:rsidR="00351A01" w:rsidRPr="00C32362" w:rsidRDefault="00351A01" w:rsidP="00351A01">
      <w:pPr>
        <w:pStyle w:val="ListParagraph"/>
        <w:numPr>
          <w:ilvl w:val="0"/>
          <w:numId w:val="151"/>
        </w:numPr>
      </w:pPr>
      <w:r w:rsidRPr="00C32362">
        <w:t>LCD Height Adjustment: simple landscape to portrait adjustment</w:t>
      </w:r>
    </w:p>
    <w:p w:rsidR="00351A01" w:rsidRPr="00C32362" w:rsidRDefault="00351A01" w:rsidP="00351A01">
      <w:pPr>
        <w:pStyle w:val="ListParagraph"/>
        <w:numPr>
          <w:ilvl w:val="0"/>
          <w:numId w:val="151"/>
        </w:numPr>
      </w:pPr>
      <w:r w:rsidRPr="00C32362">
        <w:t>Integrated Power Conditioning System</w:t>
      </w:r>
    </w:p>
    <w:p w:rsidR="00351A01" w:rsidRPr="00C32362" w:rsidRDefault="00351A01" w:rsidP="00351A01">
      <w:pPr>
        <w:pStyle w:val="List2"/>
        <w:numPr>
          <w:ilvl w:val="0"/>
          <w:numId w:val="150"/>
        </w:numPr>
      </w:pPr>
      <w:r w:rsidRPr="00C32362">
        <w:t>Cable trays and related items:</w:t>
      </w:r>
    </w:p>
    <w:p w:rsidR="00351A01" w:rsidRPr="00C32362" w:rsidRDefault="00351A01" w:rsidP="00351A01">
      <w:pPr>
        <w:pStyle w:val="List3"/>
        <w:numPr>
          <w:ilvl w:val="0"/>
          <w:numId w:val="152"/>
        </w:numPr>
      </w:pPr>
      <w:r w:rsidRPr="00C32362">
        <w:rPr>
          <w:bCs/>
        </w:rPr>
        <w:t>Cable Tray straight sections</w:t>
      </w:r>
      <w:r w:rsidRPr="00C32362">
        <w:t xml:space="preserve"> </w:t>
      </w:r>
    </w:p>
    <w:p w:rsidR="00351A01" w:rsidRPr="00C32362" w:rsidRDefault="00351A01" w:rsidP="00351A01">
      <w:pPr>
        <w:pStyle w:val="List3"/>
        <w:numPr>
          <w:ilvl w:val="1"/>
          <w:numId w:val="152"/>
        </w:numPr>
      </w:pPr>
      <w:r w:rsidRPr="00C32362">
        <w:t>grid pattern of 2 inches x 2 inches</w:t>
      </w:r>
    </w:p>
    <w:p w:rsidR="00351A01" w:rsidRPr="00C32362" w:rsidRDefault="00351A01" w:rsidP="00351A01">
      <w:pPr>
        <w:pStyle w:val="List3"/>
        <w:numPr>
          <w:ilvl w:val="1"/>
          <w:numId w:val="152"/>
        </w:numPr>
      </w:pPr>
      <w:r w:rsidRPr="00C32362">
        <w:lastRenderedPageBreak/>
        <w:t>width/length/height = 4 inches X 2 feet X 2inches</w:t>
      </w:r>
    </w:p>
    <w:p w:rsidR="00351A01" w:rsidRPr="00C32362" w:rsidRDefault="00351A01" w:rsidP="00351A01">
      <w:pPr>
        <w:pStyle w:val="List3"/>
        <w:numPr>
          <w:ilvl w:val="0"/>
          <w:numId w:val="152"/>
        </w:numPr>
      </w:pPr>
      <w:r w:rsidRPr="00C32362">
        <w:t>Hardware for installation</w:t>
      </w:r>
    </w:p>
    <w:p w:rsidR="00351A01" w:rsidRPr="00C32362" w:rsidRDefault="00351A01" w:rsidP="00351A01">
      <w:pPr>
        <w:pStyle w:val="List3"/>
        <w:numPr>
          <w:ilvl w:val="1"/>
          <w:numId w:val="152"/>
        </w:numPr>
      </w:pPr>
      <w:r w:rsidRPr="00C32362">
        <w:t>Ratchet</w:t>
      </w:r>
    </w:p>
    <w:p w:rsidR="00351A01" w:rsidRPr="00C32362" w:rsidRDefault="00351A01" w:rsidP="00351A01">
      <w:pPr>
        <w:pStyle w:val="List3"/>
        <w:numPr>
          <w:ilvl w:val="1"/>
          <w:numId w:val="152"/>
        </w:numPr>
      </w:pPr>
      <w:r w:rsidRPr="00C32362">
        <w:t>Cable Tray Cutter</w:t>
      </w:r>
    </w:p>
    <w:p w:rsidR="00351A01" w:rsidRPr="00C32362" w:rsidRDefault="00351A01" w:rsidP="00351A01">
      <w:pPr>
        <w:pStyle w:val="List2"/>
        <w:numPr>
          <w:ilvl w:val="0"/>
          <w:numId w:val="150"/>
        </w:numPr>
      </w:pPr>
      <w:r w:rsidRPr="00C32362">
        <w:t>Computer Rack Enclosure:</w:t>
      </w:r>
    </w:p>
    <w:p w:rsidR="00351A01" w:rsidRPr="00C32362" w:rsidRDefault="00351A01" w:rsidP="00351A01">
      <w:pPr>
        <w:pStyle w:val="List3"/>
        <w:numPr>
          <w:ilvl w:val="0"/>
          <w:numId w:val="153"/>
        </w:numPr>
      </w:pPr>
      <w:r w:rsidRPr="00C32362">
        <w:t xml:space="preserve">Enclosure frame with two pair of coated, universal M6 mounting </w:t>
      </w:r>
      <w:r w:rsidRPr="00C32362">
        <w:br/>
        <w:t xml:space="preserve">rails and package of M6 hardware </w:t>
      </w:r>
    </w:p>
    <w:p w:rsidR="00351A01" w:rsidRPr="004A570A" w:rsidRDefault="00351A01" w:rsidP="00351A01">
      <w:pPr>
        <w:pStyle w:val="List3"/>
        <w:numPr>
          <w:ilvl w:val="0"/>
          <w:numId w:val="153"/>
        </w:numPr>
        <w:rPr>
          <w:highlight w:val="yellow"/>
        </w:rPr>
      </w:pPr>
      <w:r w:rsidRPr="004A570A">
        <w:rPr>
          <w:highlight w:val="yellow"/>
        </w:rPr>
        <w:t>Top Panel fan</w:t>
      </w:r>
      <w:r w:rsidR="008B1CD1" w:rsidRPr="004A570A">
        <w:rPr>
          <w:highlight w:val="yellow"/>
        </w:rPr>
        <w:t>(s)</w:t>
      </w:r>
    </w:p>
    <w:p w:rsidR="00351A01" w:rsidRPr="00C32362" w:rsidRDefault="00351A01" w:rsidP="00351A01">
      <w:pPr>
        <w:pStyle w:val="List3"/>
        <w:numPr>
          <w:ilvl w:val="0"/>
          <w:numId w:val="153"/>
        </w:numPr>
      </w:pPr>
      <w:r w:rsidRPr="00C32362">
        <w:t>Front Door with locking handle</w:t>
      </w:r>
    </w:p>
    <w:p w:rsidR="00351A01" w:rsidRPr="00C32362" w:rsidRDefault="00351A01" w:rsidP="00351A01">
      <w:pPr>
        <w:pStyle w:val="List3"/>
        <w:numPr>
          <w:ilvl w:val="0"/>
          <w:numId w:val="153"/>
        </w:numPr>
      </w:pPr>
      <w:r w:rsidRPr="00C32362">
        <w:t>Rear Contour Mesh Door with locking handle</w:t>
      </w:r>
    </w:p>
    <w:p w:rsidR="00351A01" w:rsidRDefault="00351A01" w:rsidP="00351A01">
      <w:pPr>
        <w:pStyle w:val="List3"/>
        <w:numPr>
          <w:ilvl w:val="0"/>
          <w:numId w:val="153"/>
        </w:numPr>
      </w:pPr>
      <w:r w:rsidRPr="00C32362">
        <w:t xml:space="preserve">Pair of solid side panels </w:t>
      </w:r>
    </w:p>
    <w:p w:rsidR="00351A01" w:rsidRPr="00C32362" w:rsidRDefault="00351A01" w:rsidP="00351A01">
      <w:pPr>
        <w:pStyle w:val="List3"/>
        <w:numPr>
          <w:ilvl w:val="0"/>
          <w:numId w:val="153"/>
        </w:numPr>
      </w:pPr>
      <w:r>
        <w:t xml:space="preserve">Minimum size of </w:t>
      </w:r>
      <w:r w:rsidRPr="00762766">
        <w:rPr>
          <w:color w:val="000000"/>
        </w:rPr>
        <w:t>84"H x 24"W x 48"D</w:t>
      </w:r>
    </w:p>
    <w:p w:rsidR="00351A01" w:rsidRPr="00C32362" w:rsidRDefault="00351A01" w:rsidP="00351A01">
      <w:pPr>
        <w:pStyle w:val="List3"/>
      </w:pPr>
    </w:p>
    <w:p w:rsidR="00351A01" w:rsidRPr="006F6AAC" w:rsidRDefault="00351A01" w:rsidP="00351A01">
      <w:pPr>
        <w:pStyle w:val="Heading2"/>
      </w:pPr>
      <w:bookmarkStart w:id="963" w:name="_Toc350086595"/>
      <w:bookmarkStart w:id="964" w:name="_Toc364329411"/>
      <w:bookmarkStart w:id="965" w:name="_Toc370288375"/>
      <w:r w:rsidRPr="006F6AAC">
        <w:t>6.5. Additional Technology</w:t>
      </w:r>
      <w:bookmarkEnd w:id="963"/>
      <w:bookmarkEnd w:id="964"/>
      <w:bookmarkEnd w:id="965"/>
    </w:p>
    <w:p w:rsidR="00351A01" w:rsidRPr="00C32362" w:rsidRDefault="00351A01" w:rsidP="00351A01">
      <w:pPr>
        <w:pStyle w:val="BodyTextIndent"/>
        <w:rPr>
          <w:rFonts w:ascii="Times New Roman" w:hAnsi="Times New Roman"/>
        </w:rPr>
      </w:pPr>
      <w:r w:rsidRPr="00C32362">
        <w:rPr>
          <w:rFonts w:ascii="Times New Roman" w:hAnsi="Times New Roman"/>
        </w:rPr>
        <w:t>Devices running client-oriented OSs to allow running of security, network, image and display related tools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Basic storage equipment in support of security, network, image and display related tools (additional technology) </w:t>
      </w:r>
    </w:p>
    <w:p w:rsidR="00351A01" w:rsidRPr="00C32362" w:rsidRDefault="00351A01" w:rsidP="00351A01">
      <w:pPr>
        <w:pStyle w:val="BodyTextIndent"/>
        <w:rPr>
          <w:rFonts w:ascii="Times New Roman" w:hAnsi="Times New Roman"/>
        </w:rPr>
      </w:pPr>
      <w:r w:rsidRPr="00C32362">
        <w:rPr>
          <w:rFonts w:ascii="Times New Roman" w:hAnsi="Times New Roman"/>
        </w:rPr>
        <w:t>Supporting technology such as printers, scanners, etc. in support of security, network, image and display related tools (additional technology)</w:t>
      </w:r>
    </w:p>
    <w:p w:rsidR="00351A01" w:rsidRPr="00C32362" w:rsidRDefault="00351A01" w:rsidP="00351A01">
      <w:pPr>
        <w:pStyle w:val="BodyTextIndent"/>
        <w:rPr>
          <w:rFonts w:ascii="Times New Roman" w:hAnsi="Times New Roman"/>
        </w:rPr>
      </w:pPr>
      <w:r w:rsidRPr="00C32362">
        <w:rPr>
          <w:rFonts w:ascii="Times New Roman" w:hAnsi="Times New Roman"/>
        </w:rPr>
        <w:t xml:space="preserve">Security certification and accreditation services (additional technology) </w:t>
      </w:r>
    </w:p>
    <w:p w:rsidR="00351A01" w:rsidRPr="006F6AAC" w:rsidRDefault="00351A01" w:rsidP="00351A01">
      <w:pPr>
        <w:pStyle w:val="Heading2"/>
      </w:pPr>
      <w:bookmarkStart w:id="966" w:name="_Toc350086596"/>
      <w:bookmarkStart w:id="967" w:name="_Toc364329412"/>
      <w:bookmarkStart w:id="968" w:name="_Toc370288376"/>
      <w:r w:rsidRPr="006F6AAC">
        <w:t>6.6. Specialists</w:t>
      </w:r>
      <w:bookmarkEnd w:id="966"/>
      <w:bookmarkEnd w:id="967"/>
      <w:bookmarkEnd w:id="968"/>
    </w:p>
    <w:p w:rsidR="00351A01" w:rsidRPr="00C32362" w:rsidRDefault="00351A01" w:rsidP="00351A01">
      <w:pPr>
        <w:pStyle w:val="BodyTextIndent"/>
        <w:rPr>
          <w:rFonts w:ascii="Times New Roman" w:hAnsi="Times New Roman"/>
        </w:rPr>
      </w:pPr>
      <w:r w:rsidRPr="00C32362">
        <w:rPr>
          <w:rFonts w:ascii="Times New Roman" w:hAnsi="Times New Roman"/>
        </w:rPr>
        <w:t xml:space="preserve">To assist in product recommendations, installation, and support of computer systems products the following specialists shall be </w:t>
      </w:r>
      <w:r>
        <w:rPr>
          <w:rFonts w:ascii="Times New Roman" w:hAnsi="Times New Roman"/>
        </w:rPr>
        <w:t>supported</w:t>
      </w:r>
      <w:r w:rsidRPr="00C32362">
        <w:rPr>
          <w:rFonts w:ascii="Times New Roman" w:hAnsi="Times New Roman"/>
        </w:rPr>
        <w:t>:</w:t>
      </w:r>
    </w:p>
    <w:p w:rsidR="00351A01" w:rsidRPr="00C32362" w:rsidRDefault="00351A01" w:rsidP="00351A01">
      <w:pPr>
        <w:pStyle w:val="List2"/>
        <w:numPr>
          <w:ilvl w:val="0"/>
          <w:numId w:val="51"/>
        </w:numPr>
        <w:rPr>
          <w:b/>
        </w:rPr>
      </w:pPr>
      <w:r w:rsidRPr="00C32362">
        <w:t xml:space="preserve">Information Assurance Network Specialist </w:t>
      </w:r>
      <w:r w:rsidRPr="00C32362">
        <w:rPr>
          <w:b/>
        </w:rPr>
        <w:t xml:space="preserve"> </w:t>
      </w:r>
    </w:p>
    <w:p w:rsidR="00351A01" w:rsidRPr="00C32362" w:rsidRDefault="00351A01" w:rsidP="00351A01">
      <w:pPr>
        <w:pStyle w:val="List3"/>
        <w:numPr>
          <w:ilvl w:val="0"/>
          <w:numId w:val="52"/>
        </w:numPr>
      </w:pPr>
      <w:r w:rsidRPr="00C32362">
        <w:t xml:space="preserve">Analyzes general information assurance-related technical problems and provides basic engineering and technical support in solving these problems.   Supports the integration of information assurance solutions and technologies into networks with particular attention to protocols, interfaces, and system design.   Analyzes and defines security requirements for local and wide area networks.  Designs, develops, engineers, and implements solutions that meet network security requirements.  Responsible for integration and implementation of the network security solution.  Performs vulnerability/risk analyses of computer systems and applications during all phases of the system development life cycle.  Configures test beds and conducts testing, records and analyzes results, and provides recommendations for improvements for the products/systems under test.  Analyzes and defines security requirement for computer systems which may include mainframes, workstations, and personal computers.  Designs, develops, engineers, and implements solutions that meet security requirements.  Responsible for integration and implementation of the computer system security solution.  Gathers and organizes technical information about an organization’s mission goals and needs, existing security products, and ongoing programs in computer security.  Performs risk analyses of computer systems and applications during all phases of the system development life cycle.  Applies principles, methods, and knowledge of security to specific areas task order requirements.  Test developed systems at each point of entry for ease of unregulated entry; systems resources denial; system information corruption; unlawful use of system resources; vulnerability to electronic disruption. </w:t>
      </w:r>
    </w:p>
    <w:p w:rsidR="00351A01" w:rsidRPr="003A5825" w:rsidRDefault="00351A01" w:rsidP="00351A01">
      <w:pPr>
        <w:pStyle w:val="List3"/>
        <w:numPr>
          <w:ilvl w:val="0"/>
          <w:numId w:val="52"/>
        </w:numPr>
        <w:rPr>
          <w:rFonts w:eastAsia="MS Mincho"/>
        </w:rPr>
      </w:pPr>
      <w:r w:rsidRPr="00C32362">
        <w:t>Experience Requirements: This position requires a minimum of seven years of substantial experience in system security analysis and implementation; design assurance or testing for information assurance products and systems; integration or testing for information assurance products and systems.  Experience in heterogeneous computer networking technology and work in protocol and/or interface standards specification is recommended.</w:t>
      </w:r>
    </w:p>
    <w:p w:rsidR="003A5825" w:rsidRPr="00C32362" w:rsidRDefault="003A5825" w:rsidP="003A5825">
      <w:pPr>
        <w:pStyle w:val="List3"/>
        <w:ind w:left="1440" w:firstLine="0"/>
        <w:rPr>
          <w:rFonts w:eastAsia="MS Mincho"/>
        </w:rPr>
      </w:pPr>
    </w:p>
    <w:p w:rsidR="00351A01" w:rsidRPr="00C32362" w:rsidRDefault="00351A01" w:rsidP="00351A01">
      <w:pPr>
        <w:pStyle w:val="List2"/>
        <w:numPr>
          <w:ilvl w:val="0"/>
          <w:numId w:val="51"/>
        </w:numPr>
      </w:pPr>
      <w:r w:rsidRPr="00C32362">
        <w:t xml:space="preserve">Network Engineer   </w:t>
      </w:r>
    </w:p>
    <w:p w:rsidR="00351A01" w:rsidRPr="00C32362" w:rsidRDefault="00351A01" w:rsidP="003A5825">
      <w:pPr>
        <w:pStyle w:val="List3"/>
        <w:numPr>
          <w:ilvl w:val="1"/>
          <w:numId w:val="51"/>
        </w:numPr>
      </w:pPr>
      <w:r w:rsidRPr="00C32362">
        <w:lastRenderedPageBreak/>
        <w:t xml:space="preserve">Tests and analyzes all elements of the network facilities including power, software, communications devices, lines, modems and terminals and for the overall integration of the enterprise network.  Responsible for the planning, design, installation, maintenance, management and coordination of the network.  Monitors and controls the performance and status of the network resources.  Utilizes software and hardware tools, identifies and diagnoses complex problems and factors affecting network performance.  Maintains technical currency and studies vendor products to determine those which best meet client needs.  Provides guidance and direction for less experienced network support technicians </w:t>
      </w:r>
    </w:p>
    <w:p w:rsidR="00351A01" w:rsidRPr="00C32362" w:rsidRDefault="00351A01" w:rsidP="003A5825">
      <w:pPr>
        <w:pStyle w:val="List3"/>
        <w:numPr>
          <w:ilvl w:val="1"/>
          <w:numId w:val="51"/>
        </w:numPr>
        <w:rPr>
          <w:rFonts w:eastAsia="MS Mincho"/>
        </w:rPr>
      </w:pPr>
      <w:r w:rsidRPr="00C32362">
        <w:t>Experience Requirements: Seven years of increasingly complex and progressive experience in computer system/network engineering.  Includes two years of specialized experience related to the task.</w:t>
      </w:r>
    </w:p>
    <w:p w:rsidR="00351A01" w:rsidRPr="00C32362" w:rsidRDefault="00351A01" w:rsidP="00351A01">
      <w:pPr>
        <w:rPr>
          <w:rFonts w:eastAsia="MS Mincho"/>
          <w:b/>
        </w:rPr>
      </w:pPr>
    </w:p>
    <w:p w:rsidR="00351A01" w:rsidRPr="00C32362" w:rsidRDefault="00351A01" w:rsidP="00351A01">
      <w:pPr>
        <w:rPr>
          <w:rFonts w:eastAsia="MS Mincho"/>
          <w:b/>
        </w:rPr>
      </w:pPr>
      <w:r w:rsidRPr="00C32362">
        <w:rPr>
          <w:rFonts w:eastAsia="MS Mincho"/>
        </w:rPr>
        <w:br w:type="page"/>
      </w:r>
    </w:p>
    <w:p w:rsidR="00351A01" w:rsidRPr="00D9231D" w:rsidRDefault="00351A01" w:rsidP="00351A01">
      <w:pPr>
        <w:pStyle w:val="Heading1"/>
        <w:rPr>
          <w:rFonts w:eastAsia="MS Mincho"/>
        </w:rPr>
      </w:pPr>
      <w:bookmarkStart w:id="969" w:name="_Toc350086597"/>
      <w:bookmarkStart w:id="970" w:name="_Toc364329413"/>
      <w:bookmarkStart w:id="971" w:name="_Toc370288377"/>
      <w:r w:rsidRPr="00D9231D">
        <w:rPr>
          <w:rFonts w:eastAsia="MS Mincho"/>
        </w:rPr>
        <w:lastRenderedPageBreak/>
        <w:t>7. References</w:t>
      </w:r>
      <w:bookmarkEnd w:id="969"/>
      <w:bookmarkEnd w:id="970"/>
      <w:bookmarkEnd w:id="971"/>
    </w:p>
    <w:p w:rsidR="00351A01" w:rsidRPr="00C32362" w:rsidRDefault="00351A01" w:rsidP="00351A01">
      <w:pPr>
        <w:pStyle w:val="PlainText"/>
        <w:rPr>
          <w:rFonts w:ascii="Times New Roman" w:eastAsia="MS Mincho" w:hAnsi="Times New Roman"/>
        </w:rPr>
      </w:pPr>
      <w:r w:rsidRPr="00C32362">
        <w:rPr>
          <w:rFonts w:ascii="Times New Roman" w:hAnsi="Times New Roman"/>
          <w:iCs/>
        </w:rPr>
        <w:t xml:space="preserve">ANSI INCITS 362-2002 </w:t>
      </w:r>
      <w:r w:rsidRPr="00C32362">
        <w:rPr>
          <w:rFonts w:ascii="Times New Roman" w:hAnsi="Times New Roman"/>
        </w:rPr>
        <w:t xml:space="preserve">SCSI Parallel Interface-4 (SPI-4) </w:t>
      </w:r>
      <w:r w:rsidRPr="00C32362">
        <w:rPr>
          <w:rFonts w:ascii="Times New Roman" w:eastAsia="MS Mincho" w:hAnsi="Times New Roman"/>
        </w:rPr>
        <w:t xml:space="preserve">  </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ANSI X3.64-1979/R1990   Keyboard encoding standard</w:t>
      </w:r>
    </w:p>
    <w:p w:rsidR="00351A01" w:rsidRPr="00C32362" w:rsidRDefault="00351A01" w:rsidP="00351A01">
      <w:pPr>
        <w:pStyle w:val="PlainText"/>
        <w:rPr>
          <w:rFonts w:ascii="Times New Roman" w:hAnsi="Times New Roman"/>
        </w:rPr>
      </w:pPr>
      <w:r w:rsidRPr="00C32362">
        <w:rPr>
          <w:rFonts w:ascii="Times New Roman" w:hAnsi="Times New Roman"/>
        </w:rPr>
        <w:t>ANSI T1.606            Frame Relay Protocols with LMI Extensions</w:t>
      </w:r>
    </w:p>
    <w:p w:rsidR="00351A01" w:rsidRPr="006F1E94" w:rsidRDefault="00351A01" w:rsidP="00351A01">
      <w:pPr>
        <w:pStyle w:val="PlainText"/>
        <w:rPr>
          <w:rFonts w:ascii="Times New Roman" w:hAnsi="Times New Roman"/>
          <w:lang w:val="de-DE"/>
        </w:rPr>
      </w:pPr>
      <w:r w:rsidRPr="006F1E94">
        <w:rPr>
          <w:rFonts w:ascii="Times New Roman" w:hAnsi="Times New Roman"/>
          <w:lang w:val="de-DE"/>
        </w:rPr>
        <w:t>ANSI T1.601-1992   ISDN U Interface</w:t>
      </w:r>
    </w:p>
    <w:p w:rsidR="00351A01" w:rsidRPr="006F1E94" w:rsidRDefault="00351A01" w:rsidP="00351A01">
      <w:pPr>
        <w:pStyle w:val="PlainText"/>
        <w:rPr>
          <w:rFonts w:ascii="Times New Roman" w:hAnsi="Times New Roman"/>
          <w:lang w:val="de-DE"/>
        </w:rPr>
      </w:pPr>
      <w:r w:rsidRPr="006F1E94">
        <w:rPr>
          <w:rFonts w:ascii="Times New Roman" w:hAnsi="Times New Roman"/>
          <w:lang w:val="de-DE"/>
        </w:rPr>
        <w:t>ANSI T1.605.1992   ISDN ST Interface</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ANSI X3.253:1998   SCSI-3 Parallel Interface (SPI) </w:t>
      </w:r>
      <w:r w:rsidRPr="00C32362">
        <w:rPr>
          <w:rFonts w:ascii="Times New Roman" w:hAnsi="Times New Roman"/>
        </w:rPr>
        <w:t xml:space="preserve"> </w:t>
      </w:r>
    </w:p>
    <w:p w:rsidR="00351A01" w:rsidRPr="00C32362" w:rsidRDefault="00351A01" w:rsidP="00351A01">
      <w:pPr>
        <w:rPr>
          <w:rFonts w:eastAsia="MS Mincho"/>
        </w:rPr>
      </w:pP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EIA RS-232-C    Interface between Data Terminal Equipment and Data Communication Equipment </w:t>
      </w:r>
    </w:p>
    <w:p w:rsidR="00351A01" w:rsidRPr="00C32362" w:rsidRDefault="00351A01" w:rsidP="00351A01">
      <w:pPr>
        <w:pStyle w:val="PlainText"/>
        <w:rPr>
          <w:rFonts w:ascii="Times New Roman" w:eastAsia="MS Mincho" w:hAnsi="Times New Roman"/>
        </w:rPr>
      </w:pP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IEEE  754   Floating Point Format (32 and 64 bit)</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IEEE 754-1985(R1990)   IEEE Standard for Binary Floating-Point Arithmetic</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IEEE 802.11   </w:t>
      </w:r>
      <w:r w:rsidRPr="00C32362">
        <w:rPr>
          <w:rFonts w:ascii="Times New Roman" w:hAnsi="Times New Roman"/>
        </w:rPr>
        <w:t>Wireless LAN Medium Access Control (MAC) and Physical Layer (PHY)</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IEEE 802.11b   </w:t>
      </w:r>
      <w:r w:rsidRPr="00C32362">
        <w:rPr>
          <w:rFonts w:ascii="Times New Roman" w:hAnsi="Times New Roman"/>
        </w:rPr>
        <w:t>Higher speed Physical Layer (PHY) extension in the 2.4 GHz band</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IEEE  802.1c   LAN/MAN Management (15802-2-1995)</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IEEE 802.11p   </w:t>
      </w:r>
      <w:r w:rsidRPr="00C32362">
        <w:rPr>
          <w:rFonts w:ascii="Times New Roman" w:hAnsi="Times New Roman"/>
        </w:rPr>
        <w:t>Wireless Access for the Vehicular Environment (WAVE)</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IEEE 802.1x   </w:t>
      </w:r>
      <w:r w:rsidRPr="00C32362">
        <w:rPr>
          <w:rFonts w:ascii="Times New Roman" w:hAnsi="Times New Roman"/>
        </w:rPr>
        <w:t>Port Based Network Access Control</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IEEE  802.3   Ethernet Specification</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IEEE 1394 and IEEE 1394a   Firewire interface</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IEEE 1284   </w:t>
      </w:r>
      <w:r w:rsidRPr="00C32362">
        <w:rPr>
          <w:rFonts w:ascii="Times New Roman" w:hAnsi="Times New Roman"/>
        </w:rPr>
        <w:t>Standard Signaling Method for Bi-directional Parallel Peripheral Interface for Personal Computers</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IEEE 1003.1-1990   Portable Operating System Interface Exchange (POSIX) Full Use Interface Definition</w:t>
      </w:r>
    </w:p>
    <w:p w:rsidR="00351A01" w:rsidRPr="00C32362" w:rsidRDefault="00351A01" w:rsidP="00351A01">
      <w:pPr>
        <w:rPr>
          <w:rFonts w:eastAsia="MS Mincho"/>
        </w:rPr>
      </w:pPr>
    </w:p>
    <w:p w:rsidR="00351A01" w:rsidRPr="00C32362" w:rsidRDefault="00351A01" w:rsidP="00351A01">
      <w:pPr>
        <w:pStyle w:val="PlainText"/>
        <w:rPr>
          <w:rFonts w:ascii="Times New Roman" w:hAnsi="Times New Roman"/>
        </w:rPr>
      </w:pPr>
      <w:r w:rsidRPr="00C32362">
        <w:rPr>
          <w:rFonts w:ascii="Times New Roman" w:hAnsi="Times New Roman"/>
        </w:rPr>
        <w:t>ISO/IEC 14882:1998   C++ compiler</w:t>
      </w:r>
    </w:p>
    <w:p w:rsidR="00351A01" w:rsidRPr="00C32362" w:rsidRDefault="00351A01" w:rsidP="00351A01">
      <w:pPr>
        <w:pStyle w:val="PlainText"/>
        <w:rPr>
          <w:rFonts w:ascii="Times New Roman" w:hAnsi="Times New Roman"/>
        </w:rPr>
      </w:pPr>
      <w:r w:rsidRPr="00C32362">
        <w:rPr>
          <w:rFonts w:ascii="Times New Roman" w:hAnsi="Times New Roman"/>
        </w:rPr>
        <w:t>ISO/IEC 1539-1:1997   Fortran 95 compiler</w:t>
      </w:r>
    </w:p>
    <w:p w:rsidR="00351A01" w:rsidRPr="00C32362" w:rsidRDefault="00351A01" w:rsidP="00351A01">
      <w:pPr>
        <w:pStyle w:val="PlainText"/>
        <w:rPr>
          <w:rFonts w:ascii="Times New Roman" w:hAnsi="Times New Roman"/>
        </w:rPr>
      </w:pPr>
      <w:r w:rsidRPr="00C32362">
        <w:rPr>
          <w:rFonts w:ascii="Times New Roman" w:hAnsi="Times New Roman"/>
        </w:rPr>
        <w:t>ISO 7816   Contact smart card</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ISO  8802/1   LAN/MAN Management</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ISO  8802/2   Logical Link Control Type 1 (LLC1)</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ISO  8802/3   Ethernet Specification</w:t>
      </w:r>
    </w:p>
    <w:p w:rsidR="00351A01" w:rsidRPr="00C32362" w:rsidRDefault="00351A01" w:rsidP="00351A01">
      <w:pPr>
        <w:pStyle w:val="PlainText"/>
        <w:rPr>
          <w:rFonts w:ascii="Times New Roman" w:hAnsi="Times New Roman"/>
        </w:rPr>
      </w:pPr>
      <w:r w:rsidRPr="00C32362">
        <w:rPr>
          <w:rFonts w:ascii="Times New Roman" w:eastAsia="MS Mincho" w:hAnsi="Times New Roman"/>
        </w:rPr>
        <w:t xml:space="preserve">ISO 15408   </w:t>
      </w:r>
      <w:r w:rsidRPr="00C32362">
        <w:rPr>
          <w:rFonts w:ascii="Times New Roman" w:hAnsi="Times New Roman"/>
        </w:rPr>
        <w:t>Common Criteria for IT Security Evaluation</w:t>
      </w:r>
    </w:p>
    <w:p w:rsidR="00351A01" w:rsidRPr="00C32362" w:rsidRDefault="00351A01" w:rsidP="00351A01">
      <w:pPr>
        <w:pStyle w:val="PlainText"/>
        <w:rPr>
          <w:rFonts w:ascii="Times New Roman" w:hAnsi="Times New Roman"/>
        </w:rPr>
      </w:pPr>
    </w:p>
    <w:p w:rsidR="00351A01" w:rsidRPr="006F1E94" w:rsidRDefault="00351A01" w:rsidP="00351A01">
      <w:pPr>
        <w:pStyle w:val="PlainText"/>
        <w:rPr>
          <w:rFonts w:ascii="Times New Roman" w:eastAsia="MS Mincho" w:hAnsi="Times New Roman"/>
          <w:lang w:val="da-DK"/>
        </w:rPr>
      </w:pPr>
      <w:r w:rsidRPr="00C32362">
        <w:rPr>
          <w:rFonts w:ascii="Times New Roman" w:eastAsia="MS Mincho" w:hAnsi="Times New Roman"/>
        </w:rPr>
        <w:t xml:space="preserve">  </w:t>
      </w:r>
      <w:r w:rsidRPr="006F1E94">
        <w:rPr>
          <w:rFonts w:ascii="Times New Roman" w:eastAsia="MS Mincho" w:hAnsi="Times New Roman"/>
          <w:lang w:val="da-DK"/>
        </w:rPr>
        <w:t>RFC  768    User Datagram Protocol (UDP)</w:t>
      </w:r>
    </w:p>
    <w:p w:rsidR="00351A01" w:rsidRPr="00C32362" w:rsidRDefault="00351A01" w:rsidP="00351A01">
      <w:pPr>
        <w:pStyle w:val="PlainText"/>
        <w:rPr>
          <w:rFonts w:ascii="Times New Roman" w:eastAsia="MS Mincho" w:hAnsi="Times New Roman"/>
        </w:rPr>
      </w:pPr>
      <w:r w:rsidRPr="006F1E94">
        <w:rPr>
          <w:rFonts w:ascii="Times New Roman" w:eastAsia="MS Mincho" w:hAnsi="Times New Roman"/>
          <w:lang w:val="da-DK"/>
        </w:rPr>
        <w:t xml:space="preserve">  </w:t>
      </w:r>
      <w:r w:rsidRPr="00C32362">
        <w:rPr>
          <w:rFonts w:ascii="Times New Roman" w:eastAsia="MS Mincho" w:hAnsi="Times New Roman"/>
        </w:rPr>
        <w:t>RFC  791    Internet Protocol (IP)</w:t>
      </w:r>
    </w:p>
    <w:p w:rsidR="00351A01" w:rsidRPr="00C32362" w:rsidRDefault="00351A01" w:rsidP="00351A01">
      <w:pPr>
        <w:pStyle w:val="PlainText"/>
        <w:rPr>
          <w:rStyle w:val="Strong"/>
          <w:rFonts w:ascii="Times New Roman" w:hAnsi="Times New Roman"/>
          <w:b w:val="0"/>
        </w:rPr>
      </w:pPr>
      <w:r w:rsidRPr="00C32362">
        <w:rPr>
          <w:rFonts w:ascii="Times New Roman" w:eastAsia="MS Mincho" w:hAnsi="Times New Roman"/>
        </w:rPr>
        <w:t xml:space="preserve">  RFC 792     </w:t>
      </w:r>
      <w:r w:rsidRPr="00C32362">
        <w:rPr>
          <w:rStyle w:val="Strong"/>
          <w:rFonts w:ascii="Times New Roman" w:hAnsi="Times New Roman"/>
          <w:b w:val="0"/>
        </w:rPr>
        <w:t>Internet Control Message Protocol</w:t>
      </w:r>
    </w:p>
    <w:p w:rsidR="00351A01" w:rsidRPr="00C32362" w:rsidRDefault="00351A01" w:rsidP="00351A01">
      <w:pPr>
        <w:pStyle w:val="PlainText"/>
        <w:rPr>
          <w:rStyle w:val="Strong"/>
          <w:rFonts w:ascii="Times New Roman" w:hAnsi="Times New Roman"/>
          <w:b w:val="0"/>
        </w:rPr>
      </w:pPr>
      <w:r w:rsidRPr="00C32362">
        <w:rPr>
          <w:rFonts w:ascii="Times New Roman" w:eastAsia="MS Mincho" w:hAnsi="Times New Roman"/>
        </w:rPr>
        <w:t xml:space="preserve">  RFC  793    Transmission Control Protocol (TCP)</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821    Simple Mail Transport Protocol (SMTP)</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826    Address Resolution Protocol (ARP)</w:t>
      </w:r>
    </w:p>
    <w:p w:rsidR="00351A01" w:rsidRPr="00C32362" w:rsidRDefault="00351A01" w:rsidP="00351A01">
      <w:pPr>
        <w:pStyle w:val="PlainText"/>
        <w:rPr>
          <w:rStyle w:val="Strong"/>
          <w:rFonts w:ascii="Times New Roman" w:hAnsi="Times New Roman"/>
          <w:b w:val="0"/>
        </w:rPr>
      </w:pPr>
      <w:r w:rsidRPr="00C32362">
        <w:rPr>
          <w:rFonts w:ascii="Times New Roman" w:eastAsia="MS Mincho" w:hAnsi="Times New Roman"/>
        </w:rPr>
        <w:t xml:space="preserve">  RFC  854    TELNET Virtual Terminal Protocol</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904    Exterior Gateway Protocol (EGP) (Historic)</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950    Internet Control Message Protocol (ICMP)</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959    File Transfer Protocol (FTP) (Updated by RFC2228, RFC2640)</w:t>
      </w:r>
    </w:p>
    <w:p w:rsidR="00351A01" w:rsidRPr="00C32362" w:rsidRDefault="00351A01" w:rsidP="00351A01">
      <w:pPr>
        <w:pStyle w:val="PlainText"/>
        <w:rPr>
          <w:rStyle w:val="Strong"/>
          <w:rFonts w:ascii="Times New Roman" w:hAnsi="Times New Roman"/>
          <w:b w:val="0"/>
        </w:rPr>
      </w:pPr>
      <w:r w:rsidRPr="00C32362">
        <w:rPr>
          <w:rFonts w:ascii="Times New Roman" w:eastAsia="MS Mincho" w:hAnsi="Times New Roman"/>
        </w:rPr>
        <w:t xml:space="preserve">  RFC 1058   Routing Information Protocol (RIP) </w:t>
      </w:r>
    </w:p>
    <w:p w:rsidR="00351A01" w:rsidRPr="00C32362" w:rsidRDefault="00351A01" w:rsidP="00351A01">
      <w:pPr>
        <w:pStyle w:val="PlainText"/>
        <w:rPr>
          <w:rStyle w:val="Strong"/>
          <w:rFonts w:ascii="Times New Roman" w:hAnsi="Times New Roman"/>
          <w:b w:val="0"/>
        </w:rPr>
      </w:pPr>
      <w:r w:rsidRPr="00C32362">
        <w:rPr>
          <w:rStyle w:val="Strong"/>
          <w:rFonts w:ascii="Times New Roman" w:hAnsi="Times New Roman"/>
          <w:b w:val="0"/>
        </w:rPr>
        <w:t xml:space="preserve">  RFC 1075   Distance Vector Multicast Routing Protocol</w:t>
      </w:r>
    </w:p>
    <w:p w:rsidR="00351A01" w:rsidRPr="00C32362" w:rsidRDefault="00351A01" w:rsidP="00351A01">
      <w:pPr>
        <w:pStyle w:val="PlainText"/>
        <w:rPr>
          <w:rStyle w:val="Strong"/>
          <w:rFonts w:ascii="Times New Roman" w:hAnsi="Times New Roman"/>
          <w:b w:val="0"/>
        </w:rPr>
      </w:pPr>
      <w:r w:rsidRPr="00C32362">
        <w:rPr>
          <w:rFonts w:ascii="Times New Roman" w:eastAsia="MS Mincho" w:hAnsi="Times New Roman"/>
        </w:rPr>
        <w:t xml:space="preserve">  RFC 1112   IP multicasting (Updated by  RFC2236)</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1155   Structure and identification of Management Information for TCP/IP-based internets (MIB)</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1157   Simple Network Management Protocol (SNMP)</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1195   Integrated IS-IS: Use of OSI IS-IS for routing in TCP/IP and dual environments    </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1213   Management Information Base for network management of TCP-IP-based Internets: MIB II  </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1238   Connectionless Network Protocol MIB</w:t>
      </w:r>
    </w:p>
    <w:p w:rsidR="00351A01" w:rsidRPr="00C32362" w:rsidRDefault="00351A01" w:rsidP="00351A01">
      <w:pPr>
        <w:rPr>
          <w:rFonts w:eastAsia="MS Mincho"/>
        </w:rPr>
      </w:pPr>
      <w:r w:rsidRPr="00C32362">
        <w:rPr>
          <w:rFonts w:eastAsia="MS Mincho"/>
        </w:rPr>
        <w:t xml:space="preserve">  RFC 1239   Reassignment of experimental MIB’s to standard MIB’s</w:t>
      </w:r>
    </w:p>
    <w:p w:rsidR="00351A01" w:rsidRPr="00C32362" w:rsidRDefault="00351A01" w:rsidP="00351A01">
      <w:pPr>
        <w:rPr>
          <w:rFonts w:eastAsia="MS Mincho"/>
        </w:rPr>
      </w:pPr>
      <w:r w:rsidRPr="00C32362">
        <w:rPr>
          <w:rFonts w:eastAsia="MS Mincho"/>
        </w:rPr>
        <w:t xml:space="preserve">  RFC 1271   </w:t>
      </w:r>
      <w:r w:rsidRPr="00C32362">
        <w:rPr>
          <w:rStyle w:val="Strong"/>
          <w:b w:val="0"/>
        </w:rPr>
        <w:t>Remote Network Monitoring Management Information Base</w:t>
      </w:r>
    </w:p>
    <w:p w:rsidR="00351A01" w:rsidRPr="00C32362" w:rsidRDefault="00351A01" w:rsidP="00351A01">
      <w:pPr>
        <w:rPr>
          <w:rStyle w:val="Strong"/>
          <w:b w:val="0"/>
        </w:rPr>
      </w:pPr>
      <w:r w:rsidRPr="00C32362">
        <w:rPr>
          <w:rFonts w:eastAsia="MS Mincho"/>
        </w:rPr>
        <w:t xml:space="preserve">  RFC 1305   </w:t>
      </w:r>
      <w:r w:rsidRPr="00C32362">
        <w:rPr>
          <w:rStyle w:val="Strong"/>
          <w:b w:val="0"/>
        </w:rPr>
        <w:t>Network Time Protocol (Version 3) Specification, Implementation</w:t>
      </w:r>
    </w:p>
    <w:p w:rsidR="00351A01" w:rsidRPr="00C32362" w:rsidRDefault="00351A01" w:rsidP="00351A01">
      <w:pPr>
        <w:pStyle w:val="PlainText"/>
        <w:rPr>
          <w:rStyle w:val="Strong"/>
          <w:rFonts w:ascii="Times New Roman" w:hAnsi="Times New Roman"/>
          <w:b w:val="0"/>
        </w:rPr>
      </w:pPr>
      <w:r w:rsidRPr="00C32362">
        <w:rPr>
          <w:rFonts w:ascii="Times New Roman" w:eastAsia="MS Mincho" w:hAnsi="Times New Roman"/>
        </w:rPr>
        <w:t xml:space="preserve">  RFC 1323   TCP extensions for high performance \</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1332   Point-to-Point Protocol (PPP) Initial Configuration Options </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1406   Definitions of Managed Objects for the DS1 and E1 Interface Types</w:t>
      </w:r>
    </w:p>
    <w:p w:rsidR="00351A01" w:rsidRPr="00C32362" w:rsidRDefault="00351A01" w:rsidP="00351A01">
      <w:pPr>
        <w:pStyle w:val="PlainText"/>
        <w:rPr>
          <w:rStyle w:val="Strong"/>
          <w:rFonts w:ascii="Times New Roman" w:hAnsi="Times New Roman"/>
          <w:b w:val="0"/>
        </w:rPr>
      </w:pPr>
      <w:r w:rsidRPr="00C32362">
        <w:rPr>
          <w:rFonts w:ascii="Times New Roman" w:eastAsia="MS Mincho" w:hAnsi="Times New Roman"/>
        </w:rPr>
        <w:t xml:space="preserve">  RFC 1584   </w:t>
      </w:r>
      <w:r w:rsidRPr="00C32362">
        <w:rPr>
          <w:rStyle w:val="Strong"/>
          <w:rFonts w:ascii="Times New Roman" w:hAnsi="Times New Roman"/>
          <w:b w:val="0"/>
        </w:rPr>
        <w:t>Multicast Extensions to OSPF</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1661/1662   PPP</w:t>
      </w:r>
    </w:p>
    <w:p w:rsidR="00351A01" w:rsidRPr="00C32362" w:rsidRDefault="00351A01" w:rsidP="00351A01">
      <w:pPr>
        <w:pStyle w:val="PlainText"/>
        <w:rPr>
          <w:rStyle w:val="Strong"/>
          <w:rFonts w:ascii="Times New Roman" w:hAnsi="Times New Roman"/>
          <w:b w:val="0"/>
        </w:rPr>
      </w:pPr>
      <w:r w:rsidRPr="00C32362">
        <w:rPr>
          <w:rFonts w:ascii="Times New Roman" w:eastAsia="MS Mincho" w:hAnsi="Times New Roman"/>
        </w:rPr>
        <w:lastRenderedPageBreak/>
        <w:t xml:space="preserve">  RFC 1663   </w:t>
      </w:r>
      <w:r w:rsidRPr="00C32362">
        <w:rPr>
          <w:rStyle w:val="Strong"/>
          <w:rFonts w:ascii="Times New Roman" w:hAnsi="Times New Roman"/>
          <w:b w:val="0"/>
        </w:rPr>
        <w:t>PPP Reliable Transmission</w:t>
      </w:r>
    </w:p>
    <w:p w:rsidR="00351A01" w:rsidRPr="00C32362" w:rsidRDefault="00351A01" w:rsidP="00351A01">
      <w:pPr>
        <w:pStyle w:val="PlainText"/>
        <w:rPr>
          <w:rFonts w:ascii="Times New Roman" w:eastAsia="MS Mincho" w:hAnsi="Times New Roman"/>
        </w:rPr>
      </w:pPr>
      <w:r w:rsidRPr="00C32362">
        <w:rPr>
          <w:rStyle w:val="Strong"/>
          <w:rFonts w:ascii="Times New Roman" w:hAnsi="Times New Roman"/>
          <w:b w:val="0"/>
        </w:rPr>
        <w:t xml:space="preserve">  RFC 1723   RIP Version 2 - Carrying Additional Information</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1742   AppleTalk Management Information Base II</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1771-1774   Border Gateway Protocol (BGP) </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1813   Network File System (NFS) Version 3</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1850   OSPF Version 2 Management Information Base</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2046   Multipurpose Internet Mail Extensions (MIME) Part Two: Media Types</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2328   OSPF version 2</w:t>
      </w:r>
    </w:p>
    <w:p w:rsidR="00351A01" w:rsidRPr="00C32362" w:rsidRDefault="00351A01" w:rsidP="00351A01">
      <w:pPr>
        <w:pStyle w:val="PlainText"/>
        <w:rPr>
          <w:rFonts w:ascii="Times New Roman" w:eastAsia="MS Mincho" w:hAnsi="Times New Roman"/>
        </w:rPr>
      </w:pPr>
      <w:r w:rsidRPr="00C32362">
        <w:rPr>
          <w:rFonts w:ascii="Times New Roman" w:eastAsia="MS Mincho" w:hAnsi="Times New Roman"/>
        </w:rPr>
        <w:t xml:space="preserve">  RFC 2362   </w:t>
      </w:r>
      <w:r w:rsidRPr="00C32362">
        <w:rPr>
          <w:rStyle w:val="Strong"/>
          <w:rFonts w:ascii="Times New Roman" w:hAnsi="Times New Roman"/>
          <w:b w:val="0"/>
        </w:rPr>
        <w:t>Protocol Independent Multicast-Sparse Mode (PIM-SM): Protocol Specification</w:t>
      </w:r>
    </w:p>
    <w:p w:rsidR="00351A01" w:rsidRPr="00C32362" w:rsidRDefault="00351A01" w:rsidP="00351A01">
      <w:r w:rsidRPr="00C32362">
        <w:rPr>
          <w:rFonts w:eastAsia="MS Mincho"/>
        </w:rPr>
        <w:t xml:space="preserve">  RFC 2496   </w:t>
      </w:r>
      <w:r w:rsidRPr="00C32362">
        <w:t>Definitions of Managed Object for the DS3/E3 Interface Type</w:t>
      </w:r>
    </w:p>
    <w:p w:rsidR="00351A01" w:rsidRPr="00C32362" w:rsidRDefault="00351A01" w:rsidP="00351A01">
      <w:r w:rsidRPr="00C32362">
        <w:t xml:space="preserve">  RFC 2702   </w:t>
      </w:r>
      <w:r w:rsidRPr="00C32362">
        <w:rPr>
          <w:rStyle w:val="Strong"/>
          <w:b w:val="0"/>
        </w:rPr>
        <w:t>Requirements for Traffic Engineering Over MPLS</w:t>
      </w:r>
    </w:p>
    <w:p w:rsidR="00351A01" w:rsidRPr="00C32362" w:rsidRDefault="00351A01" w:rsidP="00351A01">
      <w:r w:rsidRPr="00C32362">
        <w:t xml:space="preserve">  RFC 2865   </w:t>
      </w:r>
      <w:r w:rsidRPr="00C32362">
        <w:rPr>
          <w:rStyle w:val="Strong"/>
          <w:b w:val="0"/>
        </w:rPr>
        <w:t>Remote Authentication Dial In User Service (RADIUS)</w:t>
      </w:r>
    </w:p>
    <w:p w:rsidR="00351A01" w:rsidRPr="00C32362" w:rsidRDefault="00351A01" w:rsidP="00351A01">
      <w:pPr>
        <w:rPr>
          <w:rStyle w:val="Strong"/>
          <w:b w:val="0"/>
        </w:rPr>
      </w:pPr>
      <w:r w:rsidRPr="00C32362">
        <w:t xml:space="preserve">  RFC 3164   </w:t>
      </w:r>
      <w:r w:rsidRPr="00C32362">
        <w:rPr>
          <w:rStyle w:val="Strong"/>
          <w:b w:val="0"/>
        </w:rPr>
        <w:t>The BSD Syslog Protocol</w:t>
      </w:r>
    </w:p>
    <w:p w:rsidR="00351A01" w:rsidRPr="00C32362" w:rsidRDefault="00351A01" w:rsidP="00351A01">
      <w:pPr>
        <w:rPr>
          <w:rStyle w:val="Strong"/>
          <w:b w:val="0"/>
        </w:rPr>
      </w:pPr>
      <w:r w:rsidRPr="00C32362">
        <w:rPr>
          <w:rStyle w:val="Strong"/>
          <w:b w:val="0"/>
        </w:rPr>
        <w:t xml:space="preserve">  RFC 3031   Multiprotocol Label Switching Architecture</w:t>
      </w:r>
    </w:p>
    <w:p w:rsidR="00351A01" w:rsidRPr="00C32362" w:rsidRDefault="00351A01" w:rsidP="00351A01">
      <w:pPr>
        <w:rPr>
          <w:rStyle w:val="Strong"/>
          <w:b w:val="0"/>
        </w:rPr>
      </w:pPr>
      <w:r w:rsidRPr="00C32362">
        <w:rPr>
          <w:rStyle w:val="Strong"/>
          <w:b w:val="0"/>
        </w:rPr>
        <w:t xml:space="preserve">  RFC 3036   LDP Specification</w:t>
      </w:r>
    </w:p>
    <w:p w:rsidR="00351A01" w:rsidRPr="00C32362" w:rsidRDefault="00351A01" w:rsidP="00351A01">
      <w:r w:rsidRPr="00C32362">
        <w:rPr>
          <w:rStyle w:val="Strong"/>
          <w:b w:val="0"/>
        </w:rPr>
        <w:t xml:space="preserve">  RFC 3569   </w:t>
      </w:r>
      <w:r w:rsidRPr="00C32362">
        <w:t>Source-Specific Multicast (SSM)</w:t>
      </w:r>
    </w:p>
    <w:p w:rsidR="00351A01" w:rsidRPr="00C32362" w:rsidRDefault="00351A01" w:rsidP="00351A01">
      <w:pPr>
        <w:rPr>
          <w:bCs/>
        </w:rPr>
      </w:pPr>
      <w:r w:rsidRPr="00C32362">
        <w:t xml:space="preserve">  RFC 3530   </w:t>
      </w:r>
      <w:r w:rsidRPr="00C32362">
        <w:rPr>
          <w:rStyle w:val="Strong"/>
          <w:b w:val="0"/>
        </w:rPr>
        <w:t>Network File System (NFS) version 4 Protocol</w:t>
      </w:r>
    </w:p>
    <w:p w:rsidR="00351A01" w:rsidRPr="00C32362" w:rsidRDefault="00351A01" w:rsidP="00351A01">
      <w:pPr>
        <w:rPr>
          <w:rFonts w:eastAsia="MS Mincho"/>
        </w:rPr>
      </w:pPr>
    </w:p>
    <w:p w:rsidR="00351A01" w:rsidRPr="00C32362" w:rsidRDefault="00351A01" w:rsidP="00351A01">
      <w:pPr>
        <w:pStyle w:val="BodyTextIndent"/>
        <w:rPr>
          <w:rFonts w:ascii="Times New Roman" w:eastAsia="MS Mincho" w:hAnsi="Times New Roman"/>
        </w:rPr>
      </w:pPr>
      <w:r w:rsidRPr="00C32362">
        <w:rPr>
          <w:rFonts w:ascii="Times New Roman" w:eastAsia="MS Mincho" w:hAnsi="Times New Roman"/>
        </w:rPr>
        <w:t>Motif,®, UNIX,®, and The Open Group®   are registered trademarks of The Open Group in the U.S. and other countries.</w:t>
      </w:r>
    </w:p>
    <w:p w:rsidR="00351A01" w:rsidRPr="00C32362" w:rsidRDefault="00351A01" w:rsidP="00351A01"/>
    <w:p w:rsidR="00351A01" w:rsidRPr="00C32362" w:rsidRDefault="00351A01" w:rsidP="00351A01">
      <w:pPr>
        <w:pStyle w:val="TOC1"/>
      </w:pPr>
      <w:r w:rsidRPr="00C32362">
        <w:br w:type="page"/>
      </w:r>
    </w:p>
    <w:p w:rsidR="00351A01" w:rsidRPr="00C32362" w:rsidRDefault="00351A01" w:rsidP="00351A01">
      <w:pPr>
        <w:pStyle w:val="PlainText"/>
        <w:rPr>
          <w:rFonts w:ascii="Times New Roman" w:eastAsia="MS Mincho" w:hAnsi="Times New Roman"/>
        </w:rPr>
      </w:pPr>
    </w:p>
    <w:p w:rsidR="00351A01" w:rsidRPr="00D9231D" w:rsidRDefault="00351A01" w:rsidP="00351A01">
      <w:pPr>
        <w:pStyle w:val="Heading1"/>
      </w:pPr>
      <w:bookmarkStart w:id="972" w:name="_Toc364329414"/>
      <w:bookmarkStart w:id="973" w:name="_Toc370288378"/>
      <w:r w:rsidRPr="00D9231D">
        <w:t>Attachment B Mandatory Deliverables</w:t>
      </w:r>
      <w:bookmarkEnd w:id="972"/>
      <w:bookmarkEnd w:id="973"/>
    </w:p>
    <w:p w:rsidR="00351A01" w:rsidRPr="00C32362" w:rsidRDefault="00351A01" w:rsidP="00351A01">
      <w:pPr>
        <w:pStyle w:val="indent1"/>
        <w:widowControl w:val="0"/>
        <w:rPr>
          <w:b w:val="0"/>
        </w:rPr>
      </w:pPr>
      <w:r w:rsidRPr="00C32362">
        <w:rPr>
          <w:b w:val="0"/>
        </w:rPr>
        <w:t>The following list of deliverables provides a description of each Mandatory Deliverable line item as identified in Attachment A: Technical Specifications.</w:t>
      </w:r>
    </w:p>
    <w:p w:rsidR="00351A01" w:rsidRPr="00C32362" w:rsidRDefault="00351A01" w:rsidP="00351A01">
      <w:pPr>
        <w:pStyle w:val="indent1"/>
        <w:widowControl w:val="0"/>
        <w:rPr>
          <w:b w:val="0"/>
        </w:rPr>
      </w:pPr>
      <w:r w:rsidRPr="00C32362">
        <w:rPr>
          <w:b w:val="0"/>
        </w:rPr>
        <w:t xml:space="preserve"> </w:t>
      </w:r>
    </w:p>
    <w:p w:rsidR="00351A01" w:rsidRDefault="00351A01" w:rsidP="00351A01">
      <w:pPr>
        <w:pStyle w:val="indent1"/>
        <w:widowControl w:val="0"/>
        <w:rPr>
          <w:b w:val="0"/>
        </w:rPr>
      </w:pPr>
      <w:r w:rsidRPr="00C32362">
        <w:rPr>
          <w:b w:val="0"/>
        </w:rPr>
        <w:t>Items which are listed under Mandatory Add-ons are mandatory deliverable items which the technical specifications indicate must be provided on the contract, but which may be separately orderable from the required base systems.</w:t>
      </w:r>
    </w:p>
    <w:p w:rsidR="00351A01" w:rsidRDefault="00351A01" w:rsidP="00351A01">
      <w:r>
        <w:rPr>
          <w:b/>
        </w:rPr>
        <w:br w:type="page"/>
      </w:r>
    </w:p>
    <w:p w:rsidR="00351A01" w:rsidRPr="006F6AAC" w:rsidRDefault="003A5825" w:rsidP="00351A01">
      <w:pPr>
        <w:pStyle w:val="Heading2"/>
      </w:pPr>
      <w:bookmarkStart w:id="974" w:name="_Toc133693782"/>
      <w:bookmarkStart w:id="975" w:name="_Toc364329415"/>
      <w:bookmarkStart w:id="976" w:name="_Toc370288379"/>
      <w:r>
        <w:lastRenderedPageBreak/>
        <w:t>G</w:t>
      </w:r>
      <w:r w:rsidR="00351A01" w:rsidRPr="006F6AAC">
        <w:t>roup A (Computer Servers) deliverable items</w:t>
      </w:r>
      <w:bookmarkEnd w:id="974"/>
      <w:bookmarkEnd w:id="975"/>
      <w:bookmarkEnd w:id="976"/>
    </w:p>
    <w:p w:rsidR="00351A01" w:rsidRPr="00C32362" w:rsidRDefault="00351A01" w:rsidP="00351A01">
      <w:pPr>
        <w:pStyle w:val="indent1"/>
        <w:widowControl w:val="0"/>
        <w:ind w:left="0"/>
      </w:pPr>
    </w:p>
    <w:p w:rsidR="00351A01" w:rsidRPr="00C32362" w:rsidRDefault="00351A01" w:rsidP="00351A01">
      <w:r w:rsidRPr="00C32362">
        <w:t>Note: pricing shall be inclusive of all necessary cabling, trays, enclosures, racks, cooling, etc. to provide for a fully operational system.  The container based system</w:t>
      </w:r>
      <w:r>
        <w:t>s</w:t>
      </w:r>
      <w:r w:rsidRPr="00C32362">
        <w:t xml:space="preserve"> must include all required items listed in 3.2.3. as part of a fully enclosed system.</w:t>
      </w:r>
    </w:p>
    <w:p w:rsidR="00351A01" w:rsidRPr="00C32362" w:rsidRDefault="00351A01" w:rsidP="00351A01">
      <w:pPr>
        <w:pStyle w:val="indent1"/>
        <w:widowControl w:val="0"/>
        <w:ind w:left="0"/>
      </w:pPr>
    </w:p>
    <w:tbl>
      <w:tblPr>
        <w:tblW w:w="9465" w:type="dxa"/>
        <w:tblLayout w:type="fixed"/>
        <w:tblCellMar>
          <w:left w:w="0" w:type="dxa"/>
          <w:right w:w="0" w:type="dxa"/>
        </w:tblCellMar>
        <w:tblLook w:val="0000"/>
      </w:tblPr>
      <w:tblGrid>
        <w:gridCol w:w="536"/>
        <w:gridCol w:w="4385"/>
        <w:gridCol w:w="4544"/>
      </w:tblGrid>
      <w:tr w:rsidR="00351A01" w:rsidRPr="00C32362" w:rsidTr="00F0408D">
        <w:trPr>
          <w:gridBefore w:val="1"/>
          <w:wBefore w:w="536" w:type="dxa"/>
          <w:trHeight w:val="264"/>
        </w:trPr>
        <w:tc>
          <w:tcPr>
            <w:tcW w:w="8929" w:type="dxa"/>
            <w:gridSpan w:val="2"/>
            <w:tcBorders>
              <w:top w:val="nil"/>
              <w:left w:val="nil"/>
              <w:bottom w:val="nil"/>
              <w:right w:val="nil"/>
            </w:tcBorders>
            <w:vAlign w:val="bottom"/>
          </w:tcPr>
          <w:tbl>
            <w:tblPr>
              <w:tblW w:w="6786" w:type="dxa"/>
              <w:tblLayout w:type="fixed"/>
              <w:tblLook w:val="04A0"/>
            </w:tblPr>
            <w:tblGrid>
              <w:gridCol w:w="6786"/>
            </w:tblGrid>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bookmarkStart w:id="977" w:name="_Toc133693790"/>
                  <w:bookmarkStart w:id="978" w:name="_Toc133693787"/>
                  <w:r w:rsidRPr="00C32362">
                    <w:t xml:space="preserve">36 node mid-range cluster: 2 Head Nodes; 34 Data Nodes with all necessary cables and racks, </w:t>
                  </w:r>
                  <w:r>
                    <w:t xml:space="preserve">OS Drives, Storage, </w:t>
                  </w:r>
                  <w:r w:rsidRPr="00C32362">
                    <w:t>etc.</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C++ compiler - mid-range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Fortran 2008 compiler - mid-range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Unlimited OS license - - mid-range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Smart PDU- mid-range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Management Network GbE switch- mid-range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016CCD" w:rsidP="00016CCD">
                  <w:r w:rsidRPr="004864BA">
                    <w:rPr>
                      <w:highlight w:val="yellow"/>
                    </w:rPr>
                    <w:t xml:space="preserve">KVM implementation capable of supporting 36 nodes </w:t>
                  </w:r>
                  <w:r w:rsidR="00351A01" w:rsidRPr="004864BA">
                    <w:rPr>
                      <w:highlight w:val="yellow"/>
                    </w:rPr>
                    <w:t>- mid-range cluster</w:t>
                  </w:r>
                </w:p>
              </w:tc>
            </w:tr>
            <w:tr w:rsidR="00351A01" w:rsidRPr="006F1E94" w:rsidTr="00F0408D">
              <w:trPr>
                <w:trHeight w:val="264"/>
              </w:trPr>
              <w:tc>
                <w:tcPr>
                  <w:tcW w:w="6786" w:type="dxa"/>
                  <w:tcBorders>
                    <w:top w:val="nil"/>
                    <w:left w:val="nil"/>
                    <w:bottom w:val="nil"/>
                    <w:right w:val="nil"/>
                  </w:tcBorders>
                  <w:shd w:val="clear" w:color="auto" w:fill="auto"/>
                  <w:vAlign w:val="bottom"/>
                  <w:hideMark/>
                </w:tcPr>
                <w:p w:rsidR="00351A01" w:rsidRPr="006F1E94" w:rsidRDefault="00351A01" w:rsidP="00351A01">
                  <w:pPr>
                    <w:rPr>
                      <w:lang w:val="da-DK"/>
                    </w:rPr>
                  </w:pPr>
                  <w:r w:rsidRPr="006F1E94">
                    <w:rPr>
                      <w:lang w:val="da-DK"/>
                    </w:rPr>
                    <w:t xml:space="preserve">Storage system / media for 10 PB </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6562DE" w:rsidP="006562DE">
                  <w:r w:rsidRPr="00E42769">
                    <w:rPr>
                      <w:highlight w:val="yellow"/>
                    </w:rPr>
                    <w:t>HMS</w:t>
                  </w:r>
                  <w:r w:rsidRPr="00C32362">
                    <w:t xml:space="preserve"> </w:t>
                  </w:r>
                  <w:r w:rsidR="00351A01" w:rsidRPr="00C32362">
                    <w:t xml:space="preserve">software </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AutoDesk Maya</w:t>
                  </w:r>
                  <w:r>
                    <w:t xml:space="preserve"> (or equivalent)</w:t>
                  </w:r>
                  <w:r w:rsidRPr="00C32362">
                    <w:t xml:space="preserve"> </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RenderMan Studio 4</w:t>
                  </w:r>
                  <w:r>
                    <w:t xml:space="preserve"> (or equivalent)</w:t>
                  </w:r>
                  <w:r w:rsidRPr="00C32362">
                    <w:t xml:space="preserve">  </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RenderMan Pro Server</w:t>
                  </w:r>
                  <w:r>
                    <w:t xml:space="preserve"> (or equivalent)</w:t>
                  </w:r>
                  <w:r w:rsidRPr="00C32362">
                    <w:t xml:space="preserve">  </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Oracle database server</w:t>
                  </w:r>
                  <w:r>
                    <w:t xml:space="preserve"> (or equivalent)</w:t>
                  </w:r>
                  <w:r w:rsidRPr="00C32362">
                    <w:t xml:space="preserve">  </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 xml:space="preserve">484 node high end cluster - 2 </w:t>
                  </w:r>
                  <w:r>
                    <w:t>Management Nodes, 2 Service Nodes, 480 Compute</w:t>
                  </w:r>
                  <w:r w:rsidRPr="00C32362">
                    <w:t xml:space="preserve"> Nodes with all necessary cables and racks, </w:t>
                  </w:r>
                  <w:r>
                    <w:t xml:space="preserve">NIC, motherboards, processors, RAM, cooling, disk controller, HCA, OS drives, disk storage, </w:t>
                  </w:r>
                  <w:r w:rsidRPr="00C32362">
                    <w:t>etc</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C++ compiler - hi end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Fortran 2008 compiler - hi end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Unlimited OS license - hi end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Smart PDU - hi end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Management Network GbE - hi end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LAN 10 GbE switch - hi end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Infiniband Network QDR GbE switch - hi end cluster</w:t>
                  </w:r>
                  <w:r w:rsidRPr="00C32362" w:rsidDel="00985D94">
                    <w:t xml:space="preserve"> </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016CCD" w:rsidP="00351A01">
                  <w:r w:rsidRPr="00016CCD">
                    <w:t>KVM implementation capable of supporting 484 node</w:t>
                  </w:r>
                  <w:r>
                    <w:t xml:space="preserve">s </w:t>
                  </w:r>
                  <w:r w:rsidR="00351A01" w:rsidRPr="00C32362">
                    <w:t>- hi end cluster</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Class 3a container system – 32 nodes</w:t>
                  </w:r>
                </w:p>
              </w:tc>
            </w:tr>
            <w:tr w:rsidR="00351A01" w:rsidRPr="00C32362" w:rsidTr="00F0408D">
              <w:trPr>
                <w:trHeight w:val="264"/>
              </w:trPr>
              <w:tc>
                <w:tcPr>
                  <w:tcW w:w="6786" w:type="dxa"/>
                  <w:tcBorders>
                    <w:top w:val="nil"/>
                    <w:left w:val="nil"/>
                    <w:bottom w:val="nil"/>
                    <w:right w:val="nil"/>
                  </w:tcBorders>
                  <w:shd w:val="clear" w:color="auto" w:fill="auto"/>
                  <w:vAlign w:val="bottom"/>
                  <w:hideMark/>
                </w:tcPr>
                <w:p w:rsidR="00351A01" w:rsidRPr="00C32362" w:rsidRDefault="00351A01" w:rsidP="00351A01">
                  <w:r w:rsidRPr="00C32362">
                    <w:t>Class 3b container system – 16 nodes</w:t>
                  </w:r>
                </w:p>
              </w:tc>
            </w:tr>
          </w:tbl>
          <w:p w:rsidR="00351A01" w:rsidRPr="00C32362" w:rsidRDefault="00351A01" w:rsidP="00351A01">
            <w:pPr>
              <w:ind w:firstLine="300"/>
            </w:pPr>
          </w:p>
        </w:tc>
      </w:tr>
      <w:tr w:rsidR="00351A01" w:rsidRPr="00C32362" w:rsidTr="00F0408D">
        <w:trPr>
          <w:gridBefore w:val="1"/>
          <w:wBefore w:w="536" w:type="dxa"/>
          <w:trHeight w:val="264"/>
        </w:trPr>
        <w:tc>
          <w:tcPr>
            <w:tcW w:w="8929" w:type="dxa"/>
            <w:gridSpan w:val="2"/>
            <w:tcBorders>
              <w:top w:val="nil"/>
              <w:left w:val="nil"/>
              <w:bottom w:val="nil"/>
              <w:right w:val="nil"/>
            </w:tcBorders>
            <w:vAlign w:val="bottom"/>
          </w:tcPr>
          <w:p w:rsidR="00351A01" w:rsidRPr="00C32362" w:rsidRDefault="00351A01" w:rsidP="00351A01">
            <w:pPr>
              <w:ind w:firstLine="300"/>
            </w:pPr>
          </w:p>
        </w:tc>
      </w:tr>
      <w:tr w:rsidR="00351A01" w:rsidRPr="00C32362" w:rsidTr="00F0408D">
        <w:tblPrEx>
          <w:tblCellMar>
            <w:left w:w="108" w:type="dxa"/>
            <w:right w:w="108" w:type="dxa"/>
          </w:tblCellMar>
          <w:tblLook w:val="04A0"/>
        </w:tblPrEx>
        <w:trPr>
          <w:gridAfter w:val="1"/>
          <w:wAfter w:w="4544" w:type="dxa"/>
          <w:trHeight w:val="264"/>
        </w:trPr>
        <w:tc>
          <w:tcPr>
            <w:tcW w:w="4921" w:type="dxa"/>
            <w:gridSpan w:val="2"/>
            <w:tcBorders>
              <w:top w:val="nil"/>
              <w:left w:val="nil"/>
              <w:bottom w:val="nil"/>
              <w:right w:val="nil"/>
            </w:tcBorders>
            <w:shd w:val="clear" w:color="auto" w:fill="auto"/>
            <w:vAlign w:val="bottom"/>
            <w:hideMark/>
          </w:tcPr>
          <w:p w:rsidR="00351A01" w:rsidRPr="00C32362" w:rsidRDefault="00351A01" w:rsidP="00351A01">
            <w:r w:rsidRPr="00C32362">
              <w:t>Class 3a: – upgrade to 256 GB memory</w:t>
            </w:r>
          </w:p>
        </w:tc>
      </w:tr>
      <w:tr w:rsidR="00351A01" w:rsidRPr="00C32362" w:rsidTr="00F0408D">
        <w:tblPrEx>
          <w:tblCellMar>
            <w:left w:w="108" w:type="dxa"/>
            <w:right w:w="108" w:type="dxa"/>
          </w:tblCellMar>
          <w:tblLook w:val="04A0"/>
        </w:tblPrEx>
        <w:trPr>
          <w:gridAfter w:val="1"/>
          <w:wAfter w:w="4544" w:type="dxa"/>
          <w:trHeight w:val="264"/>
        </w:trPr>
        <w:tc>
          <w:tcPr>
            <w:tcW w:w="4921" w:type="dxa"/>
            <w:gridSpan w:val="2"/>
            <w:tcBorders>
              <w:top w:val="nil"/>
              <w:left w:val="nil"/>
              <w:bottom w:val="nil"/>
              <w:right w:val="nil"/>
            </w:tcBorders>
            <w:shd w:val="clear" w:color="auto" w:fill="auto"/>
            <w:vAlign w:val="bottom"/>
            <w:hideMark/>
          </w:tcPr>
          <w:p w:rsidR="00351A01" w:rsidRPr="00C32362" w:rsidRDefault="00351A01" w:rsidP="00351A01">
            <w:r w:rsidRPr="00C32362">
              <w:t>Class 3a: – upgrade to 1 TB internal storage</w:t>
            </w:r>
          </w:p>
        </w:tc>
      </w:tr>
      <w:tr w:rsidR="00351A01" w:rsidRPr="00C32362" w:rsidTr="00F0408D">
        <w:tblPrEx>
          <w:tblCellMar>
            <w:left w:w="108" w:type="dxa"/>
            <w:right w:w="108" w:type="dxa"/>
          </w:tblCellMar>
          <w:tblLook w:val="04A0"/>
        </w:tblPrEx>
        <w:trPr>
          <w:gridAfter w:val="1"/>
          <w:wAfter w:w="4544" w:type="dxa"/>
          <w:trHeight w:val="264"/>
        </w:trPr>
        <w:tc>
          <w:tcPr>
            <w:tcW w:w="4921" w:type="dxa"/>
            <w:gridSpan w:val="2"/>
            <w:tcBorders>
              <w:top w:val="nil"/>
              <w:left w:val="nil"/>
              <w:bottom w:val="nil"/>
              <w:right w:val="nil"/>
            </w:tcBorders>
            <w:shd w:val="clear" w:color="auto" w:fill="auto"/>
            <w:vAlign w:val="bottom"/>
            <w:hideMark/>
          </w:tcPr>
          <w:p w:rsidR="00351A01" w:rsidRPr="00C32362" w:rsidRDefault="00351A01" w:rsidP="00351A01">
            <w:r w:rsidRPr="00C32362">
              <w:t>Class 3a: – upgrade to 3.6 PB storage</w:t>
            </w:r>
          </w:p>
        </w:tc>
      </w:tr>
      <w:tr w:rsidR="00351A01" w:rsidRPr="00C32362" w:rsidTr="00F0408D">
        <w:tblPrEx>
          <w:tblCellMar>
            <w:left w:w="108" w:type="dxa"/>
            <w:right w:w="108" w:type="dxa"/>
          </w:tblCellMar>
          <w:tblLook w:val="04A0"/>
        </w:tblPrEx>
        <w:trPr>
          <w:gridAfter w:val="1"/>
          <w:wAfter w:w="4544" w:type="dxa"/>
          <w:trHeight w:val="264"/>
        </w:trPr>
        <w:tc>
          <w:tcPr>
            <w:tcW w:w="4921" w:type="dxa"/>
            <w:gridSpan w:val="2"/>
            <w:tcBorders>
              <w:top w:val="nil"/>
              <w:left w:val="nil"/>
              <w:bottom w:val="nil"/>
              <w:right w:val="nil"/>
            </w:tcBorders>
            <w:shd w:val="clear" w:color="auto" w:fill="auto"/>
            <w:vAlign w:val="bottom"/>
            <w:hideMark/>
          </w:tcPr>
          <w:p w:rsidR="00351A01" w:rsidRPr="00C32362" w:rsidRDefault="00351A01" w:rsidP="00351A01">
            <w:r w:rsidRPr="00C32362">
              <w:t>Class 3b: – upgrade to 128 GB memory</w:t>
            </w:r>
          </w:p>
        </w:tc>
      </w:tr>
      <w:tr w:rsidR="00351A01" w:rsidRPr="00C32362" w:rsidTr="00F0408D">
        <w:tblPrEx>
          <w:tblCellMar>
            <w:left w:w="108" w:type="dxa"/>
            <w:right w:w="108" w:type="dxa"/>
          </w:tblCellMar>
          <w:tblLook w:val="04A0"/>
        </w:tblPrEx>
        <w:trPr>
          <w:gridAfter w:val="1"/>
          <w:wAfter w:w="4544" w:type="dxa"/>
          <w:trHeight w:val="264"/>
        </w:trPr>
        <w:tc>
          <w:tcPr>
            <w:tcW w:w="4921" w:type="dxa"/>
            <w:gridSpan w:val="2"/>
            <w:tcBorders>
              <w:top w:val="nil"/>
              <w:left w:val="nil"/>
              <w:bottom w:val="nil"/>
              <w:right w:val="nil"/>
            </w:tcBorders>
            <w:shd w:val="clear" w:color="auto" w:fill="auto"/>
            <w:vAlign w:val="bottom"/>
            <w:hideMark/>
          </w:tcPr>
          <w:p w:rsidR="00351A01" w:rsidRPr="00C32362" w:rsidRDefault="00351A01" w:rsidP="00351A01">
            <w:r w:rsidRPr="00C32362">
              <w:t>Class 3b: – upgrade to 500 GB internal storage</w:t>
            </w:r>
          </w:p>
        </w:tc>
      </w:tr>
      <w:tr w:rsidR="00351A01" w:rsidRPr="00C32362" w:rsidTr="00F0408D">
        <w:tblPrEx>
          <w:tblCellMar>
            <w:left w:w="108" w:type="dxa"/>
            <w:right w:w="108" w:type="dxa"/>
          </w:tblCellMar>
          <w:tblLook w:val="04A0"/>
        </w:tblPrEx>
        <w:trPr>
          <w:gridAfter w:val="1"/>
          <w:wAfter w:w="4544" w:type="dxa"/>
          <w:trHeight w:val="264"/>
        </w:trPr>
        <w:tc>
          <w:tcPr>
            <w:tcW w:w="4921" w:type="dxa"/>
            <w:gridSpan w:val="2"/>
            <w:tcBorders>
              <w:top w:val="nil"/>
              <w:left w:val="nil"/>
              <w:bottom w:val="nil"/>
              <w:right w:val="nil"/>
            </w:tcBorders>
            <w:shd w:val="clear" w:color="auto" w:fill="auto"/>
            <w:vAlign w:val="bottom"/>
            <w:hideMark/>
          </w:tcPr>
          <w:p w:rsidR="00351A01" w:rsidRPr="00C32362" w:rsidRDefault="00351A01" w:rsidP="00351A01">
            <w:r w:rsidRPr="00C32362">
              <w:t>Class 3b: – upgrade to 1.8 PB storage</w:t>
            </w:r>
          </w:p>
        </w:tc>
      </w:tr>
      <w:bookmarkEnd w:id="977"/>
    </w:tbl>
    <w:p w:rsidR="00351A01" w:rsidRDefault="00351A01" w:rsidP="00351A01">
      <w:pPr>
        <w:pStyle w:val="Heading2"/>
      </w:pPr>
    </w:p>
    <w:p w:rsidR="00351A01" w:rsidRDefault="00351A01" w:rsidP="00351A01">
      <w:pPr>
        <w:rPr>
          <w:rFonts w:eastAsia="MS Mincho"/>
          <w:b/>
          <w:sz w:val="24"/>
          <w:szCs w:val="24"/>
          <w:u w:val="single"/>
        </w:rPr>
      </w:pPr>
      <w:r>
        <w:br w:type="page"/>
      </w:r>
    </w:p>
    <w:p w:rsidR="00351A01" w:rsidRPr="006F6AAC" w:rsidRDefault="00351A01" w:rsidP="00351A01">
      <w:pPr>
        <w:pStyle w:val="Heading2"/>
      </w:pPr>
      <w:bookmarkStart w:id="979" w:name="_Toc364329416"/>
      <w:bookmarkStart w:id="980" w:name="_Toc370288380"/>
      <w:r w:rsidRPr="006F6AAC">
        <w:lastRenderedPageBreak/>
        <w:t>Group B (Mass Storage Devices) deliverable items</w:t>
      </w:r>
      <w:bookmarkEnd w:id="979"/>
      <w:bookmarkEnd w:id="980"/>
    </w:p>
    <w:tbl>
      <w:tblPr>
        <w:tblW w:w="9000" w:type="dxa"/>
        <w:tblInd w:w="540" w:type="dxa"/>
        <w:tblLayout w:type="fixed"/>
        <w:tblCellMar>
          <w:left w:w="0" w:type="dxa"/>
          <w:right w:w="0" w:type="dxa"/>
        </w:tblCellMar>
        <w:tblLook w:val="0000"/>
      </w:tblPr>
      <w:tblGrid>
        <w:gridCol w:w="9000"/>
      </w:tblGrid>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pStyle w:val="normalbold12"/>
              <w:rPr>
                <w:sz w:val="20"/>
              </w:rPr>
            </w:pP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DVR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DAT 72</w:t>
            </w:r>
            <w:r>
              <w:t xml:space="preserve"> </w:t>
            </w:r>
            <w:r w:rsidRPr="00C32362">
              <w:t>external drive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4864BA">
              <w:rPr>
                <w:highlight w:val="yellow"/>
              </w:rPr>
              <w:t>STK T10000C external drive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LTO Ultrium drive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40 slot / tape drive LTO Ultrium desktop library system</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200 slot / 8 drive LTO Ultrium enterprise library system</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2 PB Large robotic device (64 drives)</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7 TB RAID Blade array</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6 TB Scalable RAID</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HSM Software – 1 PB</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10 TB Virtual Storage (monthly rate)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Small Office UPS</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Small Server Room UPS</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On-site disk drive destruction</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On-site tape degaussing</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p>
        </w:tc>
      </w:tr>
    </w:tbl>
    <w:p w:rsidR="00351A01" w:rsidRPr="00C32362" w:rsidRDefault="00351A01" w:rsidP="00351A01"/>
    <w:p w:rsidR="00351A01" w:rsidRPr="00C32362" w:rsidRDefault="00351A01" w:rsidP="00351A01">
      <w:pPr>
        <w:rPr>
          <w:rFonts w:eastAsia="MS Mincho"/>
          <w:b/>
          <w:i/>
        </w:rPr>
      </w:pPr>
      <w:r w:rsidRPr="00C32362">
        <w:br w:type="page"/>
      </w:r>
    </w:p>
    <w:p w:rsidR="00351A01" w:rsidRPr="00D9231D" w:rsidRDefault="00351A01" w:rsidP="00351A01">
      <w:pPr>
        <w:pStyle w:val="Heading2"/>
      </w:pPr>
      <w:bookmarkStart w:id="981" w:name="_Toc364329417"/>
      <w:bookmarkStart w:id="982" w:name="_Toc370288381"/>
      <w:bookmarkEnd w:id="978"/>
      <w:r w:rsidRPr="00D9231D">
        <w:lastRenderedPageBreak/>
        <w:t>Group C (Server Support and Multi-Functional Devices) deliverable items</w:t>
      </w:r>
      <w:bookmarkEnd w:id="981"/>
      <w:bookmarkEnd w:id="982"/>
    </w:p>
    <w:tbl>
      <w:tblPr>
        <w:tblW w:w="9000" w:type="dxa"/>
        <w:tblInd w:w="540" w:type="dxa"/>
        <w:tblLayout w:type="fixed"/>
        <w:tblCellMar>
          <w:left w:w="0" w:type="dxa"/>
          <w:right w:w="0" w:type="dxa"/>
        </w:tblCellMar>
        <w:tblLook w:val="0000"/>
      </w:tblPr>
      <w:tblGrid>
        <w:gridCol w:w="9000"/>
      </w:tblGrid>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pStyle w:val="normalbold12"/>
              <w:rPr>
                <w:sz w:val="20"/>
              </w:rPr>
            </w:pP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300"/>
            </w:pPr>
            <w:bookmarkStart w:id="983" w:name="_Hlk347314683"/>
            <w:r w:rsidRPr="00C32362">
              <w:t>2</w:t>
            </w:r>
            <w:r>
              <w:t>1</w:t>
            </w:r>
            <w:r w:rsidRPr="00C32362">
              <w:t xml:space="preserve"> inch LCD Monitor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DC0B6E">
            <w:pPr>
              <w:ind w:firstLine="270"/>
            </w:pPr>
            <w:r w:rsidRPr="004864BA">
              <w:rPr>
                <w:highlight w:val="yellow"/>
              </w:rPr>
              <w:t>Portable Projector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Manual Screen</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rPr>
                <w:bCs/>
              </w:rPr>
              <w:t>Interactive Whiteboard</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Monochrome Laser Printer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High Speed Monochrome Printer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Color Printer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Color Large-Format Plotter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High Speed/High Performance Scanner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Large Format Scanner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Small format tablet</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015F70">
              <w:rPr>
                <w:highlight w:val="yellow"/>
              </w:rPr>
              <w:t>Mouse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015F70">
              <w:rPr>
                <w:highlight w:val="yellow"/>
              </w:rPr>
              <w:t>Keyboard</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t>Motion detector solution</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All-inclusive Office Video Conferencing</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t>Point of Sale System</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High volume monochrome MFD</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Medium volume color MFD</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left="270"/>
            </w:pPr>
            <w:r w:rsidRPr="00C32362">
              <w:t xml:space="preserve">5,000 Staples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left="270"/>
            </w:pPr>
            <w:r w:rsidRPr="00C32362">
              <w:t>Toner – supply for medium volume monochrome printer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Case of 5,000 sheets - 8x11” White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 Case of 2,500 sheets - 11x17” White</w:t>
            </w:r>
          </w:p>
        </w:tc>
      </w:tr>
      <w:bookmarkEnd w:id="983"/>
    </w:tbl>
    <w:p w:rsidR="00351A01" w:rsidRPr="006F6AAC" w:rsidRDefault="00351A01" w:rsidP="00351A01">
      <w:pPr>
        <w:pStyle w:val="Heading2"/>
      </w:pPr>
      <w:r w:rsidRPr="006F6AAC">
        <w:br w:type="page"/>
      </w:r>
      <w:bookmarkStart w:id="984" w:name="_Toc133693788"/>
      <w:bookmarkStart w:id="985" w:name="_Toc364329418"/>
      <w:bookmarkStart w:id="986" w:name="_Toc370288382"/>
      <w:r w:rsidRPr="006F6AAC">
        <w:lastRenderedPageBreak/>
        <w:t>Group D (Network Devices, Computer Security Tools and Advanced Video and Conference Tools) deliverable items</w:t>
      </w:r>
      <w:bookmarkEnd w:id="984"/>
      <w:bookmarkEnd w:id="985"/>
      <w:bookmarkEnd w:id="986"/>
    </w:p>
    <w:p w:rsidR="00351A01" w:rsidRPr="00C32362" w:rsidRDefault="00351A01" w:rsidP="00351A01">
      <w:pPr>
        <w:pStyle w:val="indent2"/>
        <w:tabs>
          <w:tab w:val="clear" w:pos="1440"/>
          <w:tab w:val="clear" w:pos="2160"/>
        </w:tabs>
        <w:ind w:left="720"/>
        <w:rPr>
          <w:rFonts w:ascii="Times New Roman" w:hAnsi="Times New Roman"/>
          <w:color w:val="auto"/>
        </w:rPr>
      </w:pPr>
      <w:r w:rsidRPr="00C32362">
        <w:rPr>
          <w:rFonts w:ascii="Times New Roman" w:hAnsi="Times New Roman"/>
          <w:color w:val="auto"/>
        </w:rPr>
        <w:t>NOTE: where OEM</w:t>
      </w:r>
      <w:r>
        <w:rPr>
          <w:rFonts w:ascii="Times New Roman" w:hAnsi="Times New Roman"/>
          <w:color w:val="auto"/>
        </w:rPr>
        <w:t xml:space="preserve"> </w:t>
      </w:r>
      <w:r w:rsidRPr="00C32362">
        <w:rPr>
          <w:rFonts w:ascii="Times New Roman" w:hAnsi="Times New Roman"/>
          <w:color w:val="auto"/>
        </w:rPr>
        <w:t>1, OEM</w:t>
      </w:r>
      <w:r>
        <w:rPr>
          <w:rFonts w:ascii="Times New Roman" w:hAnsi="Times New Roman"/>
          <w:color w:val="auto"/>
        </w:rPr>
        <w:t xml:space="preserve"> </w:t>
      </w:r>
      <w:r w:rsidRPr="00C32362">
        <w:rPr>
          <w:rFonts w:ascii="Times New Roman" w:hAnsi="Times New Roman"/>
          <w:color w:val="auto"/>
        </w:rPr>
        <w:t>2 are noted the equipment must be from 2 different OEMs; but the same OEM may have proposed equipment in other groupings.  Groupings are separated by '***'</w:t>
      </w:r>
    </w:p>
    <w:tbl>
      <w:tblPr>
        <w:tblW w:w="9000" w:type="dxa"/>
        <w:tblInd w:w="540" w:type="dxa"/>
        <w:tblLayout w:type="fixed"/>
        <w:tblCellMar>
          <w:left w:w="0" w:type="dxa"/>
          <w:right w:w="0" w:type="dxa"/>
        </w:tblCellMar>
        <w:tblLook w:val="0000"/>
      </w:tblPr>
      <w:tblGrid>
        <w:gridCol w:w="9000"/>
      </w:tblGrid>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pStyle w:val="normalbold12"/>
              <w:rPr>
                <w:sz w:val="20"/>
              </w:rPr>
            </w:pP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Network management software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Wireless Access Point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Wireless LAN Manager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Wireless Bridge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High End LAN switch chassis (OEM 1)</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High End LAN switch chassis (OEM 2)</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Medium Network Router (OEM 1)</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Medium Network Router (OEM 2)</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Large Network Router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2- Way Radio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IP Telephony System</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t>Cell Phone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Portable Hardware based network protocol analyzer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Anti-spam appliance (OEM 1)</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Anti-spam appliance (OEM 2)</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Anti-spyware software (Windows PC) – enterprise based, 25 clients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Server level intrusion protection and detection software – 25 servers</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Vulnerability assessment software – 2500 seats</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VPN Appliance – unlimited client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Fingerprint based biometric scanning device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Smart card reader </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HD Studio Camera System</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Digital Single Lens Reflex (SLR) Camera with bag</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Conference room double bay multimedia lectern</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 xml:space="preserve">Studio lighting - </w:t>
            </w:r>
            <w:r w:rsidRPr="004A570A">
              <w:rPr>
                <w:bCs/>
              </w:rPr>
              <w:t>750 watts</w:t>
            </w:r>
            <w:r w:rsidRPr="00C32362">
              <w:rPr>
                <w:bCs/>
              </w:rPr>
              <w:t xml:space="preserve"> of high impact strobe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pPr>
            <w:r w:rsidRPr="00C32362">
              <w:t>High-output dynamic vocal microphone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0F363D" w:rsidP="00351A01">
            <w:pPr>
              <w:ind w:firstLine="270"/>
            </w:pPr>
            <w:r>
              <w:t>Stereo Speakers</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Wall mountable 4</w:t>
            </w:r>
            <w:r>
              <w:t>6</w:t>
            </w:r>
            <w:r w:rsidRPr="00C32362">
              <w:t>” Wide LED Display</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42” digital signage monitor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Document Kiosk</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Tactile glove haptic device</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Medical Exam Station</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Medical grade computer carts</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rPr>
                <w:bCs/>
              </w:rPr>
              <w:t>Cable Tray straight sections</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Ratchet</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Cable Tray Cutter</w:t>
            </w:r>
          </w:p>
        </w:tc>
      </w:tr>
      <w:tr w:rsidR="00351A01" w:rsidRPr="00C32362" w:rsidTr="00351A01">
        <w:trPr>
          <w:trHeight w:val="255"/>
        </w:trPr>
        <w:tc>
          <w:tcPr>
            <w:tcW w:w="9000" w:type="dxa"/>
            <w:tcBorders>
              <w:top w:val="nil"/>
              <w:left w:val="nil"/>
              <w:bottom w:val="nil"/>
              <w:right w:val="nil"/>
            </w:tcBorders>
            <w:vAlign w:val="bottom"/>
          </w:tcPr>
          <w:p w:rsidR="00351A01" w:rsidRPr="00C32362" w:rsidRDefault="00351A01" w:rsidP="00351A01">
            <w:pPr>
              <w:ind w:firstLine="270"/>
              <w:jc w:val="both"/>
            </w:pPr>
            <w:r w:rsidRPr="00C32362">
              <w:t>Computer Rack Enclosure</w:t>
            </w:r>
          </w:p>
        </w:tc>
      </w:tr>
    </w:tbl>
    <w:p w:rsidR="00351A01" w:rsidRDefault="00351A01" w:rsidP="00351A01">
      <w:pPr>
        <w:rPr>
          <w:b/>
          <w:sz w:val="24"/>
          <w:szCs w:val="24"/>
        </w:rPr>
      </w:pPr>
      <w:bookmarkStart w:id="987" w:name="_Toc350086603"/>
      <w:bookmarkEnd w:id="987"/>
    </w:p>
    <w:p w:rsidR="00407A23" w:rsidRPr="00C32362" w:rsidRDefault="00A661E4" w:rsidP="0027484D">
      <w:pPr>
        <w:pStyle w:val="Heading1"/>
      </w:pPr>
      <w:bookmarkStart w:id="988" w:name="_Hlt506618843"/>
      <w:bookmarkStart w:id="989" w:name="_Hlt506618617"/>
      <w:bookmarkStart w:id="990" w:name="_Hlt503755198"/>
      <w:bookmarkStart w:id="991" w:name="_Hlt503756793"/>
      <w:bookmarkStart w:id="992" w:name="_Hlt506361760"/>
      <w:bookmarkStart w:id="993" w:name="_Hlt503864691"/>
      <w:bookmarkStart w:id="994" w:name="_Hlt503686177"/>
      <w:bookmarkStart w:id="995" w:name="_Hlt503756747"/>
      <w:bookmarkStart w:id="996" w:name="_Hlt503771030"/>
      <w:bookmarkStart w:id="997" w:name="_Hlt503771562"/>
      <w:bookmarkStart w:id="998" w:name="_Hlt503692199"/>
      <w:bookmarkStart w:id="999" w:name="_Hlt503873733"/>
      <w:bookmarkStart w:id="1000" w:name="_Hlt503692222"/>
      <w:bookmarkStart w:id="1001" w:name="_Hlt503868968"/>
      <w:bookmarkStart w:id="1002" w:name="_Hlt503864685"/>
      <w:bookmarkStart w:id="1003" w:name="_Hlt503692244"/>
      <w:bookmarkStart w:id="1004" w:name="_Hlt503692254"/>
      <w:bookmarkStart w:id="1005" w:name="_Hlt506361882"/>
      <w:bookmarkStart w:id="1006" w:name="_Hlt503843220"/>
      <w:bookmarkStart w:id="1007" w:name="_Hlt503868971"/>
      <w:bookmarkStart w:id="1008" w:name="_Hlt503869835"/>
      <w:bookmarkStart w:id="1009" w:name="_Hlt503864689"/>
      <w:bookmarkStart w:id="1010" w:name="_Hlt501146088"/>
      <w:bookmarkStart w:id="1011" w:name="_Hlt506362066"/>
      <w:bookmarkStart w:id="1012" w:name="_Hlt503692328"/>
      <w:bookmarkStart w:id="1013" w:name="_Hlt503860153"/>
      <w:bookmarkStart w:id="1014" w:name="_Hlt506620777"/>
      <w:bookmarkStart w:id="1015" w:name="_Hlt503692343"/>
      <w:bookmarkStart w:id="1016" w:name="_Hlt506621248"/>
      <w:bookmarkStart w:id="1017" w:name="_Hlt506621443"/>
      <w:bookmarkStart w:id="1018" w:name="_Hlt506621280"/>
      <w:bookmarkStart w:id="1019" w:name="_Hlt503773210"/>
      <w:bookmarkStart w:id="1020" w:name="_Hlt501183488"/>
      <w:bookmarkStart w:id="1021" w:name="_Hlt503778806"/>
      <w:bookmarkStart w:id="1022" w:name="_Hlt503874335"/>
      <w:bookmarkStart w:id="1023" w:name="_Hlt503771688"/>
      <w:bookmarkStart w:id="1024" w:name="_Hlt503868970"/>
      <w:bookmarkStart w:id="1025" w:name="_Hlt503756389"/>
      <w:bookmarkStart w:id="1026" w:name="_Hlt501189939"/>
      <w:bookmarkStart w:id="1027" w:name="_Hlt501144612"/>
      <w:bookmarkStart w:id="1028" w:name="_Hlt506367858"/>
      <w:bookmarkStart w:id="1029" w:name="_Hlt506359939"/>
      <w:bookmarkStart w:id="1030" w:name="_Toc364329419"/>
      <w:bookmarkStart w:id="1031" w:name="_Toc370288383"/>
      <w:bookmarkEnd w:id="622"/>
      <w:bookmarkEnd w:id="623"/>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r w:rsidRPr="00C32362">
        <w:lastRenderedPageBreak/>
        <w:t>ATTACHMENT C STATEMENT OF WORK</w:t>
      </w:r>
      <w:bookmarkEnd w:id="1030"/>
      <w:bookmarkEnd w:id="1031"/>
    </w:p>
    <w:p w:rsidR="00A661E4" w:rsidRPr="00C32362" w:rsidRDefault="00A661E4" w:rsidP="00A661E4"/>
    <w:p w:rsidR="00B1592D" w:rsidRPr="006F6AAC" w:rsidRDefault="00B1592D" w:rsidP="006F6AAC">
      <w:pPr>
        <w:pStyle w:val="Heading2"/>
      </w:pPr>
      <w:bookmarkStart w:id="1032" w:name="_Toc345070345"/>
      <w:bookmarkStart w:id="1033" w:name="_Toc345070580"/>
      <w:bookmarkStart w:id="1034" w:name="_Toc345070813"/>
      <w:bookmarkStart w:id="1035" w:name="_Toc364329420"/>
      <w:bookmarkStart w:id="1036" w:name="_Toc370288384"/>
      <w:r w:rsidRPr="006F6AAC">
        <w:t>C.1.</w:t>
      </w:r>
      <w:r w:rsidR="0027484D">
        <w:t xml:space="preserve"> </w:t>
      </w:r>
      <w:r w:rsidRPr="006F6AAC">
        <w:t>STATEMENT OF WORK</w:t>
      </w:r>
      <w:bookmarkEnd w:id="1032"/>
      <w:bookmarkEnd w:id="1033"/>
      <w:bookmarkEnd w:id="1034"/>
      <w:bookmarkEnd w:id="1035"/>
      <w:bookmarkEnd w:id="1036"/>
    </w:p>
    <w:p w:rsidR="00B1592D" w:rsidRPr="00C32362" w:rsidRDefault="00B1592D" w:rsidP="00B1592D"/>
    <w:p w:rsidR="00B1592D" w:rsidRDefault="00B1592D" w:rsidP="00B1592D">
      <w:pPr>
        <w:pStyle w:val="Heading3"/>
      </w:pPr>
      <w:bookmarkStart w:id="1037" w:name="_Toc345066210"/>
      <w:bookmarkStart w:id="1038" w:name="_Toc345066867"/>
      <w:bookmarkStart w:id="1039" w:name="_Toc345070346"/>
      <w:bookmarkStart w:id="1040" w:name="_Toc345070581"/>
      <w:bookmarkStart w:id="1041" w:name="_Toc345070814"/>
      <w:bookmarkStart w:id="1042" w:name="_Toc364329421"/>
      <w:bookmarkStart w:id="1043" w:name="_Toc370288385"/>
      <w:r w:rsidRPr="00C32362">
        <w:t>C.1.1. OBJECTIVES</w:t>
      </w:r>
      <w:bookmarkEnd w:id="1037"/>
      <w:bookmarkEnd w:id="1038"/>
      <w:bookmarkEnd w:id="1039"/>
      <w:bookmarkEnd w:id="1040"/>
      <w:bookmarkEnd w:id="1041"/>
      <w:bookmarkEnd w:id="1042"/>
      <w:bookmarkEnd w:id="1043"/>
      <w:r w:rsidRPr="00C32362">
        <w:t xml:space="preserve"> </w:t>
      </w:r>
    </w:p>
    <w:p w:rsidR="00D922F4" w:rsidRPr="00C32362" w:rsidRDefault="00D922F4" w:rsidP="00B1592D">
      <w:pPr>
        <w:pStyle w:val="Heading3"/>
        <w:rPr>
          <w:b w:val="0"/>
        </w:rPr>
      </w:pPr>
    </w:p>
    <w:p w:rsidR="00B1592D" w:rsidRDefault="00B1592D" w:rsidP="00B1592D">
      <w:pPr>
        <w:pStyle w:val="Heading4"/>
      </w:pPr>
      <w:bookmarkStart w:id="1044" w:name="_Toc345066211"/>
      <w:bookmarkStart w:id="1045" w:name="_Toc345066868"/>
      <w:r w:rsidRPr="00C32362">
        <w:t>C.1.1.1. BACKGROUND</w:t>
      </w:r>
      <w:bookmarkEnd w:id="1044"/>
      <w:bookmarkEnd w:id="1045"/>
    </w:p>
    <w:p w:rsidR="00B510B4" w:rsidRDefault="00B510B4" w:rsidP="00B510B4"/>
    <w:p w:rsidR="00B1592D" w:rsidRPr="00C32362" w:rsidRDefault="00B1592D" w:rsidP="00B1592D">
      <w:pPr>
        <w:spacing w:after="200"/>
        <w:ind w:left="360"/>
        <w:rPr>
          <w:rFonts w:eastAsiaTheme="minorHAnsi"/>
        </w:rPr>
      </w:pPr>
      <w:r w:rsidRPr="00C32362">
        <w:t xml:space="preserve">This procurement is open to all of NASA including its Contractors as authorized by their Contracting Officer.  This includes the NASA centers: NASA Headquarters, Ames Research Center, Dryden Flight Research Center, Goddard Space Flight Center, Johnson Space Center, Kennedy Space Center, Langley Research Center, Glenn Research Center, Marshall Space Flight Center, Stennis Space Center, Jet Propulsion Lab and related facilities (e.g. Goddard Institute for Space Studies, Wallops Flight Facility, White Sands Test Facility, </w:t>
      </w:r>
      <w:r w:rsidRPr="00C32362">
        <w:rPr>
          <w:rFonts w:eastAsiaTheme="minorHAnsi"/>
          <w:color w:val="222222"/>
          <w:shd w:val="clear" w:color="auto" w:fill="FFFFFF"/>
        </w:rPr>
        <w:t>Independent Verification and Validation Facility</w:t>
      </w:r>
      <w:r w:rsidRPr="00C32362">
        <w:t>, etc.)</w:t>
      </w:r>
      <w:r w:rsidR="008A1515">
        <w:t xml:space="preserve"> and the NASA Shared Services </w:t>
      </w:r>
      <w:r w:rsidR="00045D69">
        <w:t>Center.</w:t>
      </w:r>
      <w:r w:rsidR="00045D69" w:rsidRPr="00C32362">
        <w:t xml:space="preserve"> These</w:t>
      </w:r>
      <w:r w:rsidRPr="00C32362">
        <w:t xml:space="preserve"> contracts will also be available for use by other Federal Agencies and their Contractors as authorized by their Contracting Officer. </w:t>
      </w:r>
    </w:p>
    <w:p w:rsidR="00B1592D" w:rsidRPr="00C32362" w:rsidRDefault="00B1592D" w:rsidP="00B1592D">
      <w:pPr>
        <w:spacing w:after="120"/>
        <w:ind w:left="360"/>
      </w:pPr>
      <w:r w:rsidRPr="00C32362">
        <w:t xml:space="preserve">Information technology and information processing resources management permeates almost every element of NASA. Data rates from NASA missions are significant and increasing rapidly along with the complexity </w:t>
      </w:r>
      <w:r w:rsidR="005E1F82" w:rsidRPr="00C32362">
        <w:t>of data</w:t>
      </w:r>
      <w:r w:rsidRPr="00C32362">
        <w:t xml:space="preserve"> relationships and information extraction.  Accessibility, presentation quality and data formatting are increasingly important in a world of more and more intensive computation, analysis and sophisticated graphics.  The need for efficient and powerful software and hardware geared towards the various information processing tasks extends from end users’ tools to high end compute, storage, archive and analysis servers. </w:t>
      </w:r>
    </w:p>
    <w:p w:rsidR="00B1592D" w:rsidRPr="00C32362" w:rsidRDefault="00B1592D" w:rsidP="00B1592D">
      <w:pPr>
        <w:ind w:left="360"/>
      </w:pPr>
      <w:r w:rsidRPr="00C32362">
        <w:t>NASA’s mission and analysis requirements in all areas of science and engineering are becoming increasingly complex and more demanding in terms of their computational and data requirements. Some applications generate data volumes reaching hundreds of terabytes and even petabytes. Many of NASA’s scientific applications are data intensive and present significant challenges in the management of data resources and dataflow between the storage and compute resources. NASA’s data intensive computing requirements are particularly acute in the areas of analysis, visualization and accessibility.</w:t>
      </w:r>
    </w:p>
    <w:p w:rsidR="00B1592D" w:rsidRPr="00C32362" w:rsidRDefault="00B1592D" w:rsidP="00B1592D">
      <w:pPr>
        <w:ind w:left="360"/>
      </w:pPr>
    </w:p>
    <w:p w:rsidR="00B1592D" w:rsidRPr="00C32362" w:rsidRDefault="00B1592D" w:rsidP="00B1592D">
      <w:pPr>
        <w:ind w:left="360"/>
      </w:pPr>
      <w:r w:rsidRPr="00C32362">
        <w:t>One of NASA's goals is to optimize the productivity of the individual through the utilization of consistently more powerful computers utilizing the latest in supporting peripherals combined with higher level and more user friendly software on standardized but customizable systems.</w:t>
      </w:r>
    </w:p>
    <w:p w:rsidR="00B1592D" w:rsidRPr="00C32362" w:rsidRDefault="00B1592D" w:rsidP="00B1592D">
      <w:pPr>
        <w:ind w:left="360"/>
      </w:pPr>
    </w:p>
    <w:p w:rsidR="00B1592D" w:rsidRPr="00C32362" w:rsidRDefault="00B1592D" w:rsidP="00B1592D">
      <w:pPr>
        <w:spacing w:after="120"/>
        <w:ind w:left="360"/>
      </w:pPr>
      <w:r w:rsidRPr="00C32362">
        <w:t xml:space="preserve">Computer facilities throughout NASA are being continuously enhanced by incorporating evolving improvements in state-of-the-art computer system technologies to maintain NASA at the forefront of scientific and engineering processing performance and capabilities and to provide the user community of researchers and engineers with the most sophisticated and powerful computer tools available. The original SEWP contracts helped establish UNIX as the unifying computer system within NASA's scientific and engineering environment.  In continuing support of the activities that utilize these computer systems NASA is implementing Indefinite Delivery/Indefinite Quantity (IDIQ) contracts of the latest computer system technologies. These standard based computer systems will continue to enhance and unify computational and graphics capabilities to the scientific and engineering community supporting NASA missions. </w:t>
      </w:r>
    </w:p>
    <w:p w:rsidR="00B1592D" w:rsidRPr="00C32362" w:rsidRDefault="00B1592D" w:rsidP="00B1592D"/>
    <w:p w:rsidR="00B1592D" w:rsidRDefault="00B1592D" w:rsidP="00B1592D">
      <w:pPr>
        <w:pStyle w:val="Heading4"/>
      </w:pPr>
      <w:bookmarkStart w:id="1046" w:name="_Toc345066212"/>
      <w:bookmarkStart w:id="1047" w:name="_Toc345066869"/>
      <w:r w:rsidRPr="00C32362">
        <w:t>C.1.1.2. APPLICATION AND COMPUTATIONAL ENVIRONMENT</w:t>
      </w:r>
      <w:bookmarkEnd w:id="1046"/>
      <w:bookmarkEnd w:id="1047"/>
    </w:p>
    <w:p w:rsidR="00B510B4" w:rsidRDefault="00B510B4" w:rsidP="00B510B4"/>
    <w:p w:rsidR="00B1592D" w:rsidRPr="00C32362" w:rsidRDefault="00B1592D" w:rsidP="00B1592D">
      <w:pPr>
        <w:spacing w:after="120"/>
        <w:ind w:left="360"/>
      </w:pPr>
      <w:r w:rsidRPr="00C32362">
        <w:t xml:space="preserve">In the accomplishment of its mission, NASA utilizes a wide diversity of general and special purpose digital computers ranging from Compute Clusters, High Speed Specialized Processors, Scalable Parallel Processors and High End Storage systems to wide array of desktop and portable tools. These systems, while diverse in capability, are functionally interoperable through their support of IP networking and interoperability standards.  These systems provide interoperability and portability through their implementation </w:t>
      </w:r>
      <w:r w:rsidR="00E77111" w:rsidRPr="00C32362">
        <w:t>of IT</w:t>
      </w:r>
      <w:r w:rsidRPr="00C32362">
        <w:t xml:space="preserve"> standards.  They </w:t>
      </w:r>
      <w:r w:rsidRPr="00C32362">
        <w:lastRenderedPageBreak/>
        <w:t xml:space="preserve">allow users to move between machines in a heterogeneous networked environment while maintaining an interoperable user environment.  </w:t>
      </w:r>
    </w:p>
    <w:p w:rsidR="00B1592D" w:rsidRPr="00C32362" w:rsidRDefault="00B1592D" w:rsidP="00B1592D">
      <w:pPr>
        <w:spacing w:after="120"/>
        <w:ind w:left="360"/>
      </w:pPr>
      <w:r w:rsidRPr="00C32362">
        <w:t xml:space="preserve">NASA's mission, for example, in the Geodynamics, Geophysics, Earth Resources, and Hydrological Sciences areas of investigation, is based on programs of basic and applied research as well as data analysis and interpretation and is conducted to span virtually the entire breadth of terrestrial utilization of space-acquired data. These include investigative studies of the Earth's gravitational and magnetic fields, crustal differentiation, surveying and mapping of crustal magnetic anomalies, computing general ocean circulation and major currents, determination of tectonic plate motion, and monitoring and predicting atmospheric circulation. In the resource observation areas, specific topics being investigated include mapping of geobotanical anomalies; crop, forest, and rangeland mensuration and classification; and determination of soil moisture - vegetation relationships. Ice and snow pack properties and surface imperviousness - water runoff relationships are also studied. These investigations include the study of future systems involving advanced higher resolution multi-element sensors. </w:t>
      </w:r>
    </w:p>
    <w:p w:rsidR="00B1592D" w:rsidRPr="00C32362" w:rsidRDefault="00B1592D" w:rsidP="00B1592D">
      <w:pPr>
        <w:spacing w:after="120"/>
        <w:ind w:left="360"/>
      </w:pPr>
      <w:r w:rsidRPr="00C32362">
        <w:t xml:space="preserve">NASA’s requirements for computing resources will continue to increase dramatically for all types of systems and tools, and for a wide range of power and capacity.  A family of scientific and engineering computer systems along with alternate, standards-based operating systems and supporting equipment and software will provide a wide diversity of interoperable functions within NASA and ensure the availability of the best tools for all of the core competencies at NASA. </w:t>
      </w:r>
    </w:p>
    <w:p w:rsidR="00B1592D" w:rsidRPr="00C32362" w:rsidRDefault="00B1592D" w:rsidP="00B1592D">
      <w:pPr>
        <w:spacing w:after="120"/>
        <w:ind w:left="360"/>
      </w:pPr>
      <w:r w:rsidRPr="00C32362">
        <w:t>Computer networking is a key element of the computer system environment. NASA maintains an extensive network environment with tens of thousands of active network nodes in dozens of domains. The NASA environment is primarily Ethernet based, and NASA is continually researching emerging technologies to supplement the existing infrastructures where needed. Computer systems will need to support the current highest performance network technologies.  NASA aggressively deploys network technology that capitalizes on its existing investment while promising long-range viability.  This includes extending the reach of NASA’s services both internally and to external service providers including those that are Cloud based.</w:t>
      </w:r>
    </w:p>
    <w:p w:rsidR="00B1592D" w:rsidRPr="00C32362" w:rsidRDefault="00B1592D" w:rsidP="00B1592D">
      <w:pPr>
        <w:spacing w:after="120"/>
        <w:ind w:left="360"/>
      </w:pPr>
      <w:r w:rsidRPr="00C32362">
        <w:t>Cloud computing and the related X As A Service (e.g. Software As A Service) are increasingly important to NASA and the Federal Government.  Private Clouds (e.g., containers); Public Cloud Services (used, for example, to offload data, storage and/or respond to computational capacity), Community Clouds (used, for example, to consolidate similar requirements throughout a Center or Agency) along with the many variations of Cloud Services are prevalent in new and emerging requirements and therefore are an important aspect of the SEWP V offerings.</w:t>
      </w:r>
    </w:p>
    <w:p w:rsidR="00B1592D" w:rsidRPr="00C32362" w:rsidRDefault="00B1592D" w:rsidP="00B1592D"/>
    <w:p w:rsidR="00B1592D" w:rsidRDefault="00B1592D" w:rsidP="00B1592D">
      <w:pPr>
        <w:pStyle w:val="Heading4"/>
      </w:pPr>
      <w:bookmarkStart w:id="1048" w:name="_Toc345066213"/>
      <w:bookmarkStart w:id="1049" w:name="_Toc345066870"/>
      <w:r w:rsidRPr="00C32362">
        <w:t>C.1.1.3. ACQUISITION OBJECTIVES</w:t>
      </w:r>
      <w:bookmarkEnd w:id="1048"/>
      <w:bookmarkEnd w:id="1049"/>
    </w:p>
    <w:p w:rsidR="00B510B4" w:rsidRDefault="00B510B4" w:rsidP="00B510B4"/>
    <w:p w:rsidR="00B1592D" w:rsidRPr="00C32362" w:rsidRDefault="00B1592D" w:rsidP="00B1592D">
      <w:pPr>
        <w:spacing w:after="120"/>
        <w:ind w:left="360"/>
      </w:pPr>
      <w:r w:rsidRPr="00C32362">
        <w:t>This acquisition's first objective is to have hardware and software available to address an increasingly difficult, complex, and changing set of NASA-specific scientific and engineering problems while also providing IT product-based solutions to assist all Federal Agencies in meeting their IT needs. For example, problems such as the design and development of complex instrumentation, correlative data analysis between multiple data sources and high-resolution display and animation of complex three-dimensional objects stress the resources of today's most powerful scientific and engineering computer systems and high-speed networks</w:t>
      </w:r>
      <w:r w:rsidRPr="00C32362">
        <w:rPr>
          <w:b/>
        </w:rPr>
        <w:t>.</w:t>
      </w:r>
      <w:r w:rsidRPr="00C32362">
        <w:t xml:space="preserve"> Yet each of these problems requires computational platforms that are highly extensible in different key areas of computer system technology. In addition increased requirements for distributed computing and sharing of resources and data have created a data and network-intensive computational environment while the need for efficiency and cost savings has resulted in a need for consolidation and cloud-based services.  Ideally this first objective would be met with hardware and software that provide flexibility, functionality, high-speed connectivity and a performance growth path that can address NASA’s technical and interoperability requirements as our science and engineering requirements continue to expand. Additionally the need for facility consolidation and cloud-first solutions necessitates an acquisition strategy inclusive of hardware, software and services that can leverage virtualization, public and private cloud services and facilities and software-as-a-service along with related cloud-based products and services.</w:t>
      </w:r>
    </w:p>
    <w:p w:rsidR="00B1592D" w:rsidRPr="00C32362" w:rsidRDefault="00B1592D" w:rsidP="00B1592D">
      <w:pPr>
        <w:spacing w:after="120"/>
        <w:ind w:left="360"/>
      </w:pPr>
      <w:r w:rsidRPr="00C32362">
        <w:t xml:space="preserve">This acquisition’s second objective is to assist the Government in minimizing incompatibilities and maximizing strategic decision making across the IT infrastructure. This objective is met firstly by focusing on commercial and standards based technology and acquisition practices.  Secondly, information flow between industry and the Government end-user is paramount in providing the Government with the knowledge to make informed </w:t>
      </w:r>
      <w:r w:rsidRPr="00C32362">
        <w:lastRenderedPageBreak/>
        <w:t>decisions.  It is therefore a goal of this contract to not only provide basic technical information but to also facilitate information related to a variety of topics including but not limited to supply chain management, energy savings and accessibility features, and program and past performance.  With a full suite of standardized products and ready access to key data, it is anticipated that NASA and other Federal Agencies will have the ability to use these contracts for strategic IT purchases.</w:t>
      </w:r>
    </w:p>
    <w:p w:rsidR="00B1592D" w:rsidRPr="00C32362" w:rsidRDefault="00B1592D" w:rsidP="00B1592D">
      <w:pPr>
        <w:spacing w:after="120"/>
        <w:ind w:left="360"/>
      </w:pPr>
      <w:r w:rsidRPr="00C32362">
        <w:t>A third objective is to provide NASA with a wide range of IT, communications, audio-visual and related hardware, software and product based services to support, interconnect, and enhance NASA’s scientific and engineering capabilities.  To support the variety of systems and computing related needs and continue to promote and stimulate vendor competitiveness, contractors associated must include access and/or support to the widest possible variety of appropriate companies.  In addition, these systems must include enhancements that provide leading edge technology to the computer system group.  This objective is met in part through the technology refreshment process to add new companies and technology to make enhanced new technical capabilities available.</w:t>
      </w:r>
    </w:p>
    <w:p w:rsidR="00B1592D" w:rsidRPr="00C32362" w:rsidRDefault="00B1592D" w:rsidP="00B1592D">
      <w:pPr>
        <w:spacing w:after="120"/>
        <w:ind w:left="360"/>
      </w:pPr>
      <w:r w:rsidRPr="00C32362">
        <w:t>Finally, it is imperative that SEWP embraces innovative procurement transactions and processes.  This objective is to facilitate processes that will place a minimal administrative burden on the customer, contractor, and the Government.  The Government believes that this can only be accomplished through electronic and automated means. Hence every effort will be made to utilize automated processes for order processing, tracking, delivery, invoicing, and payment.  The Government envisions a virtual system in which the customer is empowered to choose what goods and services they need to accomplish their mission, order them (if within their authority) receive them directly, and authorize payment. This empowerment of the customer necessitates the continued enhancement and automation of today's conventional procurement processes. At a minimum this will require standardized electronic communication processes for order processing, pricing exhibits, and management reporting.  Further, this system will continue to evolve as standards mature and enabling technologies become available. It is expected that the Government and industry will partner together in this effort.</w:t>
      </w:r>
    </w:p>
    <w:p w:rsidR="00B1592D" w:rsidRPr="00C32362" w:rsidRDefault="00B1592D" w:rsidP="00B1592D">
      <w:pPr>
        <w:spacing w:after="120"/>
        <w:ind w:left="360"/>
      </w:pPr>
      <w:r w:rsidRPr="00C32362">
        <w:t>While the goal of this SEWP RFP is to provide the widest range of IT product solutions through a competed set of contract awards, a post-award plan is to determine if a small group of non-competed set-aside contracts would be beneficial to the Government to fill in any additional related capabilities.</w:t>
      </w:r>
    </w:p>
    <w:p w:rsidR="00B1592D" w:rsidRPr="00C32362" w:rsidRDefault="00B1592D" w:rsidP="00B1592D">
      <w:pPr>
        <w:spacing w:after="120"/>
        <w:ind w:left="360"/>
      </w:pPr>
      <w:r w:rsidRPr="00C32362">
        <w:t>Overall, this consolidated effort will provide the Government with hardware, software, Audio-Visual products and related services that represent the best overall value to the Government in fulfilling its mission.  Further, this effort will minimize the Government's administrative costs, and provide the ability to fulfill our users' needs in a timely manner.</w:t>
      </w:r>
    </w:p>
    <w:p w:rsidR="00B1592D" w:rsidRPr="00C32362" w:rsidRDefault="00B1592D" w:rsidP="00B1592D">
      <w:pPr>
        <w:spacing w:after="120"/>
        <w:ind w:left="360"/>
      </w:pPr>
      <w:r w:rsidRPr="00C32362">
        <w:t>Because the scientific and engineering requirements depend on interoperability and standards, combined with the broad base of commonality among requirements, functions, and available COTS solutions, it is assumed that overlap will exist between contracts and across groups.  Additionally, any overlap will ensure that end-users will have access to appropriate and complete solutions to meet their varied requirements. Therefore, no single contract will have exclusive rights to provide any given technology nor will end-users be confined in their choice of contracts they utilize.  The end-user’s decisions will be based on a Best Value and Fair Opportunity determination as required in FAR 16.505(b).</w:t>
      </w:r>
    </w:p>
    <w:p w:rsidR="00B1592D" w:rsidRPr="00C32362" w:rsidRDefault="00B1592D" w:rsidP="00B1592D">
      <w:pPr>
        <w:spacing w:after="120"/>
        <w:ind w:left="360"/>
        <w:rPr>
          <w:u w:val="single"/>
        </w:rPr>
      </w:pPr>
      <w:r w:rsidRPr="00C32362">
        <w:rPr>
          <w:u w:val="single"/>
        </w:rPr>
        <w:t>Scope</w:t>
      </w:r>
    </w:p>
    <w:p w:rsidR="00B1592D" w:rsidRPr="00C32362" w:rsidRDefault="00B1592D" w:rsidP="00B1592D">
      <w:pPr>
        <w:spacing w:after="120"/>
        <w:ind w:left="360"/>
      </w:pPr>
      <w:r w:rsidRPr="00C32362">
        <w:t>NASA implements many different missions and projects to meet a wide range of requirements.  In addition, other Government agencies will utilize any resultant contract if they determine the available hardware,  software, and related products and services meets their technical requirements and represent a Best Value to that organization.  As such it is intended that deliverables under this contract may be utilized by: Government civil servants, Government on-site (or near-site) contractors, Government off-site contractors, Principal investigators, or Universities through grants or cooperative agreements and Government-Owner Contractor-Operated (GOCO) organizations. Therefore, deliverables under the contract are not limited to NASA-specific requirements, although any such deliverable will be available for NASA’s usage.  While SEWP Contractors are required to provide CONUS delivery, Federal Agencies with OCONUS locations may utilize the SEWP contracts based on mutually agreed upon delivery arrangements.</w:t>
      </w:r>
    </w:p>
    <w:p w:rsidR="008A1515" w:rsidRPr="00C32362" w:rsidRDefault="008A1515" w:rsidP="008A1515">
      <w:pPr>
        <w:spacing w:after="120"/>
        <w:ind w:left="360"/>
      </w:pPr>
      <w:r w:rsidRPr="00C32362">
        <w:t xml:space="preserve">Regardless of the mandatory items defined, proposed and provided by each class, the scope of all contracts is the same – Information </w:t>
      </w:r>
      <w:r>
        <w:t xml:space="preserve">and Communications </w:t>
      </w:r>
      <w:r w:rsidRPr="00C32362">
        <w:t>Technology</w:t>
      </w:r>
      <w:r>
        <w:t xml:space="preserve"> (ICT)</w:t>
      </w:r>
      <w:r w:rsidRPr="00C32362">
        <w:t xml:space="preserve"> and Audio Visual </w:t>
      </w:r>
      <w:r>
        <w:t xml:space="preserve">(AV) </w:t>
      </w:r>
      <w:r w:rsidRPr="00C32362">
        <w:t xml:space="preserve">products including </w:t>
      </w:r>
      <w:r w:rsidRPr="00C32362">
        <w:lastRenderedPageBreak/>
        <w:t>hardware; software; maintenance; warranty; product based engineering, installation and implementation services; and product training.</w:t>
      </w:r>
    </w:p>
    <w:p w:rsidR="00B1592D" w:rsidRDefault="00B1592D" w:rsidP="00B1592D">
      <w:pPr>
        <w:pStyle w:val="Heading3"/>
      </w:pPr>
      <w:bookmarkStart w:id="1050" w:name="_Toc345066214"/>
      <w:bookmarkStart w:id="1051" w:name="_Toc345066871"/>
      <w:bookmarkStart w:id="1052" w:name="_Toc345070347"/>
      <w:bookmarkStart w:id="1053" w:name="_Toc345070582"/>
      <w:bookmarkStart w:id="1054" w:name="_Toc345070815"/>
      <w:bookmarkStart w:id="1055" w:name="_Toc364329422"/>
      <w:bookmarkStart w:id="1056" w:name="_Toc370288386"/>
      <w:r w:rsidRPr="00C32362">
        <w:t>C.1.2. GOVERNMENT'S OPERATING PLAN</w:t>
      </w:r>
      <w:bookmarkEnd w:id="1050"/>
      <w:bookmarkEnd w:id="1051"/>
      <w:bookmarkEnd w:id="1052"/>
      <w:bookmarkEnd w:id="1053"/>
      <w:bookmarkEnd w:id="1054"/>
      <w:bookmarkEnd w:id="1055"/>
      <w:bookmarkEnd w:id="1056"/>
    </w:p>
    <w:p w:rsidR="00D922F4" w:rsidRPr="00C32362" w:rsidRDefault="00D922F4" w:rsidP="00B1592D">
      <w:pPr>
        <w:pStyle w:val="Heading3"/>
      </w:pPr>
    </w:p>
    <w:p w:rsidR="00B1592D" w:rsidRPr="00C32362" w:rsidRDefault="00B1592D" w:rsidP="00B1592D">
      <w:pPr>
        <w:spacing w:after="120"/>
        <w:ind w:left="360"/>
      </w:pPr>
      <w:r w:rsidRPr="00C32362">
        <w:t>There will be a SEWP Program Management Office (PMO) staffed by Government, and NASA support service contract personnel. The PMO will be located at NASA Goddard Space Flight Center (GSFC) and will serve four main functions: contract management, technical oversight, administrative support, and customer support.  The full NASA SEWP Team will consist of the SEWP Executive Committee, SEWP Contracting Officer(s), the SEWP Contracting Officer's Representative (COR), SEWP Technical Specialists, and NASA SEWP Program Manager and Deputy Program Manager.</w:t>
      </w:r>
    </w:p>
    <w:p w:rsidR="00B1592D" w:rsidRPr="00C32362" w:rsidRDefault="00B1592D" w:rsidP="00B1592D">
      <w:pPr>
        <w:spacing w:after="120"/>
        <w:ind w:left="360"/>
      </w:pPr>
      <w:r w:rsidRPr="00C32362">
        <w:t>The SEWP PMO will be the focal point for SEWP Contractors and customers by serving as a clearinghouse of information and services relevant to the SEWP contracts. The SEWP PMO is not responsible for promoting the Contractor's products or for conducting market research for the Contractor's products.</w:t>
      </w:r>
    </w:p>
    <w:p w:rsidR="00B1592D" w:rsidRPr="00C32362" w:rsidRDefault="00B1592D" w:rsidP="00B1592D"/>
    <w:p w:rsidR="00B1592D" w:rsidRDefault="00B1592D" w:rsidP="00B1592D">
      <w:pPr>
        <w:pStyle w:val="Heading4"/>
      </w:pPr>
      <w:bookmarkStart w:id="1057" w:name="_Toc345066215"/>
      <w:bookmarkStart w:id="1058" w:name="_Toc345066872"/>
      <w:r w:rsidRPr="00C32362">
        <w:t>C.1.2.1. Executive Committee, CO(s), COR, Technical Specialists</w:t>
      </w:r>
      <w:bookmarkEnd w:id="1057"/>
      <w:bookmarkEnd w:id="1058"/>
    </w:p>
    <w:p w:rsidR="000C5F80" w:rsidRDefault="000C5F80"/>
    <w:p w:rsidR="00B1592D" w:rsidRPr="00C32362" w:rsidRDefault="00B1592D" w:rsidP="00B1592D">
      <w:pPr>
        <w:spacing w:after="120"/>
        <w:ind w:left="360"/>
      </w:pPr>
      <w:r w:rsidRPr="00C32362">
        <w:t>The SEWP Executive Committee will oversee and direct the management of the SEWP contracts. The SEWP Contracting Officer(s) will perform functions normally associated with such position(s). The SEWP COR will conduct post award implementation and administration.  Technical Specialists may be appointed by the Executive Committee to assist the COR in reviewing and approving all Technology Refreshment proposals from the Contractor to ensure appropriate scope and conformance with SEWP objectives. The COR will maintain a close working relationship with the Contractor regarding current and future technology and the technical breadth and depth of the contract. The Executive Committee, Contracting Officer(s) and COR will be located at GSFC.  The Technical Specialists may be located at various NASA Centers and other agencies.</w:t>
      </w:r>
    </w:p>
    <w:p w:rsidR="00B1592D" w:rsidRDefault="00B1592D" w:rsidP="00B1592D">
      <w:pPr>
        <w:pStyle w:val="Heading4"/>
      </w:pPr>
      <w:bookmarkStart w:id="1059" w:name="_Toc345066216"/>
      <w:bookmarkStart w:id="1060" w:name="_Toc345066873"/>
      <w:r w:rsidRPr="00C32362">
        <w:t>C.1.2.2. SEWP POCs</w:t>
      </w:r>
      <w:bookmarkEnd w:id="1059"/>
      <w:bookmarkEnd w:id="1060"/>
    </w:p>
    <w:p w:rsidR="000C5F80" w:rsidRDefault="000C5F80"/>
    <w:p w:rsidR="00B1592D" w:rsidRPr="00C32362" w:rsidRDefault="00B1592D" w:rsidP="00B1592D">
      <w:pPr>
        <w:spacing w:after="120"/>
        <w:ind w:left="360"/>
      </w:pPr>
      <w:r w:rsidRPr="00C32362">
        <w:t>SEWP Point of Contact (POC) serves two main functions within their respective agencies:</w:t>
      </w:r>
    </w:p>
    <w:p w:rsidR="00B1592D" w:rsidRPr="00C32362" w:rsidRDefault="00B1592D" w:rsidP="00B1592D">
      <w:pPr>
        <w:tabs>
          <w:tab w:val="left" w:pos="1080"/>
        </w:tabs>
        <w:spacing w:after="120"/>
        <w:ind w:left="1080" w:hanging="360"/>
      </w:pPr>
      <w:r w:rsidRPr="00C32362">
        <w:t>1.</w:t>
      </w:r>
      <w:r w:rsidRPr="00C32362">
        <w:tab/>
        <w:t xml:space="preserve">Contact person within their agency to answer questions and provide guidance to Government and Contractor employees interested in using SEWP; </w:t>
      </w:r>
    </w:p>
    <w:p w:rsidR="00B1592D" w:rsidRPr="00C32362" w:rsidRDefault="00B1592D" w:rsidP="00B1592D">
      <w:pPr>
        <w:tabs>
          <w:tab w:val="left" w:pos="1080"/>
        </w:tabs>
        <w:spacing w:after="120"/>
        <w:ind w:left="1080" w:hanging="360"/>
      </w:pPr>
      <w:r w:rsidRPr="00C32362">
        <w:t>2.</w:t>
      </w:r>
      <w:r w:rsidRPr="00C32362">
        <w:tab/>
        <w:t xml:space="preserve">Person to serve as a liaison between the NASA SEWP Office and their agency, providing feedback and receiving updates to/from the NASA SEWP office on current issues and future goals of SEWP </w:t>
      </w:r>
    </w:p>
    <w:p w:rsidR="00B1592D" w:rsidRPr="00C32362" w:rsidRDefault="00B1592D" w:rsidP="00B1592D">
      <w:pPr>
        <w:spacing w:after="120"/>
        <w:ind w:left="360"/>
      </w:pPr>
      <w:r w:rsidRPr="00C32362">
        <w:t xml:space="preserve">Agencies may have multiple POCs. A POC can be identified as a Contracting POC, a Technical POC, or both.  Agencies are not required to identify a POC in order to utilize the SEWP contracts. </w:t>
      </w:r>
    </w:p>
    <w:p w:rsidR="00B1592D" w:rsidRPr="00C32362" w:rsidRDefault="00B1592D" w:rsidP="00B1592D"/>
    <w:p w:rsidR="00B1592D" w:rsidRPr="00C32362" w:rsidRDefault="00B1592D" w:rsidP="00B1592D">
      <w:pPr>
        <w:pStyle w:val="Heading4"/>
      </w:pPr>
      <w:bookmarkStart w:id="1061" w:name="_Toc345066217"/>
      <w:bookmarkStart w:id="1062" w:name="_Toc345066874"/>
      <w:r w:rsidRPr="00C32362">
        <w:t>C.1.2.3. SEWP PMO Management Services</w:t>
      </w:r>
      <w:bookmarkEnd w:id="1061"/>
      <w:bookmarkEnd w:id="1062"/>
    </w:p>
    <w:p w:rsidR="00B1592D" w:rsidRPr="00C32362" w:rsidRDefault="00B1592D" w:rsidP="00B1592D"/>
    <w:p w:rsidR="00B1592D" w:rsidRPr="00C32362" w:rsidRDefault="00B1592D" w:rsidP="00B1592D">
      <w:pPr>
        <w:spacing w:after="120"/>
        <w:ind w:left="360"/>
      </w:pPr>
      <w:r w:rsidRPr="00C32362">
        <w:t>The SEWP PMO will maintain a database containing all information relevant to order and contract monitoring.  The SEWP database will be the official repository for pricing exhibits, electronic reports, summaries of purchase orders, and other contract related information. The SEWP PMO will validate orders to ensure orders are from a federal agency or authorized federal contractor and that the orders include a valid contract number, a signature and date, and a total dollar amount.  As detailed in Attachment D, all orders, except for direct credit card orders, will be routed through the SEWP PMO office prior to issuance to the Contractor to ensure that appropriate scope, pricing, authorization limits, and other contract and program requirements are monitored at all times. Pricing information will be remotely accessible by Contractors and customers in order to facilitate the generation of contractually correct orders. The database will be populated via electronic processes as defined in Attachment D.</w:t>
      </w:r>
    </w:p>
    <w:p w:rsidR="00B1592D" w:rsidRPr="00C32362" w:rsidRDefault="00B1592D" w:rsidP="00B1592D">
      <w:pPr>
        <w:spacing w:after="120"/>
        <w:ind w:left="360"/>
      </w:pPr>
      <w:r w:rsidRPr="00C32362">
        <w:t xml:space="preserve">Contractor information systems for order processing and quote generation must be populated with pricing data synchronized with the SEWP database.  This will ensure consistency between the Contractor information systems and the SEWP database of record.  The data relevant to each Contractor's SEWP contract will be </w:t>
      </w:r>
      <w:r w:rsidRPr="00C32362">
        <w:lastRenderedPageBreak/>
        <w:t>available for access and downloadable by the Contractor on a 24 hours a day, 7 days a week basis.  Each time a change is made in the SEWP database relative to a Contractor's offerings, the new data must be updated in the Contractor's order processing and quote generation systems by the Contractor.</w:t>
      </w:r>
    </w:p>
    <w:p w:rsidR="00B1592D" w:rsidRPr="00C32362" w:rsidRDefault="00B1592D" w:rsidP="00B1592D">
      <w:pPr>
        <w:spacing w:after="120"/>
        <w:ind w:left="360"/>
      </w:pPr>
      <w:r w:rsidRPr="00C32362">
        <w:t>The SEWP PMO will be responsible for supporting Points of Contacts (POCs) and customers at NASA field centers and other federal agencies.</w:t>
      </w:r>
    </w:p>
    <w:p w:rsidR="00B1592D" w:rsidRPr="00C32362" w:rsidRDefault="00B1592D" w:rsidP="00B1592D">
      <w:pPr>
        <w:spacing w:after="120"/>
        <w:ind w:left="360"/>
      </w:pPr>
      <w:r w:rsidRPr="00C32362">
        <w:t xml:space="preserve">The SEWP PMO will monitor and facilitate the processing of SEWP orders. These services include problem determination, escalation and resolution, and other front line support services for SEWP customers, Contractors and POCs. </w:t>
      </w:r>
    </w:p>
    <w:p w:rsidR="00B1592D" w:rsidRPr="00C32362" w:rsidRDefault="00B1592D" w:rsidP="00B1592D"/>
    <w:p w:rsidR="00B1592D" w:rsidRDefault="00B1592D" w:rsidP="00B1592D">
      <w:pPr>
        <w:pStyle w:val="Heading4"/>
      </w:pPr>
      <w:bookmarkStart w:id="1063" w:name="_Toc345066218"/>
      <w:bookmarkStart w:id="1064" w:name="_Toc345066875"/>
      <w:r w:rsidRPr="00C32362">
        <w:t>C.1.2.4. SEWP PMO Automation Services</w:t>
      </w:r>
      <w:bookmarkEnd w:id="1063"/>
      <w:bookmarkEnd w:id="1064"/>
    </w:p>
    <w:p w:rsidR="000C5F80" w:rsidRDefault="000C5F80"/>
    <w:p w:rsidR="00B1592D" w:rsidRPr="00C32362" w:rsidRDefault="00B1592D" w:rsidP="00B1592D">
      <w:pPr>
        <w:spacing w:after="120"/>
        <w:ind w:left="360"/>
      </w:pPr>
      <w:r w:rsidRPr="00C32362">
        <w:t>The SEWP PMO will maintain a Web home page containing pricing, order status, promotional and technical support information and other information deemed relevant to the support of the SEWP contracts. The SEWP home page will be accessible to all SEWP customers, POCs and Contractors.  It will include product and manufacturer search capability along with on-line Request for Quote tools that may be used by SEWP customers to request and verify quotes from the Contractor.</w:t>
      </w:r>
    </w:p>
    <w:p w:rsidR="00B1592D" w:rsidRPr="00C32362" w:rsidRDefault="00B1592D" w:rsidP="00B1592D">
      <w:pPr>
        <w:spacing w:after="120"/>
        <w:ind w:left="360"/>
      </w:pPr>
      <w:r w:rsidRPr="00C32362">
        <w:t xml:space="preserve">The SEWP PMO will implement electronic services to facilitate the paperless processing of SEWP orders, reports, pricing exhibits and other relevant business documents. The implementation will be in accordance with the SEWP e-reporting architecture, as described in Attachment D. </w:t>
      </w:r>
    </w:p>
    <w:p w:rsidR="00B1592D" w:rsidRPr="00C32362" w:rsidRDefault="00B1592D" w:rsidP="00B1592D"/>
    <w:p w:rsidR="00B1592D" w:rsidRDefault="00B1592D" w:rsidP="00B1592D">
      <w:pPr>
        <w:pStyle w:val="Heading4"/>
      </w:pPr>
      <w:bookmarkStart w:id="1065" w:name="_Toc345066219"/>
      <w:bookmarkStart w:id="1066" w:name="_Toc345066876"/>
      <w:r w:rsidRPr="00C32362">
        <w:t>C.1.2.5. PMO Technical Services</w:t>
      </w:r>
      <w:bookmarkEnd w:id="1065"/>
      <w:bookmarkEnd w:id="1066"/>
    </w:p>
    <w:p w:rsidR="000C5F80" w:rsidRDefault="000C5F80"/>
    <w:p w:rsidR="00B1592D" w:rsidRPr="00C32362" w:rsidRDefault="00B1592D" w:rsidP="00B1592D">
      <w:pPr>
        <w:spacing w:after="120"/>
        <w:ind w:left="360"/>
      </w:pPr>
      <w:r w:rsidRPr="00C32362">
        <w:t xml:space="preserve">The SEWP COR and/or the Technical Specialists, assisted by the SEWP PMO, will research emerging technologies and assess their applicability to the SEWP contracts regarding price, performance, interoperability, standards, and comprehensive functional capabilities. The SEWP PMO will refer customers requesting requirements analysis information and services to assist in determining the optimal use of products offered on the SEWP contracts to the Contractors most appropriate for resolving the customer’s needs. </w:t>
      </w:r>
    </w:p>
    <w:p w:rsidR="00B1592D" w:rsidRPr="00C32362" w:rsidRDefault="00B1592D" w:rsidP="00B1592D">
      <w:pPr>
        <w:spacing w:after="120"/>
        <w:ind w:left="360"/>
      </w:pPr>
      <w:r w:rsidRPr="00C32362">
        <w:t>The SEWP home page will maintain links, documents and software relevant to the technical support needs of SEWP customers.  A link to the Contractors SEWP Web site will be provided through SEWP’s Website.</w:t>
      </w:r>
    </w:p>
    <w:p w:rsidR="00D922F4" w:rsidRDefault="00D922F4" w:rsidP="00B1592D">
      <w:pPr>
        <w:pStyle w:val="Heading3"/>
      </w:pPr>
      <w:bookmarkStart w:id="1067" w:name="_Toc345066220"/>
      <w:bookmarkStart w:id="1068" w:name="_Toc345066877"/>
      <w:bookmarkStart w:id="1069" w:name="_Toc345070348"/>
      <w:bookmarkStart w:id="1070" w:name="_Toc345070583"/>
      <w:bookmarkStart w:id="1071" w:name="_Toc345070816"/>
    </w:p>
    <w:p w:rsidR="00B1592D" w:rsidRPr="00C32362" w:rsidRDefault="00B1592D" w:rsidP="00B1592D">
      <w:pPr>
        <w:pStyle w:val="Heading3"/>
      </w:pPr>
      <w:bookmarkStart w:id="1072" w:name="_Toc364329423"/>
      <w:bookmarkStart w:id="1073" w:name="_Toc370288387"/>
      <w:r w:rsidRPr="00C32362">
        <w:t>C.1.3. CONTRACTOR RESPONSIBILITIES</w:t>
      </w:r>
      <w:bookmarkEnd w:id="1067"/>
      <w:bookmarkEnd w:id="1068"/>
      <w:bookmarkEnd w:id="1069"/>
      <w:bookmarkEnd w:id="1070"/>
      <w:bookmarkEnd w:id="1071"/>
      <w:bookmarkEnd w:id="1072"/>
      <w:bookmarkEnd w:id="1073"/>
    </w:p>
    <w:p w:rsidR="00B1592D" w:rsidRPr="00C32362" w:rsidRDefault="00B1592D" w:rsidP="00B1592D"/>
    <w:p w:rsidR="00B1592D" w:rsidRPr="00C32362" w:rsidRDefault="00B1592D" w:rsidP="00B1592D">
      <w:pPr>
        <w:pStyle w:val="Heading4"/>
      </w:pPr>
      <w:bookmarkStart w:id="1074" w:name="_Toc345066221"/>
      <w:bookmarkStart w:id="1075" w:name="_Toc345066878"/>
      <w:r w:rsidRPr="00C32362">
        <w:t>C.1.3.1. TECHNICAL SERVICES</w:t>
      </w:r>
      <w:bookmarkEnd w:id="1074"/>
      <w:bookmarkEnd w:id="1075"/>
    </w:p>
    <w:p w:rsidR="00B1592D" w:rsidRPr="00C32362" w:rsidRDefault="00B1592D" w:rsidP="00B1592D"/>
    <w:p w:rsidR="008A1515" w:rsidRPr="00C32362" w:rsidRDefault="008A1515" w:rsidP="008A1515">
      <w:pPr>
        <w:pStyle w:val="Heading5"/>
      </w:pPr>
      <w:bookmarkStart w:id="1076" w:name="_Toc345066222"/>
      <w:bookmarkStart w:id="1077" w:name="_Toc345066879"/>
      <w:r w:rsidRPr="00C32362">
        <w:t>C.1.3.1.1. World Wide Web Services</w:t>
      </w:r>
    </w:p>
    <w:p w:rsidR="008A1515" w:rsidRPr="00C32362" w:rsidRDefault="008A1515" w:rsidP="008A1515">
      <w:pPr>
        <w:spacing w:after="120"/>
        <w:ind w:left="360"/>
      </w:pPr>
      <w:r w:rsidRPr="00C32362">
        <w:t>The Contractor shall maintain a public website for publishing a full complement of contract related resources to the SEWP PMO, SEWP POCs, and SEWP customers.  These resources shall include but not be limited to:</w:t>
      </w:r>
    </w:p>
    <w:p w:rsidR="008A1515" w:rsidRPr="00C32362" w:rsidRDefault="008A1515" w:rsidP="008A1515">
      <w:pPr>
        <w:tabs>
          <w:tab w:val="left" w:pos="720"/>
        </w:tabs>
        <w:spacing w:after="120"/>
        <w:ind w:left="720" w:hanging="360"/>
      </w:pPr>
      <w:r w:rsidRPr="00C32362">
        <w:t>1)</w:t>
      </w:r>
      <w:r w:rsidRPr="00C32362">
        <w:tab/>
        <w:t>A soft copy ordering guide (see section C.1.3.3 for ordering guide specifications) suitable for downloading and printing by SEWP customers.</w:t>
      </w:r>
    </w:p>
    <w:p w:rsidR="008A1515" w:rsidRPr="00C32362" w:rsidRDefault="008A1515" w:rsidP="008A1515">
      <w:pPr>
        <w:tabs>
          <w:tab w:val="left" w:pos="720"/>
        </w:tabs>
        <w:spacing w:after="120"/>
        <w:ind w:left="720" w:hanging="360"/>
      </w:pPr>
      <w:r>
        <w:t>2</w:t>
      </w:r>
      <w:r w:rsidRPr="00C32362">
        <w:t>)</w:t>
      </w:r>
      <w:r w:rsidRPr="00C32362">
        <w:tab/>
        <w:t>Identification of the Contract as part of a multi-award Government-Wide Acquisition Contract (GWAC) with accurate and clearly stated posting of the Fair Opportunity Clause found within the body of the Contract</w:t>
      </w:r>
    </w:p>
    <w:p w:rsidR="008A1515" w:rsidRPr="00C32362" w:rsidRDefault="008A1515" w:rsidP="008A1515">
      <w:pPr>
        <w:tabs>
          <w:tab w:val="left" w:pos="720"/>
        </w:tabs>
        <w:spacing w:after="120"/>
        <w:ind w:left="720" w:hanging="360"/>
      </w:pPr>
      <w:r>
        <w:t>3</w:t>
      </w:r>
      <w:r w:rsidRPr="00C32362">
        <w:t>)</w:t>
      </w:r>
      <w:r w:rsidRPr="00C32362">
        <w:tab/>
        <w:t>On line program support information including:</w:t>
      </w:r>
    </w:p>
    <w:p w:rsidR="008A1515" w:rsidRPr="00C32362" w:rsidRDefault="008A1515" w:rsidP="008A1515">
      <w:pPr>
        <w:tabs>
          <w:tab w:val="left" w:pos="1440"/>
        </w:tabs>
        <w:spacing w:after="120"/>
        <w:ind w:left="1440" w:hanging="360"/>
      </w:pPr>
      <w:r w:rsidRPr="00C32362">
        <w:t>a)</w:t>
      </w:r>
      <w:r w:rsidRPr="00C32362">
        <w:tab/>
        <w:t>How to obtain a quote for hardware, software, or services, including names, telephone numbers and email addresses of appropriate sales representatives.</w:t>
      </w:r>
    </w:p>
    <w:p w:rsidR="008A1515" w:rsidRPr="00C32362" w:rsidRDefault="008A1515" w:rsidP="008A1515">
      <w:pPr>
        <w:tabs>
          <w:tab w:val="left" w:pos="1440"/>
        </w:tabs>
        <w:spacing w:after="120"/>
        <w:ind w:left="1440" w:hanging="360"/>
      </w:pPr>
      <w:r w:rsidRPr="00C32362">
        <w:lastRenderedPageBreak/>
        <w:t>b)</w:t>
      </w:r>
      <w:r w:rsidRPr="00C32362">
        <w:tab/>
        <w:t>Policy and procedural information regarding installation, basic warranty, extended warranty, technical support, software support, and other post delivery issues.  This will include the names, telephone numbers and email addresses of appropriate support staff.</w:t>
      </w:r>
    </w:p>
    <w:p w:rsidR="008A1515" w:rsidRPr="00C32362" w:rsidRDefault="008A1515" w:rsidP="008A1515">
      <w:pPr>
        <w:tabs>
          <w:tab w:val="left" w:pos="1440"/>
        </w:tabs>
        <w:spacing w:after="120"/>
        <w:ind w:left="1440" w:hanging="360"/>
      </w:pPr>
      <w:r w:rsidRPr="00C32362">
        <w:t>c)</w:t>
      </w:r>
      <w:r w:rsidRPr="00C32362">
        <w:tab/>
        <w:t>How to troubleshoot a problematic order including names, telephone numbers and email addresses of appropriate support staff.</w:t>
      </w:r>
    </w:p>
    <w:p w:rsidR="008A1515" w:rsidRPr="00C32362" w:rsidRDefault="008A1515" w:rsidP="008A1515">
      <w:pPr>
        <w:tabs>
          <w:tab w:val="left" w:pos="720"/>
        </w:tabs>
        <w:spacing w:after="120"/>
        <w:ind w:left="720" w:hanging="360"/>
      </w:pPr>
      <w:r>
        <w:t>4</w:t>
      </w:r>
      <w:r w:rsidRPr="00C32362">
        <w:t>)</w:t>
      </w:r>
      <w:r w:rsidRPr="00C32362">
        <w:tab/>
        <w:t>Links to related Web resources such as corporate home pages and the SEWP home page</w:t>
      </w:r>
    </w:p>
    <w:p w:rsidR="008A1515" w:rsidRPr="00C32362" w:rsidRDefault="008A1515" w:rsidP="008A1515">
      <w:pPr>
        <w:spacing w:after="120"/>
        <w:ind w:left="360"/>
      </w:pPr>
      <w:r w:rsidRPr="00C32362">
        <w:t>The Contractor shall provide these SEWP-specific Web capabilities within one month of contract award.</w:t>
      </w:r>
    </w:p>
    <w:bookmarkEnd w:id="1076"/>
    <w:bookmarkEnd w:id="1077"/>
    <w:p w:rsidR="00B1592D" w:rsidRPr="00C32362" w:rsidRDefault="00B1592D" w:rsidP="00B1592D">
      <w:pPr>
        <w:spacing w:after="120"/>
        <w:ind w:left="360"/>
      </w:pPr>
      <w:r w:rsidRPr="00C32362">
        <w:t>The Contractor’s SEWP related Web pages shall comply with all applicable Government Access Standards for Electronic and Information Technology including such standards based on Section 508 of the Rehabilitation Act Amendments.</w:t>
      </w:r>
    </w:p>
    <w:p w:rsidR="00B1592D" w:rsidRPr="00C32362" w:rsidRDefault="00B1592D" w:rsidP="00E77111">
      <w:pPr>
        <w:pStyle w:val="Heading5"/>
      </w:pPr>
      <w:bookmarkStart w:id="1078" w:name="_Toc345066223"/>
      <w:bookmarkStart w:id="1079" w:name="_Toc345066880"/>
      <w:r w:rsidRPr="00C32362">
        <w:t>C.1.3.1.2. Systems for Operational Capability Demonstration</w:t>
      </w:r>
      <w:bookmarkEnd w:id="1078"/>
      <w:bookmarkEnd w:id="1079"/>
    </w:p>
    <w:p w:rsidR="008A1515" w:rsidRDefault="008A1515" w:rsidP="008A1515">
      <w:pPr>
        <w:spacing w:after="120"/>
        <w:ind w:left="360"/>
      </w:pPr>
      <w:r w:rsidRPr="00C32362">
        <w:t xml:space="preserve">If the Government determines a need to verify the technical capabilities or otherwise demonstrate required functionality of </w:t>
      </w:r>
      <w:r>
        <w:t>mandatory products</w:t>
      </w:r>
      <w:r w:rsidRPr="00C32362">
        <w:t xml:space="preserve">, the contractor shall </w:t>
      </w:r>
      <w:r>
        <w:t>provide proof of the indicated functionalities for</w:t>
      </w:r>
      <w:r w:rsidRPr="00C32362">
        <w:t xml:space="preserve"> those products prior to placement of the first delivery order after contract award</w:t>
      </w:r>
      <w:r>
        <w:t>.  The method for providing that proof will be negotiated between the Government and the contractor.  Similarly, i</w:t>
      </w:r>
      <w:r w:rsidRPr="00C32362">
        <w:t xml:space="preserve">f the contractor submits a technology refreshment proposal for a </w:t>
      </w:r>
      <w:r>
        <w:t>mandatory item</w:t>
      </w:r>
      <w:r w:rsidRPr="00C32362">
        <w:t xml:space="preserve">, the Contractor shall, upon Government request, </w:t>
      </w:r>
      <w:r>
        <w:t>provide proof of the ability for the updated item to meet or exceed the mandatory requirements.</w:t>
      </w:r>
      <w:r w:rsidRPr="00C32362">
        <w:t>.</w:t>
      </w:r>
    </w:p>
    <w:p w:rsidR="008A1515" w:rsidRPr="00C32362" w:rsidRDefault="008A1515" w:rsidP="008A1515">
      <w:pPr>
        <w:spacing w:after="120"/>
        <w:ind w:left="360"/>
      </w:pPr>
      <w:r w:rsidRPr="00C32362">
        <w:t xml:space="preserve">If the Government determines a need to verify the technical capabilities or otherwise demonstrate required functionality of </w:t>
      </w:r>
      <w:r>
        <w:t>items to be purchased via credit card or delivery order</w:t>
      </w:r>
      <w:r w:rsidRPr="00C32362">
        <w:t xml:space="preserve">, the contractor </w:t>
      </w:r>
      <w:r>
        <w:t xml:space="preserve">and Government shall negotiate an appropriate methodology including but not limited to an </w:t>
      </w:r>
      <w:r w:rsidRPr="00C32362">
        <w:t xml:space="preserve">operational capability demonstration (OCD). </w:t>
      </w:r>
    </w:p>
    <w:p w:rsidR="008A1515" w:rsidRPr="00C32362" w:rsidRDefault="008A1515" w:rsidP="00B1592D">
      <w:pPr>
        <w:spacing w:after="120"/>
        <w:ind w:left="360"/>
      </w:pPr>
    </w:p>
    <w:p w:rsidR="00B1592D" w:rsidRPr="00C32362" w:rsidRDefault="00B1592D" w:rsidP="00E77111">
      <w:pPr>
        <w:pStyle w:val="Heading5"/>
      </w:pPr>
      <w:bookmarkStart w:id="1080" w:name="_Toc345066224"/>
      <w:bookmarkStart w:id="1081" w:name="_Toc345066881"/>
      <w:r w:rsidRPr="00C32362">
        <w:t>C.1.3.1.3. SEWP Technical Support</w:t>
      </w:r>
      <w:bookmarkEnd w:id="1080"/>
      <w:bookmarkEnd w:id="1081"/>
    </w:p>
    <w:p w:rsidR="00B1592D" w:rsidRPr="00C32362" w:rsidRDefault="00B1592D" w:rsidP="00B1592D">
      <w:pPr>
        <w:spacing w:after="120"/>
        <w:ind w:left="360"/>
      </w:pPr>
      <w:r w:rsidRPr="00C32362">
        <w:t xml:space="preserve">The contractor shall provide to the SEWP, at no additional expense, a full complement of technical support services including: </w:t>
      </w:r>
    </w:p>
    <w:p w:rsidR="00B1592D" w:rsidRPr="00C32362" w:rsidRDefault="00B1592D" w:rsidP="00B1592D">
      <w:pPr>
        <w:tabs>
          <w:tab w:val="left" w:pos="720"/>
        </w:tabs>
        <w:spacing w:after="120"/>
        <w:ind w:left="720" w:hanging="360"/>
      </w:pPr>
      <w:r w:rsidRPr="00C32362">
        <w:t>1)</w:t>
      </w:r>
      <w:r w:rsidRPr="00C32362">
        <w:tab/>
        <w:t xml:space="preserve">Timely nondisclosure briefings on emerging technologies relevant to SEWP. </w:t>
      </w:r>
    </w:p>
    <w:p w:rsidR="00B1592D" w:rsidRPr="00C32362" w:rsidRDefault="00B1592D" w:rsidP="00B1592D">
      <w:pPr>
        <w:tabs>
          <w:tab w:val="left" w:pos="720"/>
        </w:tabs>
        <w:spacing w:after="120"/>
        <w:ind w:left="720" w:hanging="360"/>
      </w:pPr>
      <w:r w:rsidRPr="00C32362">
        <w:t>2)</w:t>
      </w:r>
      <w:r w:rsidRPr="00C32362">
        <w:tab/>
        <w:t>Commercially available technical specifications, either on-line or in hard-copy form, for all base system components, with such documents for all products available on the Contractor's SEWP contract available by request.</w:t>
      </w:r>
    </w:p>
    <w:p w:rsidR="00B1592D" w:rsidRPr="00C32362" w:rsidRDefault="00B1592D" w:rsidP="00B1592D">
      <w:pPr>
        <w:tabs>
          <w:tab w:val="left" w:pos="720"/>
        </w:tabs>
        <w:spacing w:after="120"/>
        <w:ind w:left="720" w:hanging="360"/>
        <w:rPr>
          <w:strike/>
        </w:rPr>
      </w:pPr>
      <w:r w:rsidRPr="00C32362">
        <w:t xml:space="preserve">3) </w:t>
      </w:r>
      <w:r w:rsidRPr="00C32362">
        <w:tab/>
        <w:t>Continuous adherence to any relevant Government, NASA, and Goddard security requirements.</w:t>
      </w:r>
    </w:p>
    <w:p w:rsidR="00B1592D" w:rsidRPr="00C32362" w:rsidRDefault="00B1592D" w:rsidP="00B1592D"/>
    <w:p w:rsidR="00B1592D" w:rsidRDefault="00B1592D" w:rsidP="00B1592D">
      <w:pPr>
        <w:pStyle w:val="Heading4"/>
      </w:pPr>
      <w:bookmarkStart w:id="1082" w:name="_Toc345066225"/>
      <w:bookmarkStart w:id="1083" w:name="_Toc345066882"/>
      <w:r w:rsidRPr="00C32362">
        <w:t>C.1.3.2. PROGRAM OFFICE SUPPORT</w:t>
      </w:r>
      <w:bookmarkEnd w:id="1082"/>
      <w:bookmarkEnd w:id="1083"/>
    </w:p>
    <w:p w:rsidR="000C5F80" w:rsidRDefault="000C5F80"/>
    <w:p w:rsidR="00B1592D" w:rsidRPr="00C32362" w:rsidRDefault="00B1592D" w:rsidP="00B1592D">
      <w:pPr>
        <w:spacing w:after="120"/>
        <w:ind w:left="360"/>
      </w:pPr>
      <w:r w:rsidRPr="00C32362">
        <w:t xml:space="preserve">The Contractor shall staff a program office that will facilitate communications, electronic reports, order processing and troubleshooting, customer support services, contract modifications, process improvements, technical support services, and any other services deemed necessary to the success of the Contractor's SEWP contract. </w:t>
      </w:r>
    </w:p>
    <w:p w:rsidR="00B1592D" w:rsidRPr="00C32362" w:rsidRDefault="00B1592D" w:rsidP="00B1592D">
      <w:pPr>
        <w:spacing w:after="120"/>
        <w:ind w:left="360"/>
      </w:pPr>
      <w:r w:rsidRPr="00C32362">
        <w:t>The Contractor Program Office will consist of at least a designated Program Manager. The Contractor Program Manager will serve as the main Point of Contact between the Contractor and the SEWP PMO and is responsible for ensuring all contractual and program requirements are fulfilled.  The Contractor’s Program Manager’s full contact information must be provided and maintained on the SEWP Home website and at the SEWP PMO.</w:t>
      </w:r>
    </w:p>
    <w:p w:rsidR="00B1592D" w:rsidRPr="00C32362" w:rsidRDefault="00B1592D" w:rsidP="00B1592D">
      <w:pPr>
        <w:spacing w:after="120"/>
        <w:ind w:left="360"/>
      </w:pPr>
      <w:r w:rsidRPr="00C32362">
        <w:t>The Contractor Program Manger must be dedicated solely to a single Contractor.</w:t>
      </w:r>
    </w:p>
    <w:p w:rsidR="00B1592D" w:rsidRDefault="00B1592D" w:rsidP="00B1592D">
      <w:pPr>
        <w:spacing w:after="120"/>
        <w:ind w:left="360"/>
      </w:pPr>
      <w:r w:rsidRPr="00C32362">
        <w:t>Other Contractor staff, such as Deputy Program Manager, sales lead, technical support, contract support, etc. providing support for the SEWP Contract must be identified to the SEWP PMO.</w:t>
      </w:r>
    </w:p>
    <w:p w:rsidR="000C6F44" w:rsidRPr="00C32362" w:rsidRDefault="000C6F44" w:rsidP="00B1592D">
      <w:pPr>
        <w:spacing w:after="120"/>
        <w:ind w:left="360"/>
      </w:pPr>
    </w:p>
    <w:p w:rsidR="00B1592D" w:rsidRPr="00C32362" w:rsidRDefault="00B1592D" w:rsidP="00E77111">
      <w:pPr>
        <w:pStyle w:val="Heading5"/>
      </w:pPr>
      <w:bookmarkStart w:id="1084" w:name="_Toc345066226"/>
      <w:bookmarkStart w:id="1085" w:name="_Toc345066883"/>
      <w:r w:rsidRPr="00C32362">
        <w:lastRenderedPageBreak/>
        <w:t>C.1.3.2.1. Communication Services</w:t>
      </w:r>
      <w:bookmarkEnd w:id="1084"/>
      <w:bookmarkEnd w:id="1085"/>
    </w:p>
    <w:p w:rsidR="00B1592D" w:rsidRPr="00C32362" w:rsidRDefault="00B1592D" w:rsidP="00B1592D">
      <w:pPr>
        <w:spacing w:after="120"/>
        <w:ind w:left="360"/>
      </w:pPr>
      <w:r w:rsidRPr="00C32362">
        <w:t>The Contractor shall have the ability to communicate with the SEWP PMO and Government customers via telephone, facsimile, and e- mail. Communication will include technical, administrative, contract management, and customer support issues.</w:t>
      </w:r>
    </w:p>
    <w:p w:rsidR="00B1592D" w:rsidRPr="00C32362" w:rsidRDefault="00B1592D" w:rsidP="00E77111">
      <w:pPr>
        <w:pStyle w:val="Heading5"/>
      </w:pPr>
      <w:bookmarkStart w:id="1086" w:name="_Toc345066227"/>
      <w:bookmarkStart w:id="1087" w:name="_Toc345066884"/>
      <w:r w:rsidRPr="00C32362">
        <w:t>C.1.3.2.2. Customer Support Services</w:t>
      </w:r>
      <w:bookmarkEnd w:id="1086"/>
      <w:bookmarkEnd w:id="1087"/>
    </w:p>
    <w:p w:rsidR="00B1592D" w:rsidRPr="00C32362" w:rsidRDefault="00B1592D" w:rsidP="00B1592D">
      <w:pPr>
        <w:spacing w:after="120"/>
        <w:ind w:left="360"/>
      </w:pPr>
      <w:r w:rsidRPr="00C32362">
        <w:t>The Contractor shall provide, free of charge to SEWP customers, the following customer support services:</w:t>
      </w:r>
    </w:p>
    <w:p w:rsidR="00B1592D" w:rsidRPr="00C32362" w:rsidRDefault="00B1592D" w:rsidP="00B1592D">
      <w:pPr>
        <w:tabs>
          <w:tab w:val="left" w:pos="720"/>
        </w:tabs>
        <w:spacing w:after="120"/>
        <w:ind w:left="720" w:hanging="360"/>
      </w:pPr>
      <w:r w:rsidRPr="00C32362">
        <w:t>1)</w:t>
      </w:r>
      <w:r w:rsidRPr="00C32362">
        <w:tab/>
        <w:t>Timely and accurate sales quotes based on current SEWP offerings and prices.</w:t>
      </w:r>
    </w:p>
    <w:p w:rsidR="00B1592D" w:rsidRPr="00C32362" w:rsidRDefault="00B1592D" w:rsidP="00B1592D">
      <w:pPr>
        <w:tabs>
          <w:tab w:val="left" w:pos="720"/>
        </w:tabs>
        <w:spacing w:after="120"/>
        <w:ind w:left="720" w:hanging="360"/>
      </w:pPr>
      <w:r w:rsidRPr="00C32362">
        <w:t>2)</w:t>
      </w:r>
      <w:r w:rsidRPr="00C32362">
        <w:tab/>
        <w:t xml:space="preserve">Timely dispatch of up-to-date hard and soft copy ordering guides. </w:t>
      </w:r>
    </w:p>
    <w:p w:rsidR="00B1592D" w:rsidRPr="00C32362" w:rsidRDefault="00B1592D" w:rsidP="00B1592D">
      <w:pPr>
        <w:tabs>
          <w:tab w:val="left" w:pos="720"/>
        </w:tabs>
        <w:spacing w:after="120"/>
        <w:ind w:left="720" w:hanging="360"/>
      </w:pPr>
      <w:r w:rsidRPr="00C32362">
        <w:t>3)</w:t>
      </w:r>
      <w:r w:rsidRPr="00C32362">
        <w:tab/>
        <w:t>Commercially available technical specifications, either on-line or in hard-copy form, for any product available on the Contractor's SEWP contract, per a customer's request.</w:t>
      </w:r>
    </w:p>
    <w:p w:rsidR="00B1592D" w:rsidRDefault="00B1592D" w:rsidP="00B1592D">
      <w:pPr>
        <w:tabs>
          <w:tab w:val="left" w:pos="720"/>
        </w:tabs>
        <w:spacing w:after="120"/>
        <w:ind w:left="720" w:hanging="360"/>
      </w:pPr>
      <w:r w:rsidRPr="00C32362">
        <w:t>4)</w:t>
      </w:r>
      <w:r w:rsidRPr="00C32362">
        <w:tab/>
        <w:t xml:space="preserve">Configuration analysis to determine the suitability, correctness and availability of a Contractor's offerings to the customer's requirements. </w:t>
      </w:r>
    </w:p>
    <w:p w:rsidR="00B1592D" w:rsidRPr="00C32362" w:rsidRDefault="00B1592D" w:rsidP="00E77111">
      <w:pPr>
        <w:pStyle w:val="Heading5"/>
      </w:pPr>
      <w:bookmarkStart w:id="1088" w:name="_Toc345066228"/>
      <w:bookmarkStart w:id="1089" w:name="_Toc345066885"/>
      <w:r w:rsidRPr="00C32362">
        <w:t>C.1.3.2.3. Program Manager Meetings</w:t>
      </w:r>
      <w:bookmarkEnd w:id="1088"/>
      <w:bookmarkEnd w:id="1089"/>
    </w:p>
    <w:p w:rsidR="00B1592D" w:rsidRPr="00C32362" w:rsidRDefault="00B1592D" w:rsidP="00B1592D">
      <w:pPr>
        <w:spacing w:after="120"/>
        <w:ind w:left="360"/>
      </w:pPr>
      <w:r w:rsidRPr="00C32362">
        <w:t>The Contractor shall meet regularly with the SEWP PMO to review the state of the Contractor's SEWP contract, to discuss improvements to technical and administrative processes, and to incorporate customer feedback into the SEWP processes. There will be 2 to 4 mandatory Program Manager Meetings annually inclusive of the SEWP Annual Meeting.  Except for the Annual Meeting, the meetings will be held at or near GSFC.</w:t>
      </w:r>
    </w:p>
    <w:p w:rsidR="00B1592D" w:rsidRPr="00C32362" w:rsidRDefault="00B1592D" w:rsidP="00B1592D">
      <w:pPr>
        <w:spacing w:after="120"/>
        <w:ind w:left="360"/>
      </w:pPr>
      <w:r w:rsidRPr="00C32362">
        <w:t>Each Contractor Program Manager will meet annually on a one-on-one basis with a SEWP Contract Holder Relationship Manager</w:t>
      </w:r>
    </w:p>
    <w:p w:rsidR="00B1592D" w:rsidRPr="00C32362" w:rsidRDefault="00B1592D" w:rsidP="00E77111">
      <w:pPr>
        <w:pStyle w:val="Heading5"/>
      </w:pPr>
      <w:bookmarkStart w:id="1090" w:name="_Toc345066229"/>
      <w:bookmarkStart w:id="1091" w:name="_Toc345066886"/>
      <w:r w:rsidRPr="00C32362">
        <w:t>C.1.3.2.4. Sales and Program Training</w:t>
      </w:r>
      <w:bookmarkEnd w:id="1090"/>
      <w:bookmarkEnd w:id="1091"/>
    </w:p>
    <w:p w:rsidR="00B1592D" w:rsidRPr="00C32362" w:rsidRDefault="00B1592D" w:rsidP="00B1592D">
      <w:pPr>
        <w:spacing w:after="120"/>
        <w:ind w:left="360"/>
      </w:pPr>
      <w:r w:rsidRPr="00C32362">
        <w:t>The SEWP PMO shall provide, free of charge to the contractor</w:t>
      </w:r>
      <w:r w:rsidR="005E1F82" w:rsidRPr="00C32362">
        <w:t>, the</w:t>
      </w:r>
      <w:r w:rsidRPr="00C32362">
        <w:t xml:space="preserve"> following training services:</w:t>
      </w:r>
    </w:p>
    <w:p w:rsidR="00B510B4" w:rsidRDefault="00B1592D" w:rsidP="00B510B4">
      <w:pPr>
        <w:numPr>
          <w:ilvl w:val="0"/>
          <w:numId w:val="74"/>
        </w:numPr>
      </w:pPr>
      <w:r w:rsidRPr="00C32362">
        <w:t>Within 6 months of contract award, the contractor will arrange for at least 1 SEWP Contract and Program training session.  The training will be provided either at the contractor’s facility or a mutually agreed upon site.  The training will be free of charge and presented by the SEWP PMO and is a 2-hour session.  Through this initial required session and any necessary follow-ons, it is expected that all sales agents and other contractor staff associated with this contract will attend at least one such session.</w:t>
      </w:r>
    </w:p>
    <w:p w:rsidR="00B510B4" w:rsidRDefault="00B1592D" w:rsidP="00B510B4">
      <w:pPr>
        <w:numPr>
          <w:ilvl w:val="0"/>
          <w:numId w:val="74"/>
        </w:numPr>
      </w:pPr>
      <w:r w:rsidRPr="00C32362">
        <w:t xml:space="preserve">Periodically, throughout the contract period of performance, courses for new employees and/or refresher courses for current employees will be arranged with the SEWP PMO.  If major changes or issues arise either directly with the contractor or with the SEWP Program as a whole, follow-up training sessions may be made mandatory at NASA SEWP Program Manager’s discretion. </w:t>
      </w:r>
    </w:p>
    <w:p w:rsidR="00B1592D" w:rsidRPr="00C32362" w:rsidRDefault="00B1592D" w:rsidP="00B1592D"/>
    <w:p w:rsidR="00B1592D" w:rsidRDefault="00B1592D" w:rsidP="00B1592D">
      <w:pPr>
        <w:pStyle w:val="Heading4"/>
      </w:pPr>
      <w:bookmarkStart w:id="1092" w:name="_Toc345066230"/>
      <w:bookmarkStart w:id="1093" w:name="_Toc345066887"/>
      <w:r w:rsidRPr="00C32362">
        <w:t>C.1.3.3. ORDERING GUIDES</w:t>
      </w:r>
      <w:bookmarkEnd w:id="1092"/>
      <w:bookmarkEnd w:id="1093"/>
    </w:p>
    <w:p w:rsidR="000C5F80" w:rsidRDefault="000C5F80"/>
    <w:p w:rsidR="00B1592D" w:rsidRPr="00C32362" w:rsidRDefault="00B1592D" w:rsidP="00B1592D">
      <w:pPr>
        <w:spacing w:after="120"/>
        <w:ind w:left="360"/>
      </w:pPr>
      <w:r w:rsidRPr="00C32362">
        <w:t>The Contractor shall publish an electronic ordering guide suitable for downloading and printing by SEWP customers.  The guide shall be available prior to placement of the first delivery order after contract award.  Updated versions shall be available no later than 10 business days following each contract modification. The ordering guides should contain the following components:</w:t>
      </w:r>
    </w:p>
    <w:p w:rsidR="00B1592D" w:rsidRPr="00C32362" w:rsidRDefault="00B1592D" w:rsidP="00B1592D">
      <w:pPr>
        <w:tabs>
          <w:tab w:val="left" w:pos="720"/>
        </w:tabs>
        <w:spacing w:after="120"/>
        <w:ind w:left="720" w:hanging="360"/>
      </w:pPr>
      <w:r w:rsidRPr="00C32362">
        <w:t>1)</w:t>
      </w:r>
      <w:r w:rsidRPr="00C32362">
        <w:tab/>
        <w:t>Program support information including:</w:t>
      </w:r>
    </w:p>
    <w:p w:rsidR="00B1592D" w:rsidRPr="00C32362" w:rsidRDefault="00B1592D" w:rsidP="00B1592D">
      <w:pPr>
        <w:tabs>
          <w:tab w:val="left" w:pos="1440"/>
        </w:tabs>
        <w:spacing w:after="120"/>
        <w:ind w:left="1440" w:hanging="360"/>
      </w:pPr>
      <w:r w:rsidRPr="00C32362">
        <w:t>a)</w:t>
      </w:r>
      <w:r w:rsidRPr="00C32362">
        <w:tab/>
        <w:t>How to obtain a quote for hardware, software, or services, including names, telephone numbers and email addresses of appropriate sales representatives.</w:t>
      </w:r>
    </w:p>
    <w:p w:rsidR="00B1592D" w:rsidRPr="00C32362" w:rsidRDefault="00B1592D" w:rsidP="00B1592D">
      <w:pPr>
        <w:tabs>
          <w:tab w:val="left" w:pos="1440"/>
        </w:tabs>
        <w:spacing w:after="120"/>
        <w:ind w:left="1440" w:hanging="360"/>
      </w:pPr>
      <w:r w:rsidRPr="00C32362">
        <w:t>b)</w:t>
      </w:r>
      <w:r w:rsidRPr="00C32362">
        <w:tab/>
        <w:t>Policy and procedural information regarding installation, basic warranty, extended warranty, technical support, software support, and other post delivery issues.  This will include the names, telephone numbers and email addresses of appropriate support staff.</w:t>
      </w:r>
    </w:p>
    <w:p w:rsidR="00B1592D" w:rsidRPr="00C32362" w:rsidRDefault="00B1592D" w:rsidP="00B1592D">
      <w:pPr>
        <w:tabs>
          <w:tab w:val="left" w:pos="1440"/>
        </w:tabs>
        <w:spacing w:after="120"/>
        <w:ind w:left="1440" w:hanging="360"/>
      </w:pPr>
      <w:r w:rsidRPr="00C32362">
        <w:t>c)</w:t>
      </w:r>
      <w:r w:rsidRPr="00C32362">
        <w:tab/>
        <w:t>How to troubleshoot a problematic order including names, telephone numbers and email addresses of appropriate support staff.</w:t>
      </w:r>
    </w:p>
    <w:p w:rsidR="00B1592D" w:rsidRPr="00C32362" w:rsidRDefault="00B1592D" w:rsidP="00B1592D">
      <w:pPr>
        <w:tabs>
          <w:tab w:val="left" w:pos="720"/>
        </w:tabs>
        <w:spacing w:after="120"/>
        <w:ind w:left="720" w:hanging="360"/>
      </w:pPr>
      <w:r w:rsidRPr="00C32362">
        <w:t>2)</w:t>
      </w:r>
      <w:r w:rsidRPr="00C32362">
        <w:tab/>
        <w:t>Overview information about the Contractor and the SEWP contracts.</w:t>
      </w:r>
    </w:p>
    <w:p w:rsidR="00B1592D" w:rsidRPr="00C32362" w:rsidRDefault="00B1592D" w:rsidP="00B1592D"/>
    <w:p w:rsidR="00B1592D" w:rsidRDefault="00B1592D" w:rsidP="00B1592D">
      <w:pPr>
        <w:pStyle w:val="Heading4"/>
      </w:pPr>
      <w:bookmarkStart w:id="1094" w:name="_Toc345066232"/>
      <w:bookmarkStart w:id="1095" w:name="_Toc345066889"/>
      <w:r w:rsidRPr="002A07FA">
        <w:rPr>
          <w:highlight w:val="yellow"/>
        </w:rPr>
        <w:t>C.1.3.4.</w:t>
      </w:r>
      <w:r w:rsidRPr="00C32362">
        <w:t xml:space="preserve"> ELECTRONIC PROCESSES</w:t>
      </w:r>
      <w:bookmarkEnd w:id="1094"/>
      <w:bookmarkEnd w:id="1095"/>
    </w:p>
    <w:p w:rsidR="000C5F80" w:rsidRDefault="000C5F80"/>
    <w:p w:rsidR="00B1592D" w:rsidRPr="00C32362" w:rsidRDefault="00B1592D" w:rsidP="00B1592D">
      <w:pPr>
        <w:spacing w:after="120"/>
        <w:ind w:left="360"/>
      </w:pPr>
      <w:r w:rsidRPr="00C32362">
        <w:t>The Contractor must be able to automatically transmit, receive and process information to and from the SEWP PMO via electronic means as identified in Attachment D.  General policies and procedures shall be established and published (Attachment D) by the SEWP PMO to be followed by the Contractor when using electronic methods for transmitting, receiving, and processing business documents.  The Contractor must comply with these policies and procedures.</w:t>
      </w:r>
    </w:p>
    <w:p w:rsidR="00B1592D" w:rsidRPr="00C32362" w:rsidRDefault="00B1592D" w:rsidP="00B1592D">
      <w:pPr>
        <w:spacing w:after="120"/>
        <w:ind w:left="360"/>
      </w:pPr>
      <w:r w:rsidRPr="00C32362">
        <w:t>It is the goal of this procurement to utilize the Internet for the exchange of all relevant business documents.  It is also desirable to accommodate a broad and diverse customer base. Where a customer is not yet able to transmit electronic documents, it may be necessary for the Contractor to process traditional paper documents.  It is not the policy of this procurement to encourage paper orders, merely to accommodate them where electronic ordering is not yet possible.</w:t>
      </w:r>
    </w:p>
    <w:p w:rsidR="00B1592D" w:rsidRPr="00C32362" w:rsidRDefault="00B1592D" w:rsidP="00B1592D">
      <w:pPr>
        <w:spacing w:after="120"/>
        <w:ind w:left="360"/>
      </w:pPr>
      <w:r w:rsidRPr="00C32362">
        <w:t>For order processing, at a minimum, the Contractor shall be able to process the following electronic documents:</w:t>
      </w:r>
    </w:p>
    <w:p w:rsidR="00B1592D" w:rsidRPr="00C32362" w:rsidRDefault="00B1592D" w:rsidP="00B1592D">
      <w:pPr>
        <w:tabs>
          <w:tab w:val="left" w:pos="720"/>
        </w:tabs>
        <w:spacing w:after="120"/>
        <w:ind w:left="720" w:hanging="360"/>
      </w:pPr>
      <w:r w:rsidRPr="00C32362">
        <w:t>1)</w:t>
      </w:r>
      <w:r w:rsidRPr="00C32362">
        <w:tab/>
        <w:t>Delivery Order</w:t>
      </w:r>
    </w:p>
    <w:p w:rsidR="00B1592D" w:rsidRPr="00C32362" w:rsidRDefault="00B1592D" w:rsidP="00B1592D">
      <w:pPr>
        <w:tabs>
          <w:tab w:val="left" w:pos="720"/>
        </w:tabs>
        <w:spacing w:after="120"/>
        <w:ind w:left="720" w:hanging="360"/>
      </w:pPr>
      <w:r w:rsidRPr="00C32362">
        <w:t>2)</w:t>
      </w:r>
      <w:r w:rsidRPr="00C32362">
        <w:tab/>
        <w:t>Order Status Reports</w:t>
      </w:r>
    </w:p>
    <w:p w:rsidR="00B1592D" w:rsidRPr="00C32362" w:rsidRDefault="00B1592D" w:rsidP="00B1592D">
      <w:pPr>
        <w:tabs>
          <w:tab w:val="left" w:pos="720"/>
        </w:tabs>
        <w:spacing w:after="120"/>
        <w:ind w:left="720" w:hanging="360"/>
      </w:pPr>
      <w:r w:rsidRPr="00C32362">
        <w:t>3)</w:t>
      </w:r>
      <w:r w:rsidRPr="00C32362">
        <w:tab/>
        <w:t>Post Order Reports</w:t>
      </w:r>
    </w:p>
    <w:p w:rsidR="00B1592D" w:rsidRPr="00C32362" w:rsidRDefault="00B1592D" w:rsidP="00B1592D">
      <w:pPr>
        <w:tabs>
          <w:tab w:val="left" w:pos="720"/>
        </w:tabs>
        <w:spacing w:after="120"/>
        <w:ind w:left="720" w:hanging="360"/>
      </w:pPr>
      <w:r w:rsidRPr="00C32362">
        <w:t>4)</w:t>
      </w:r>
      <w:r w:rsidRPr="00C32362">
        <w:tab/>
        <w:t>Administrative Handling Fee Reports</w:t>
      </w:r>
    </w:p>
    <w:p w:rsidR="00B1592D" w:rsidRPr="00C32362" w:rsidRDefault="00B1592D" w:rsidP="00B1592D">
      <w:pPr>
        <w:spacing w:after="120"/>
        <w:ind w:left="360"/>
      </w:pPr>
      <w:r w:rsidRPr="00C32362">
        <w:t>For technology refreshment and contract modifications, at a minimum, the Contractor shall be able to process the following electronic documents:</w:t>
      </w:r>
    </w:p>
    <w:p w:rsidR="00B510B4" w:rsidRPr="00AD3F96" w:rsidRDefault="00B1592D" w:rsidP="002A07FA">
      <w:pPr>
        <w:pStyle w:val="ListParagraph"/>
        <w:numPr>
          <w:ilvl w:val="0"/>
          <w:numId w:val="557"/>
        </w:numPr>
        <w:tabs>
          <w:tab w:val="left" w:pos="720"/>
        </w:tabs>
        <w:spacing w:after="120"/>
        <w:rPr>
          <w:highlight w:val="yellow"/>
        </w:rPr>
      </w:pPr>
      <w:r w:rsidRPr="00AD3F96">
        <w:rPr>
          <w:highlight w:val="yellow"/>
        </w:rPr>
        <w:t>Technology Refreshment Requests</w:t>
      </w:r>
    </w:p>
    <w:p w:rsidR="00B66BE5" w:rsidRDefault="00B66BE5">
      <w:pPr>
        <w:pStyle w:val="ListParagraph"/>
        <w:tabs>
          <w:tab w:val="left" w:pos="720"/>
        </w:tabs>
        <w:spacing w:after="120"/>
        <w:ind w:left="1080"/>
      </w:pPr>
    </w:p>
    <w:p w:rsidR="00B1592D" w:rsidRPr="00C32362" w:rsidRDefault="00B1592D" w:rsidP="00B1592D"/>
    <w:p w:rsidR="00B1592D" w:rsidRDefault="00B1592D" w:rsidP="00B1592D">
      <w:pPr>
        <w:pStyle w:val="Heading4"/>
      </w:pPr>
      <w:bookmarkStart w:id="1096" w:name="_Toc345066233"/>
      <w:bookmarkStart w:id="1097" w:name="_Toc345066890"/>
      <w:r w:rsidRPr="00C32362">
        <w:t>C.1.3.5. TECHNOLOGY REFRESHMENT PROPOSALS</w:t>
      </w:r>
      <w:bookmarkEnd w:id="1096"/>
      <w:bookmarkEnd w:id="1097"/>
    </w:p>
    <w:p w:rsidR="000C5F80" w:rsidRDefault="000C5F80"/>
    <w:p w:rsidR="00B1592D" w:rsidRPr="00C32362" w:rsidRDefault="00B1592D" w:rsidP="00B1592D">
      <w:pPr>
        <w:spacing w:after="120"/>
        <w:ind w:left="360"/>
      </w:pPr>
      <w:r w:rsidRPr="00C32362">
        <w:t xml:space="preserve">The SEWP Technology Refreshment (TR) process is the method by which contractors shall update offerings on their SEWP contracts. TRs shall be initiated by the Contractors, evaluated by a SEWP Technical Specialist or COR to ensure price and scope compliance, if approved added to the SEWP database of record, and then forwarded to the SEWP Contracting Officer </w:t>
      </w:r>
      <w:r w:rsidR="005E1F82" w:rsidRPr="00C32362">
        <w:t>for contract</w:t>
      </w:r>
      <w:r w:rsidRPr="00C32362">
        <w:t xml:space="preserve"> modification. </w:t>
      </w:r>
    </w:p>
    <w:p w:rsidR="00B1592D" w:rsidRPr="00C32362" w:rsidRDefault="00B1592D" w:rsidP="00B1592D">
      <w:pPr>
        <w:spacing w:after="120"/>
        <w:ind w:left="360"/>
      </w:pPr>
      <w:r w:rsidRPr="00C32362">
        <w:t>Approved TRs shall be reviewed by the SEWP Technical Specialist or COR on a timely basis.  TRs including only price decreases and/or administrative changes will be automatically approved and may be submitted as often as necessary.   While there is no limit to TR submittals per contractor, contractors are expected to keep their TR submittals at a reasonable level</w:t>
      </w:r>
    </w:p>
    <w:p w:rsidR="00B1592D" w:rsidRPr="00C32362" w:rsidRDefault="00B1592D" w:rsidP="00B1592D">
      <w:pPr>
        <w:spacing w:after="120"/>
        <w:ind w:left="360"/>
      </w:pPr>
      <w:r w:rsidRPr="00C32362">
        <w:t xml:space="preserve">All pricing exhibits and pricing information relevant to the TR will be submitted to the SEWP PMO as described in Attachment D. </w:t>
      </w:r>
    </w:p>
    <w:p w:rsidR="007030FE" w:rsidRPr="00C32362" w:rsidRDefault="007030FE" w:rsidP="00B1592D">
      <w:pPr>
        <w:spacing w:after="120"/>
        <w:ind w:left="360"/>
      </w:pPr>
    </w:p>
    <w:p w:rsidR="00B1592D" w:rsidRDefault="00B1592D" w:rsidP="00B1592D">
      <w:pPr>
        <w:pStyle w:val="Heading4"/>
      </w:pPr>
      <w:bookmarkStart w:id="1098" w:name="_Toc345066234"/>
      <w:bookmarkStart w:id="1099" w:name="_Toc345066891"/>
      <w:r w:rsidRPr="00C32362">
        <w:t>C.1.3.6. MANUFACTURER / RESELLER REQUIREMENTS</w:t>
      </w:r>
      <w:bookmarkEnd w:id="1098"/>
      <w:bookmarkEnd w:id="1099"/>
    </w:p>
    <w:p w:rsidR="000C5F80" w:rsidRDefault="000C5F80"/>
    <w:p w:rsidR="00B1592D" w:rsidRPr="00C32362" w:rsidRDefault="00B1592D" w:rsidP="00B1592D">
      <w:pPr>
        <w:spacing w:after="120"/>
        <w:ind w:left="360"/>
      </w:pPr>
      <w:r w:rsidRPr="00C32362">
        <w:t>These Contracts require the establishment of Manufacturer / Reseller relationships with as large and as inclusive as possible a set of major manufacturers.  This is to provide adequate coverage of the breadth of the requirements for NASA, and fosters a competitive environment for the various types of equipment.</w:t>
      </w:r>
    </w:p>
    <w:p w:rsidR="00B1592D" w:rsidRDefault="00B1592D" w:rsidP="00B1592D">
      <w:pPr>
        <w:spacing w:after="120"/>
        <w:ind w:left="360"/>
        <w:rPr>
          <w:strike/>
        </w:rPr>
      </w:pPr>
      <w:r w:rsidRPr="00C32362">
        <w:t xml:space="preserve">Due to the large dependency on manufacturers for providing the required products in these categories, the contractor must continuously demonstrate the ability to negotiate with the wide range of contractors to obtain the appropriate product based solution </w:t>
      </w:r>
      <w:r w:rsidR="005E1F82" w:rsidRPr="00C32362">
        <w:t>services,</w:t>
      </w:r>
      <w:r w:rsidRPr="00C32362">
        <w:t xml:space="preserve"> support, materials, and pricing structure.</w:t>
      </w:r>
      <w:r w:rsidRPr="00C32362">
        <w:rPr>
          <w:strike/>
        </w:rPr>
        <w:t xml:space="preserve"> </w:t>
      </w:r>
    </w:p>
    <w:p w:rsidR="000C6F44" w:rsidRDefault="000C6F44" w:rsidP="00B1592D">
      <w:pPr>
        <w:spacing w:after="120"/>
        <w:ind w:left="360"/>
        <w:rPr>
          <w:strike/>
        </w:rPr>
      </w:pPr>
    </w:p>
    <w:p w:rsidR="000C6F44" w:rsidRPr="00C32362" w:rsidRDefault="000C6F44" w:rsidP="00B1592D">
      <w:pPr>
        <w:spacing w:after="120"/>
        <w:ind w:left="360"/>
        <w:rPr>
          <w:strike/>
        </w:rPr>
      </w:pPr>
    </w:p>
    <w:p w:rsidR="007030FE" w:rsidRPr="00C32362" w:rsidRDefault="007030FE" w:rsidP="00B1592D">
      <w:pPr>
        <w:spacing w:after="120"/>
        <w:ind w:left="360"/>
        <w:rPr>
          <w:strike/>
        </w:rPr>
      </w:pPr>
    </w:p>
    <w:p w:rsidR="00B1592D" w:rsidRDefault="00B1592D" w:rsidP="00B1592D">
      <w:pPr>
        <w:pStyle w:val="Heading4"/>
      </w:pPr>
      <w:bookmarkStart w:id="1100" w:name="_Toc345066235"/>
      <w:bookmarkStart w:id="1101" w:name="_Toc345066892"/>
      <w:r w:rsidRPr="00C32362">
        <w:lastRenderedPageBreak/>
        <w:t>C.1.3.7. SUPPLY CHAIN MANAGEMENT</w:t>
      </w:r>
      <w:bookmarkEnd w:id="1100"/>
      <w:bookmarkEnd w:id="1101"/>
    </w:p>
    <w:p w:rsidR="000C5F80" w:rsidRDefault="000C5F80"/>
    <w:p w:rsidR="00B1592D" w:rsidRPr="00C32362" w:rsidRDefault="00B1592D" w:rsidP="00B1592D">
      <w:pPr>
        <w:spacing w:after="120"/>
        <w:ind w:left="360"/>
      </w:pPr>
      <w:r w:rsidRPr="00C32362">
        <w:t>To assist the Government in assessing the security and risks associated with supply chain management, the contractor must supply the following information:</w:t>
      </w:r>
    </w:p>
    <w:p w:rsidR="00B510B4" w:rsidRDefault="00B1592D" w:rsidP="00B510B4">
      <w:pPr>
        <w:pStyle w:val="ListParagraph"/>
        <w:numPr>
          <w:ilvl w:val="0"/>
          <w:numId w:val="143"/>
        </w:numPr>
        <w:spacing w:after="120"/>
      </w:pPr>
      <w:r w:rsidRPr="00C32362">
        <w:t>Prior to requesting the addition of an item, the contractor must indicate the relationship between the contractor and manufacturer as one of the following:</w:t>
      </w:r>
    </w:p>
    <w:p w:rsidR="00B510B4" w:rsidRDefault="00B1592D" w:rsidP="00B510B4">
      <w:pPr>
        <w:pStyle w:val="ListParagraph"/>
        <w:numPr>
          <w:ilvl w:val="1"/>
          <w:numId w:val="143"/>
        </w:numPr>
        <w:spacing w:after="120"/>
      </w:pPr>
      <w:r w:rsidRPr="00C32362">
        <w:t>The contractor is the manufacturer</w:t>
      </w:r>
    </w:p>
    <w:p w:rsidR="00B510B4" w:rsidRDefault="00B1592D" w:rsidP="00B510B4">
      <w:pPr>
        <w:pStyle w:val="ListParagraph"/>
        <w:numPr>
          <w:ilvl w:val="1"/>
          <w:numId w:val="143"/>
        </w:numPr>
        <w:spacing w:after="120"/>
      </w:pPr>
      <w:r w:rsidRPr="00C32362">
        <w:t>The contractor is an authorized reseller (i.e. the manufacturer has a direct relationship with the contractor and is officially identified as a reseller for that manufacturer)  for all items produced by that manufacturer</w:t>
      </w:r>
    </w:p>
    <w:p w:rsidR="00B510B4" w:rsidRDefault="00B1592D" w:rsidP="00B510B4">
      <w:pPr>
        <w:pStyle w:val="ListParagraph"/>
        <w:numPr>
          <w:ilvl w:val="1"/>
          <w:numId w:val="143"/>
        </w:numPr>
        <w:spacing w:after="120"/>
      </w:pPr>
      <w:r w:rsidRPr="00C32362">
        <w:t>The contractor is an authorized reseller (i.e. the manufacturer has a direct relationship with the contractor and is officially identified as a reseller for that manufacturer</w:t>
      </w:r>
      <w:r w:rsidR="005E1F82" w:rsidRPr="00C32362">
        <w:t>) for</w:t>
      </w:r>
      <w:r w:rsidRPr="00C32362">
        <w:t xml:space="preserve"> a subset of items produced by that manufacturer.  The product lines the contractor is an authorized reseller for must be identified</w:t>
      </w:r>
    </w:p>
    <w:p w:rsidR="00B510B4" w:rsidRDefault="00B1592D" w:rsidP="00B510B4">
      <w:pPr>
        <w:pStyle w:val="ListParagraph"/>
        <w:numPr>
          <w:ilvl w:val="1"/>
          <w:numId w:val="143"/>
        </w:numPr>
        <w:spacing w:after="120"/>
      </w:pPr>
      <w:r w:rsidRPr="00C32362">
        <w:t>The contractor obtains the manufacturer’s items through either an authorized partner or distributor.  The authorized partner/distributor must be identified</w:t>
      </w:r>
    </w:p>
    <w:p w:rsidR="00B510B4" w:rsidRDefault="00B1592D" w:rsidP="00B510B4">
      <w:pPr>
        <w:pStyle w:val="ListParagraph"/>
        <w:numPr>
          <w:ilvl w:val="1"/>
          <w:numId w:val="143"/>
        </w:numPr>
        <w:spacing w:after="120"/>
      </w:pPr>
      <w:r w:rsidRPr="00C32362">
        <w:t>The contractor obtains the items through an unknown/unidentified source</w:t>
      </w:r>
    </w:p>
    <w:p w:rsidR="00B510B4" w:rsidRDefault="00B1592D" w:rsidP="00B510B4">
      <w:pPr>
        <w:pStyle w:val="ListParagraph"/>
        <w:numPr>
          <w:ilvl w:val="0"/>
          <w:numId w:val="143"/>
        </w:numPr>
        <w:spacing w:after="120"/>
      </w:pPr>
      <w:r w:rsidRPr="00C32362">
        <w:t>When submitting an item to be reviewed for addition to their contract, the contractor must provide one of the following</w:t>
      </w:r>
    </w:p>
    <w:p w:rsidR="00B510B4" w:rsidRDefault="00B1592D" w:rsidP="00B510B4">
      <w:pPr>
        <w:pStyle w:val="ListParagraph"/>
        <w:numPr>
          <w:ilvl w:val="1"/>
          <w:numId w:val="143"/>
        </w:numPr>
        <w:spacing w:after="120"/>
      </w:pPr>
      <w:r w:rsidRPr="00C32362">
        <w:t>If the contractor is the manufacturer or has previously identified themselves as an authorized reseller, then nothing further is needed at the item level</w:t>
      </w:r>
    </w:p>
    <w:p w:rsidR="00B510B4" w:rsidRDefault="00B1592D" w:rsidP="00B510B4">
      <w:pPr>
        <w:pStyle w:val="ListParagraph"/>
        <w:numPr>
          <w:ilvl w:val="1"/>
          <w:numId w:val="143"/>
        </w:numPr>
        <w:spacing w:after="120"/>
      </w:pPr>
      <w:r w:rsidRPr="00C32362">
        <w:t>If the contractor is not the manufacturer and/or has not identified themselves as an authorized reseller, they can either leave the item identified as coming from a third party or unknown source or provide item level information on the provenance or product level authorization that mitigates supply chain risk</w:t>
      </w:r>
    </w:p>
    <w:p w:rsidR="00B1592D" w:rsidRPr="00C32362" w:rsidRDefault="00B1592D" w:rsidP="00B1592D">
      <w:pPr>
        <w:spacing w:after="120"/>
        <w:ind w:left="360"/>
      </w:pPr>
      <w:r w:rsidRPr="00C32362">
        <w:t>When the contractor states that they are an authorized reseller for a manufacturer, they:</w:t>
      </w:r>
    </w:p>
    <w:p w:rsidR="00B510B4" w:rsidRDefault="00B1592D" w:rsidP="00B510B4">
      <w:pPr>
        <w:pStyle w:val="ListParagraph"/>
        <w:numPr>
          <w:ilvl w:val="0"/>
          <w:numId w:val="144"/>
        </w:numPr>
        <w:spacing w:after="120"/>
      </w:pPr>
      <w:r w:rsidRPr="00C32362">
        <w:t xml:space="preserve"> Must provide a point of contact (POC) at that manufacturer who will verify that statement</w:t>
      </w:r>
    </w:p>
    <w:p w:rsidR="00B510B4" w:rsidRDefault="00B1592D" w:rsidP="00B510B4">
      <w:pPr>
        <w:pStyle w:val="ListParagraph"/>
        <w:numPr>
          <w:ilvl w:val="0"/>
          <w:numId w:val="144"/>
        </w:numPr>
        <w:spacing w:after="120"/>
      </w:pPr>
      <w:r w:rsidRPr="00C32362">
        <w:t>May identify standards/certifications held by the manufacturer that mitigate, reduce or eliminate supply chain and related security issues.  Example standards / certifications include the Open Trusted Technology Provider Standard (O-TTPS) and Common Criteria (CC)</w:t>
      </w:r>
    </w:p>
    <w:p w:rsidR="00B1592D" w:rsidRPr="00C32362" w:rsidRDefault="00B1592D" w:rsidP="00B1592D">
      <w:pPr>
        <w:spacing w:after="120"/>
        <w:ind w:left="360"/>
      </w:pPr>
    </w:p>
    <w:p w:rsidR="00B1592D" w:rsidRPr="00C32362" w:rsidRDefault="00B1592D" w:rsidP="00B1592D">
      <w:pPr>
        <w:pStyle w:val="Heading3"/>
      </w:pPr>
      <w:bookmarkStart w:id="1102" w:name="_Toc345066236"/>
      <w:bookmarkStart w:id="1103" w:name="_Toc345066893"/>
      <w:bookmarkStart w:id="1104" w:name="_Toc345070349"/>
      <w:bookmarkStart w:id="1105" w:name="_Toc345070584"/>
      <w:bookmarkStart w:id="1106" w:name="_Toc345070817"/>
      <w:bookmarkStart w:id="1107" w:name="_Toc364329424"/>
      <w:bookmarkStart w:id="1108" w:name="_Toc370288388"/>
      <w:r w:rsidRPr="00C32362">
        <w:t>C.1.4. GENERAL CONTRACT REQUIREMENTS</w:t>
      </w:r>
      <w:bookmarkEnd w:id="1102"/>
      <w:bookmarkEnd w:id="1103"/>
      <w:bookmarkEnd w:id="1104"/>
      <w:bookmarkEnd w:id="1105"/>
      <w:bookmarkEnd w:id="1106"/>
      <w:bookmarkEnd w:id="1107"/>
      <w:bookmarkEnd w:id="1108"/>
    </w:p>
    <w:p w:rsidR="00B1592D" w:rsidRPr="00C32362" w:rsidRDefault="00B1592D" w:rsidP="00B1592D">
      <w:pPr>
        <w:rPr>
          <w:b/>
        </w:rPr>
      </w:pPr>
    </w:p>
    <w:p w:rsidR="00B1592D" w:rsidRDefault="00B1592D" w:rsidP="00B1592D">
      <w:pPr>
        <w:pStyle w:val="Heading4"/>
      </w:pPr>
      <w:bookmarkStart w:id="1109" w:name="_Toc345066237"/>
      <w:bookmarkStart w:id="1110" w:name="_Toc345066894"/>
      <w:r w:rsidRPr="00C32362">
        <w:t>C.1.4.1 SOFTWARE LICENSING</w:t>
      </w:r>
      <w:bookmarkEnd w:id="1109"/>
      <w:bookmarkEnd w:id="1110"/>
    </w:p>
    <w:p w:rsidR="000C5F80" w:rsidRDefault="000C5F80"/>
    <w:p w:rsidR="00B1592D" w:rsidRPr="00C32362" w:rsidRDefault="00B1592D" w:rsidP="00B1592D">
      <w:pPr>
        <w:spacing w:after="120"/>
        <w:ind w:left="360"/>
      </w:pPr>
      <w:r w:rsidRPr="00C32362">
        <w:t xml:space="preserve">The contractor shall, wherever possible, provide software licensing and/or maintenance arrangements with either site-wide, contract-wide, bulk purchase discounts or credits, or other structures to provide competitive software pricing and availability. </w:t>
      </w:r>
    </w:p>
    <w:p w:rsidR="00B1592D" w:rsidRPr="00C32362" w:rsidRDefault="00B1592D" w:rsidP="00B1592D"/>
    <w:p w:rsidR="00B1592D" w:rsidRDefault="00B1592D" w:rsidP="00B1592D">
      <w:pPr>
        <w:pStyle w:val="Heading4"/>
      </w:pPr>
      <w:bookmarkStart w:id="1111" w:name="_Toc345066238"/>
      <w:bookmarkStart w:id="1112" w:name="_Toc345066895"/>
      <w:r w:rsidRPr="00C32362">
        <w:t>C.1.4.2. MANUALS AND PUBLICATIONS</w:t>
      </w:r>
      <w:bookmarkEnd w:id="1111"/>
      <w:bookmarkEnd w:id="1112"/>
    </w:p>
    <w:p w:rsidR="000C5F80" w:rsidRDefault="000C5F80"/>
    <w:p w:rsidR="003C4DA6" w:rsidRPr="00C32362" w:rsidRDefault="00B1592D">
      <w:pPr>
        <w:spacing w:after="120"/>
        <w:ind w:left="360"/>
      </w:pPr>
      <w:r w:rsidRPr="00C32362">
        <w:t>The contractor shall furnish the most current version of ordered documentation to the end user.</w:t>
      </w:r>
    </w:p>
    <w:p w:rsidR="00B1592D" w:rsidRPr="00C32362" w:rsidRDefault="00B1592D" w:rsidP="00B1592D"/>
    <w:p w:rsidR="00B1592D" w:rsidRDefault="00B1592D" w:rsidP="00B1592D">
      <w:pPr>
        <w:pStyle w:val="Heading4"/>
      </w:pPr>
      <w:bookmarkStart w:id="1113" w:name="_Toc345066239"/>
      <w:bookmarkStart w:id="1114" w:name="_Toc345066896"/>
      <w:r w:rsidRPr="00C32362">
        <w:t>C.1.4.3. COMPLIANCE WITH FIP STANDARDS</w:t>
      </w:r>
      <w:bookmarkEnd w:id="1113"/>
      <w:bookmarkEnd w:id="1114"/>
    </w:p>
    <w:p w:rsidR="000C5F80" w:rsidRDefault="000C5F80"/>
    <w:p w:rsidR="00B1592D" w:rsidRDefault="00B1592D" w:rsidP="00B1592D">
      <w:pPr>
        <w:spacing w:after="120"/>
        <w:ind w:left="360"/>
      </w:pPr>
      <w:r w:rsidRPr="00C32362">
        <w:t xml:space="preserve">All equipment and software acquired under this acquisition must conform to specified applicable Federal Information Processing Standards Publications (FIPS PUBS).  </w:t>
      </w:r>
    </w:p>
    <w:p w:rsidR="000C6F44" w:rsidRDefault="000C6F44" w:rsidP="00B1592D">
      <w:pPr>
        <w:spacing w:after="120"/>
        <w:ind w:left="360"/>
      </w:pPr>
    </w:p>
    <w:p w:rsidR="000C6F44" w:rsidRPr="00C32362" w:rsidRDefault="000C6F44" w:rsidP="00B1592D">
      <w:pPr>
        <w:spacing w:after="120"/>
        <w:ind w:left="360"/>
      </w:pPr>
    </w:p>
    <w:p w:rsidR="00B1592D" w:rsidRPr="00C32362" w:rsidRDefault="00B1592D" w:rsidP="00B1592D"/>
    <w:p w:rsidR="00B1592D" w:rsidRDefault="00B1592D" w:rsidP="00B1592D">
      <w:pPr>
        <w:pStyle w:val="Heading4"/>
      </w:pPr>
      <w:bookmarkStart w:id="1115" w:name="_Toc345066240"/>
      <w:bookmarkStart w:id="1116" w:name="_Toc345066897"/>
      <w:r w:rsidRPr="00C32362">
        <w:lastRenderedPageBreak/>
        <w:t>C.1.4.4. CABLING</w:t>
      </w:r>
      <w:bookmarkEnd w:id="1115"/>
      <w:bookmarkEnd w:id="1116"/>
    </w:p>
    <w:p w:rsidR="000C5F80" w:rsidRDefault="000C5F80"/>
    <w:p w:rsidR="00B1592D" w:rsidRPr="00C32362" w:rsidRDefault="00B1592D" w:rsidP="00B1592D">
      <w:pPr>
        <w:spacing w:after="120"/>
        <w:ind w:left="360"/>
      </w:pPr>
      <w:r w:rsidRPr="00C32362">
        <w:t>The contractor shall provide all cables, cable connectors and termination needed for installation and operation of the equipment, as a standalone system unless otherwise stated by the Government.</w:t>
      </w:r>
    </w:p>
    <w:p w:rsidR="00B1592D" w:rsidRPr="00C32362" w:rsidRDefault="00B1592D" w:rsidP="00B1592D">
      <w:pPr>
        <w:pStyle w:val="Heading3"/>
      </w:pPr>
      <w:bookmarkStart w:id="1117" w:name="_Toc345066241"/>
      <w:bookmarkStart w:id="1118" w:name="_Toc345066898"/>
      <w:bookmarkStart w:id="1119" w:name="_Toc345070350"/>
      <w:bookmarkStart w:id="1120" w:name="_Toc345070585"/>
      <w:bookmarkStart w:id="1121" w:name="_Toc345070818"/>
      <w:bookmarkStart w:id="1122" w:name="_Toc364329425"/>
      <w:bookmarkStart w:id="1123" w:name="_Toc370288389"/>
      <w:r w:rsidRPr="00C32362">
        <w:t>C.1.5. WARRANTY</w:t>
      </w:r>
      <w:bookmarkEnd w:id="1117"/>
      <w:bookmarkEnd w:id="1118"/>
      <w:bookmarkEnd w:id="1119"/>
      <w:bookmarkEnd w:id="1120"/>
      <w:bookmarkEnd w:id="1121"/>
      <w:bookmarkEnd w:id="1122"/>
      <w:bookmarkEnd w:id="1123"/>
    </w:p>
    <w:p w:rsidR="00B1592D" w:rsidRPr="00C32362" w:rsidRDefault="00B1592D" w:rsidP="00B1592D">
      <w:pPr>
        <w:spacing w:after="120"/>
        <w:ind w:left="360"/>
      </w:pPr>
      <w:r w:rsidRPr="00C32362">
        <w:t>At anytime during the standard commercial warranty period, the Government shall have the option of purchasing extended warranty.  The Government shall additionally have the option to purchase mission critical warranty uplift to provide greater coverage than provided by the extended warranty where such mission critical warranty is commercially available.  This section describes the terms for coverage under basic warranty, extend</w:t>
      </w:r>
      <w:r w:rsidR="000C6F44">
        <w:t>e</w:t>
      </w:r>
      <w:r w:rsidRPr="00C32362">
        <w:t>d warranty and, where noted, the enhanced coverage for mission critical warranty uplift.</w:t>
      </w:r>
    </w:p>
    <w:p w:rsidR="00D922F4" w:rsidRDefault="00D922F4" w:rsidP="00B1592D"/>
    <w:p w:rsidR="00D922F4" w:rsidRPr="00C32362" w:rsidRDefault="00D922F4" w:rsidP="00B1592D"/>
    <w:p w:rsidR="00B1592D" w:rsidRPr="00C32362" w:rsidRDefault="00B1592D" w:rsidP="00B1592D">
      <w:pPr>
        <w:pStyle w:val="Heading4"/>
      </w:pPr>
      <w:bookmarkStart w:id="1124" w:name="_Toc345066242"/>
      <w:bookmarkStart w:id="1125" w:name="_Toc345066899"/>
      <w:r w:rsidRPr="00C32362">
        <w:t>C.1.5.1. RESPONSIBILITIES OF THE GOVERNMENT</w:t>
      </w:r>
      <w:bookmarkEnd w:id="1124"/>
      <w:bookmarkEnd w:id="1125"/>
    </w:p>
    <w:p w:rsidR="00B1592D" w:rsidRPr="00C32362" w:rsidRDefault="00B1592D" w:rsidP="00B1592D">
      <w:pPr>
        <w:pStyle w:val="Heading4"/>
      </w:pPr>
    </w:p>
    <w:p w:rsidR="00B1592D" w:rsidRPr="00C32362" w:rsidRDefault="00B1592D" w:rsidP="00B1592D">
      <w:pPr>
        <w:spacing w:after="120"/>
        <w:ind w:left="360"/>
      </w:pPr>
      <w:r w:rsidRPr="00C32362">
        <w:t xml:space="preserve">Government personnel will not perform maintenance or attempt repairs to equipment while such equipment is under warranty unless agreed to by the parties via modification to a Delivery Order.  </w:t>
      </w:r>
    </w:p>
    <w:p w:rsidR="00B1592D" w:rsidRPr="00C32362" w:rsidRDefault="00B1592D" w:rsidP="00B1592D">
      <w:pPr>
        <w:spacing w:after="120"/>
        <w:ind w:left="360"/>
      </w:pPr>
      <w:r w:rsidRPr="00C32362">
        <w:t>Subject to security regulations, the Government will permit access to the equipment that is to be under warranty.</w:t>
      </w:r>
    </w:p>
    <w:p w:rsidR="00B1592D" w:rsidRPr="00C32362" w:rsidRDefault="00B1592D" w:rsidP="00B1592D">
      <w:pPr>
        <w:spacing w:after="120"/>
        <w:ind w:left="360"/>
      </w:pPr>
      <w:r w:rsidRPr="00C32362">
        <w:t>The Government will provide time for contractor-sponsored modifications within a reasonable time after being notified by the contractor that the modification is ready to be made.  The modification will be made outside the normal principal period of service unless another mutually agreeable time is decided upon.</w:t>
      </w:r>
    </w:p>
    <w:p w:rsidR="00B1592D" w:rsidRPr="00C32362" w:rsidRDefault="00B1592D" w:rsidP="00B1592D">
      <w:pPr>
        <w:spacing w:after="120"/>
        <w:ind w:left="360"/>
      </w:pPr>
      <w:r w:rsidRPr="00C32362">
        <w:t>The Government will maintain site requirements in accordance with the equipment environmental specifications furnished by the manufacturer and agreed to at time of award.</w:t>
      </w:r>
    </w:p>
    <w:p w:rsidR="00B1592D" w:rsidRPr="00C32362" w:rsidRDefault="00B1592D" w:rsidP="00B1592D"/>
    <w:p w:rsidR="00B1592D" w:rsidRDefault="00B1592D" w:rsidP="00B1592D">
      <w:pPr>
        <w:pStyle w:val="Heading4"/>
      </w:pPr>
      <w:bookmarkStart w:id="1126" w:name="_Toc345066243"/>
      <w:bookmarkStart w:id="1127" w:name="_Toc345066900"/>
      <w:r w:rsidRPr="00C32362">
        <w:t>C.1.5.2. RESPONSIBILITIES OF THE CONTRACTOR</w:t>
      </w:r>
      <w:bookmarkEnd w:id="1126"/>
      <w:bookmarkEnd w:id="1127"/>
    </w:p>
    <w:p w:rsidR="000C5F80" w:rsidRDefault="000C5F80"/>
    <w:p w:rsidR="00B1592D" w:rsidRPr="00C32362" w:rsidRDefault="00B1592D" w:rsidP="00B1592D">
      <w:pPr>
        <w:spacing w:after="120"/>
        <w:ind w:left="360"/>
      </w:pPr>
      <w:r w:rsidRPr="00C32362">
        <w:t>When on-site warranty service is purchased, the contractor shall provide on-site warranty service, labor and parts.  Warranty service does not include electrical work external to the equipment, the furnishing of supplies, and adding or removing accessories, attachments, or other devices.  It does not include repair of damage resulting from accident; transportation between Government sites; neglect; misuse; failure of electrical power, air conditioning, humidity control; or causes other than ordinary use.</w:t>
      </w:r>
    </w:p>
    <w:p w:rsidR="00B1592D" w:rsidRPr="00C32362" w:rsidRDefault="00B1592D" w:rsidP="00B1592D">
      <w:pPr>
        <w:spacing w:after="120"/>
        <w:ind w:left="360"/>
      </w:pPr>
      <w:r w:rsidRPr="00C32362">
        <w:t>All products purchased from this contractor must be fully warrantable by the original equipment manufacturer (OEM) unless the contractor has clearly identified on their quote an alternative method (e.g. third party) is available or else that no warranty is available for this product.  If the Government requires OEM warranty, it is fully the contractor’s responsibility to work with the OEM to provide that warranty.</w:t>
      </w:r>
    </w:p>
    <w:p w:rsidR="00B1592D" w:rsidRPr="00C32362" w:rsidRDefault="00B1592D" w:rsidP="00B1592D">
      <w:pPr>
        <w:spacing w:after="120"/>
        <w:ind w:left="360"/>
        <w:rPr>
          <w:b/>
        </w:rPr>
      </w:pPr>
      <w:r w:rsidRPr="00C32362">
        <w:t xml:space="preserve">While the contractor's personnel are at the Government facility, the contractor is responsible for compliance with all laws, rules and regulations governing conduct with respect to health and safety - not only as they relate (i) to its employees and agents, but (ii) also to other personnel and to property at the site regardless of ownership.  While on Government premises and in possession of Government property, the contractor is responsible for such property and any damages thereto.  </w:t>
      </w:r>
    </w:p>
    <w:p w:rsidR="00B1592D" w:rsidRPr="00C32362" w:rsidRDefault="00B1592D" w:rsidP="00B1592D">
      <w:pPr>
        <w:spacing w:after="120"/>
        <w:ind w:left="360"/>
      </w:pPr>
      <w:r w:rsidRPr="00C32362">
        <w:t>Should the Government make alterations or install attachments that affect the service of this system, the continuation of warranty service on the system shall be subject to mutual agreement.  Should the alterations or attachments increase or decrease the service costs to the contractor, adjustment to service charges shall be made on an individual installation basis.  If such alterations or attachments create a safety hazard, the contractor may discontinue warranty service on the hazardous equipment.</w:t>
      </w:r>
    </w:p>
    <w:p w:rsidR="00B1592D" w:rsidRPr="00C32362" w:rsidRDefault="00B1592D" w:rsidP="00B1592D">
      <w:pPr>
        <w:spacing w:after="120"/>
        <w:ind w:left="360"/>
      </w:pPr>
      <w:r w:rsidRPr="00C32362">
        <w:t>Contractor-sponsored alterations or attachments to the system shall be made only with the consent of the Government.</w:t>
      </w:r>
    </w:p>
    <w:p w:rsidR="00B1592D" w:rsidRPr="00C32362" w:rsidRDefault="00B1592D" w:rsidP="00B1592D">
      <w:pPr>
        <w:spacing w:after="120"/>
        <w:ind w:left="360"/>
      </w:pPr>
      <w:r w:rsidRPr="00C32362">
        <w:lastRenderedPageBreak/>
        <w:t xml:space="preserve">The Contractor shall take full responsibility for providing all diagnostic software programs that are utilized during service of the applicable systems. The Contractor shall maintain the diagnostic routines so that they are compatible with the revision levels of the computer components. </w:t>
      </w:r>
    </w:p>
    <w:p w:rsidR="00B1592D" w:rsidRPr="00C32362" w:rsidRDefault="00B1592D" w:rsidP="00B1592D"/>
    <w:p w:rsidR="00B1592D" w:rsidRDefault="00B1592D" w:rsidP="00B1592D">
      <w:pPr>
        <w:pStyle w:val="Heading4"/>
      </w:pPr>
      <w:bookmarkStart w:id="1128" w:name="_Toc345066244"/>
      <w:bookmarkStart w:id="1129" w:name="_Toc345066901"/>
      <w:r w:rsidRPr="00C32362">
        <w:t>C.1.5.3. COMMERCIAL WARRANTY</w:t>
      </w:r>
      <w:bookmarkEnd w:id="1128"/>
      <w:bookmarkEnd w:id="1129"/>
    </w:p>
    <w:p w:rsidR="000C5F80" w:rsidRDefault="000C5F80"/>
    <w:p w:rsidR="00B1592D" w:rsidRDefault="00B1592D" w:rsidP="00B1592D">
      <w:pPr>
        <w:spacing w:after="120"/>
        <w:ind w:left="360"/>
        <w:rPr>
          <w:color w:val="000000"/>
        </w:rPr>
      </w:pPr>
      <w:r w:rsidRPr="00C32362">
        <w:t>The Contractor shall provide the Government with warranty equivalent to their commercial warranty offerings in terms of response time, principal period of service.  In lieu of a commercial warranty, at a minimum, warranty shall be offered in one year increments with the following coverage:</w:t>
      </w:r>
      <w:r w:rsidRPr="00C32362">
        <w:rPr>
          <w:color w:val="000000"/>
        </w:rPr>
        <w:t xml:space="preserve"> five days a week (Monday through Friday) and for eight (8) hours a day during business hours, with a next day response time.</w:t>
      </w:r>
    </w:p>
    <w:p w:rsidR="00047D50" w:rsidRPr="00C32362" w:rsidRDefault="00047D50" w:rsidP="00B1592D">
      <w:pPr>
        <w:spacing w:after="120"/>
        <w:ind w:left="360"/>
      </w:pPr>
    </w:p>
    <w:p w:rsidR="00B1592D" w:rsidRDefault="00B1592D" w:rsidP="00B1592D">
      <w:pPr>
        <w:pStyle w:val="Heading4"/>
        <w:rPr>
          <w:caps/>
        </w:rPr>
      </w:pPr>
      <w:bookmarkStart w:id="1130" w:name="_Toc345066245"/>
      <w:bookmarkStart w:id="1131" w:name="_Toc345066902"/>
      <w:r w:rsidRPr="00C32362">
        <w:t xml:space="preserve">C.1.5.4. </w:t>
      </w:r>
      <w:r w:rsidR="00541C35" w:rsidRPr="00C32362">
        <w:rPr>
          <w:caps/>
        </w:rPr>
        <w:t>Preventive Maintenance</w:t>
      </w:r>
      <w:bookmarkEnd w:id="1130"/>
      <w:bookmarkEnd w:id="1131"/>
    </w:p>
    <w:p w:rsidR="000C5F80" w:rsidRDefault="000C5F80"/>
    <w:p w:rsidR="00B1592D" w:rsidRPr="00C32362" w:rsidRDefault="00B1592D" w:rsidP="00B1592D">
      <w:pPr>
        <w:spacing w:after="120"/>
        <w:ind w:left="360"/>
      </w:pPr>
      <w:r w:rsidRPr="00C32362">
        <w:t xml:space="preserve">For large computer systems and other products that require periodic preventive maintenance, the contractor shall specify in writing the frequency, duration, and quality of preventive maintenance provided to purchasers of basic and extended warranty.  The quality of the preventive maintenance shall be equivalent to that provided by the contractor for leased equipment.  Preventive maintenance shall be performed during 8 a.m. to 5 p.m. local time, or outside that time period upon mutual agreement between the contractor and Government.  The Government has the right to defer scheduled PM at its own discretion. </w:t>
      </w:r>
    </w:p>
    <w:p w:rsidR="00B1592D" w:rsidRPr="00C32362" w:rsidRDefault="00B1592D" w:rsidP="00B1592D"/>
    <w:p w:rsidR="00B1592D" w:rsidRPr="00C32362" w:rsidRDefault="00B1592D" w:rsidP="00B1592D"/>
    <w:p w:rsidR="00B1592D" w:rsidRDefault="00B1592D" w:rsidP="00B1592D">
      <w:pPr>
        <w:pStyle w:val="Heading4"/>
      </w:pPr>
      <w:bookmarkStart w:id="1132" w:name="_Toc345066246"/>
      <w:bookmarkStart w:id="1133" w:name="_Toc345066903"/>
      <w:r w:rsidRPr="00C32362">
        <w:t>C.1.5.5. QUALITY OF REPAIR SERVICE</w:t>
      </w:r>
      <w:bookmarkEnd w:id="1132"/>
      <w:bookmarkEnd w:id="1133"/>
    </w:p>
    <w:p w:rsidR="000C5F80" w:rsidRDefault="000C5F80"/>
    <w:p w:rsidR="003C4DA6" w:rsidRPr="00C32362" w:rsidRDefault="00B1592D">
      <w:pPr>
        <w:ind w:left="360"/>
      </w:pPr>
      <w:bookmarkStart w:id="1134" w:name="_Toc345066247"/>
      <w:bookmarkStart w:id="1135" w:name="_Toc345066904"/>
      <w:r w:rsidRPr="00C32362">
        <w:t>The following sections describe the quality of repair services.</w:t>
      </w:r>
      <w:bookmarkEnd w:id="1134"/>
      <w:bookmarkEnd w:id="1135"/>
    </w:p>
    <w:p w:rsidR="00B1592D" w:rsidRPr="00C32362" w:rsidRDefault="00B1592D" w:rsidP="00B1592D"/>
    <w:p w:rsidR="00B1592D" w:rsidRPr="00C32362" w:rsidRDefault="00B1592D" w:rsidP="00E77111">
      <w:pPr>
        <w:pStyle w:val="Heading5"/>
      </w:pPr>
      <w:bookmarkStart w:id="1136" w:name="_Toc345066248"/>
      <w:bookmarkStart w:id="1137" w:name="_Toc345066905"/>
      <w:r w:rsidRPr="00C32362">
        <w:t>C.1.5.5.1. Level of Parts Replacement</w:t>
      </w:r>
      <w:bookmarkEnd w:id="1136"/>
      <w:bookmarkEnd w:id="1137"/>
    </w:p>
    <w:p w:rsidR="00B1592D" w:rsidRPr="00C32362" w:rsidRDefault="00B1592D" w:rsidP="00B1592D">
      <w:pPr>
        <w:spacing w:after="120"/>
        <w:ind w:left="360"/>
      </w:pPr>
      <w:r w:rsidRPr="00C32362">
        <w:t xml:space="preserve">The level of replacement of worn or defective parts shall be consistent with the original manufacturer's design of the equipment. Field maintenance technicians shall not try to repair faulty modules on-site if the equipment was designed for the replacement of modules. The Contractor has responsibility for repair or replacement of all faulty equipment of the system including cables, cabinets, power supplies, or other items necessary to return the system to operational status. </w:t>
      </w:r>
    </w:p>
    <w:p w:rsidR="00B1592D" w:rsidRPr="00C32362" w:rsidRDefault="006F6AAC" w:rsidP="00E77111">
      <w:pPr>
        <w:pStyle w:val="Heading5"/>
      </w:pPr>
      <w:bookmarkStart w:id="1138" w:name="_Toc345066249"/>
      <w:bookmarkStart w:id="1139" w:name="_Toc345066906"/>
      <w:r>
        <w:t xml:space="preserve">C.1.5.5.2. </w:t>
      </w:r>
      <w:r w:rsidR="00B1592D" w:rsidRPr="00C32362">
        <w:t>Quality of Parts</w:t>
      </w:r>
      <w:bookmarkEnd w:id="1138"/>
      <w:bookmarkEnd w:id="1139"/>
    </w:p>
    <w:p w:rsidR="00B1592D" w:rsidRPr="00C32362" w:rsidRDefault="00B1592D" w:rsidP="00B1592D">
      <w:pPr>
        <w:spacing w:after="120"/>
        <w:ind w:left="360"/>
      </w:pPr>
      <w:r w:rsidRPr="00C32362">
        <w:t>Only new standard parts or parts equivalent to new parts in performance shall be used in effecting repairs.  Parts that have been replaced shall become the property of the Contractor.  Any parts that are not new must be identified during the quoting period.</w:t>
      </w:r>
    </w:p>
    <w:p w:rsidR="00B1592D" w:rsidRPr="00C32362" w:rsidRDefault="00B1592D" w:rsidP="00E77111">
      <w:pPr>
        <w:pStyle w:val="Heading5"/>
      </w:pPr>
      <w:bookmarkStart w:id="1140" w:name="_Toc345066250"/>
      <w:bookmarkStart w:id="1141" w:name="_Toc345066907"/>
      <w:r w:rsidRPr="00C32362">
        <w:t>C.1.5.5.3. Field Engineering Changes</w:t>
      </w:r>
      <w:bookmarkEnd w:id="1140"/>
      <w:bookmarkEnd w:id="1141"/>
    </w:p>
    <w:p w:rsidR="00B1592D" w:rsidRPr="00C32362" w:rsidRDefault="00B1592D" w:rsidP="00B1592D">
      <w:pPr>
        <w:spacing w:after="120"/>
        <w:ind w:left="360"/>
      </w:pPr>
      <w:r w:rsidRPr="00C32362">
        <w:t xml:space="preserve">The Contractor shall install all required field engineering changes within 30 days (based on reasonable access to the place of performance) after Original Equipment Manufacturer (OEM) availability of the change. Concurrence of the Government shall be required prior to the installation of the field engineering changes and they shall be installed at no additional cost to the Government during the basic or extended warranty period. </w:t>
      </w:r>
    </w:p>
    <w:p w:rsidR="00B1592D" w:rsidRPr="00C32362" w:rsidRDefault="00B1592D" w:rsidP="00E77111">
      <w:pPr>
        <w:pStyle w:val="Heading5"/>
      </w:pPr>
      <w:bookmarkStart w:id="1142" w:name="_Toc345066251"/>
      <w:bookmarkStart w:id="1143" w:name="_Toc345066908"/>
      <w:r w:rsidRPr="00C32362">
        <w:t>C.1.5.5.4. Spare Parts Inventories</w:t>
      </w:r>
      <w:bookmarkEnd w:id="1142"/>
      <w:bookmarkEnd w:id="1143"/>
    </w:p>
    <w:p w:rsidR="00B1592D" w:rsidRPr="00C32362" w:rsidRDefault="00B1592D" w:rsidP="00B1592D">
      <w:pPr>
        <w:spacing w:after="120"/>
        <w:ind w:left="360"/>
      </w:pPr>
      <w:r w:rsidRPr="00C32362">
        <w:t xml:space="preserve">The Government does not require that the contractor keep spare parts needed to complete repairs in the local area.  If the contractor chooses to keep spare parts locally in order to expedite repairs then title to such spare parts, unless installed in Government owned equipment, shall remain with the Contractor. </w:t>
      </w:r>
    </w:p>
    <w:p w:rsidR="00B1592D" w:rsidRPr="00C32362" w:rsidRDefault="00B1592D" w:rsidP="00E77111">
      <w:pPr>
        <w:pStyle w:val="Heading5"/>
      </w:pPr>
      <w:bookmarkStart w:id="1144" w:name="_Toc345066252"/>
      <w:bookmarkStart w:id="1145" w:name="_Toc345066909"/>
      <w:r w:rsidRPr="00C32362">
        <w:t>C.1.5.5.5. Pre-maintenance Inspection</w:t>
      </w:r>
      <w:bookmarkEnd w:id="1144"/>
      <w:bookmarkEnd w:id="1145"/>
    </w:p>
    <w:p w:rsidR="00B1592D" w:rsidRPr="00C32362" w:rsidRDefault="00B1592D" w:rsidP="00B1592D">
      <w:pPr>
        <w:spacing w:after="120"/>
        <w:ind w:left="360"/>
      </w:pPr>
      <w:r w:rsidRPr="00C32362">
        <w:t>If extended warranty is purchased for equipment for which basic warranty has previously expired,</w:t>
      </w:r>
      <w:r w:rsidRPr="00C32362">
        <w:rPr>
          <w:b/>
        </w:rPr>
        <w:t xml:space="preserve"> </w:t>
      </w:r>
      <w:r w:rsidRPr="00C32362">
        <w:t xml:space="preserve">the Contractor is entitled to perform, at no charge to the Government, within 15 days from the receipt of the </w:t>
      </w:r>
      <w:r w:rsidRPr="00C32362">
        <w:lastRenderedPageBreak/>
        <w:t>Delivery Order requesting extended warranty, a pre-maintenance inspection in order to certify that at the time the contractor commences extended warranty coverage the equipment meets current OEM specifications. If any equipment is not up to current OEM Revision levels by OEM standards, the Contractor shall submit an estimate, within the 15 day period. The estimate shall detail the price of labor and parts to be performed to bring that equipment up to the OEM maintenance level. The Government may choose to accept the Contractor's estimate or to have the OEM, a third party, or previous contractor, perform the upgrade. If the Government chooses not to have the piece of equipment or a system brought up to OEM maintenance level, the Contractor is not obligated to maintain that piece of equipment or that system.</w:t>
      </w:r>
    </w:p>
    <w:p w:rsidR="00B1592D" w:rsidRPr="00C32362" w:rsidRDefault="00B1592D" w:rsidP="00B1592D"/>
    <w:p w:rsidR="00B1592D" w:rsidRDefault="00B1592D" w:rsidP="00B1592D">
      <w:pPr>
        <w:pStyle w:val="Heading4"/>
      </w:pPr>
      <w:bookmarkStart w:id="1146" w:name="_Toc345066253"/>
      <w:bookmarkStart w:id="1147" w:name="_Toc345066910"/>
      <w:r w:rsidRPr="00C32362">
        <w:t>C.1.5.6. TEMPORARY OFF-SITE REMOVAL OF EQUIPMENT FOR SERVICING</w:t>
      </w:r>
      <w:bookmarkEnd w:id="1146"/>
      <w:bookmarkEnd w:id="1147"/>
    </w:p>
    <w:p w:rsidR="000C5F80" w:rsidRDefault="000C5F80"/>
    <w:p w:rsidR="00B1592D" w:rsidRPr="00C32362" w:rsidRDefault="00B1592D" w:rsidP="00B1592D">
      <w:pPr>
        <w:spacing w:after="120"/>
        <w:ind w:left="360"/>
      </w:pPr>
      <w:r w:rsidRPr="00C32362">
        <w:t xml:space="preserve">Prior to the removal of any equipment the Contractor shall comply with all local Government property management policies. </w:t>
      </w:r>
    </w:p>
    <w:p w:rsidR="00B1592D" w:rsidRPr="00C32362" w:rsidRDefault="00B1592D" w:rsidP="00B1592D">
      <w:pPr>
        <w:pStyle w:val="Heading3"/>
      </w:pPr>
      <w:bookmarkStart w:id="1148" w:name="_Toc345066254"/>
      <w:bookmarkStart w:id="1149" w:name="_Toc345066911"/>
      <w:bookmarkStart w:id="1150" w:name="_Toc345070351"/>
      <w:bookmarkStart w:id="1151" w:name="_Toc345070586"/>
      <w:bookmarkStart w:id="1152" w:name="_Toc345070819"/>
      <w:bookmarkStart w:id="1153" w:name="_Toc364329426"/>
      <w:bookmarkStart w:id="1154" w:name="_Toc370288390"/>
      <w:r w:rsidRPr="00C32362">
        <w:t>C.1.6. USED EQUIPMENT AND MATERIALS</w:t>
      </w:r>
      <w:bookmarkEnd w:id="1148"/>
      <w:bookmarkEnd w:id="1149"/>
      <w:bookmarkEnd w:id="1150"/>
      <w:bookmarkEnd w:id="1151"/>
      <w:bookmarkEnd w:id="1152"/>
      <w:bookmarkEnd w:id="1153"/>
      <w:bookmarkEnd w:id="1154"/>
    </w:p>
    <w:p w:rsidR="008A1515" w:rsidRDefault="008A1515" w:rsidP="008A1515">
      <w:pPr>
        <w:spacing w:after="120"/>
        <w:ind w:left="360"/>
      </w:pPr>
      <w:r>
        <w:t>Used and refurbished equipment may be added to the non-mandatory (available component) list.</w:t>
      </w:r>
    </w:p>
    <w:p w:rsidR="008A1515" w:rsidRPr="00C32362" w:rsidRDefault="008A1515" w:rsidP="008A1515">
      <w:pPr>
        <w:spacing w:after="120"/>
        <w:ind w:left="360"/>
      </w:pPr>
      <w:r w:rsidRPr="00C32362">
        <w:t>Equipment and materials must be identified</w:t>
      </w:r>
      <w:r>
        <w:t xml:space="preserve"> at the time of inclusion in the SEWP database of record and </w:t>
      </w:r>
      <w:r w:rsidRPr="00C32362">
        <w:t>at the quote level as used and/or reconditioned/refurbished and must be warranted with the same terms as new materials and with the warranty length as per current commercial practice of the original equipment manufacturer.</w:t>
      </w:r>
    </w:p>
    <w:p w:rsidR="00B1592D" w:rsidRPr="00C32362" w:rsidRDefault="00B1592D" w:rsidP="00B1592D">
      <w:pPr>
        <w:pStyle w:val="Heading3"/>
      </w:pPr>
      <w:bookmarkStart w:id="1155" w:name="_Toc345066255"/>
      <w:bookmarkStart w:id="1156" w:name="_Toc345066912"/>
      <w:bookmarkStart w:id="1157" w:name="_Toc345070352"/>
      <w:bookmarkStart w:id="1158" w:name="_Toc345070587"/>
      <w:bookmarkStart w:id="1159" w:name="_Toc345070820"/>
      <w:bookmarkStart w:id="1160" w:name="_Toc364329427"/>
      <w:bookmarkStart w:id="1161" w:name="_Toc370288391"/>
      <w:r w:rsidRPr="00C32362">
        <w:t>C.1.7. INSTALLATION</w:t>
      </w:r>
      <w:bookmarkEnd w:id="1155"/>
      <w:bookmarkEnd w:id="1156"/>
      <w:bookmarkEnd w:id="1157"/>
      <w:bookmarkEnd w:id="1158"/>
      <w:bookmarkEnd w:id="1159"/>
      <w:bookmarkEnd w:id="1160"/>
      <w:bookmarkEnd w:id="1161"/>
    </w:p>
    <w:p w:rsidR="00B1592D" w:rsidRPr="00C32362" w:rsidRDefault="00B1592D" w:rsidP="00B1592D">
      <w:pPr>
        <w:spacing w:after="120"/>
        <w:ind w:left="360"/>
      </w:pPr>
      <w:r w:rsidRPr="00C32362">
        <w:t>The Government may order computer systems, software, components and other equipment with no installation.  However, the contractor shall offer installation of all system hardware, system software, and cabling.  This does not need to include attachment to a network or configuration of network parameters.</w:t>
      </w:r>
    </w:p>
    <w:p w:rsidR="00B1592D" w:rsidRDefault="00B1592D" w:rsidP="00B1592D">
      <w:pPr>
        <w:pStyle w:val="Heading4"/>
      </w:pPr>
      <w:bookmarkStart w:id="1162" w:name="_Toc345066256"/>
      <w:bookmarkStart w:id="1163" w:name="_Toc345066913"/>
      <w:r w:rsidRPr="00C32362">
        <w:t>C.1.7.1. Site Preparation</w:t>
      </w:r>
      <w:bookmarkEnd w:id="1162"/>
      <w:bookmarkEnd w:id="1163"/>
    </w:p>
    <w:p w:rsidR="000C5F80" w:rsidRDefault="000C5F80"/>
    <w:p w:rsidR="00B1592D" w:rsidRPr="00C32362" w:rsidRDefault="00B1592D" w:rsidP="00B1592D">
      <w:pPr>
        <w:widowControl w:val="0"/>
        <w:ind w:left="360"/>
      </w:pPr>
      <w:r w:rsidRPr="00C32362">
        <w:t>Where required, the Government will provide the Contractor access to sites for the purpose of evaluating environment, power, and safety requirements prior to a scheduled installation date. The Government must authorize all new electrical and LAN installations. If power changes or alterations are required for installation, all such alterations will be performed by the Government.  The Contractor should make every effort to place equipment that requires the standard 115-120V capacities for CONUS installations unless otherwise requested by the Government.</w:t>
      </w:r>
    </w:p>
    <w:p w:rsidR="00B1592D" w:rsidRPr="00C32362" w:rsidRDefault="00B1592D" w:rsidP="00B1592D">
      <w:pPr>
        <w:pStyle w:val="Heading3"/>
      </w:pPr>
      <w:bookmarkStart w:id="1164" w:name="_Toc345066257"/>
      <w:bookmarkStart w:id="1165" w:name="_Toc345066914"/>
      <w:bookmarkStart w:id="1166" w:name="_Toc345070353"/>
      <w:bookmarkStart w:id="1167" w:name="_Toc345070588"/>
      <w:bookmarkStart w:id="1168" w:name="_Toc345070821"/>
      <w:bookmarkStart w:id="1169" w:name="_Toc364329428"/>
      <w:bookmarkStart w:id="1170" w:name="_Toc370288392"/>
      <w:r w:rsidRPr="00C32362">
        <w:t>C.1.8. R</w:t>
      </w:r>
      <w:r w:rsidRPr="00C32362">
        <w:rPr>
          <w:caps/>
        </w:rPr>
        <w:t>ehabilitation Act Amendments of 1998 – Section 508 Applicability</w:t>
      </w:r>
      <w:bookmarkEnd w:id="1164"/>
      <w:bookmarkEnd w:id="1165"/>
      <w:bookmarkEnd w:id="1166"/>
      <w:bookmarkEnd w:id="1167"/>
      <w:bookmarkEnd w:id="1168"/>
      <w:bookmarkEnd w:id="1169"/>
      <w:bookmarkEnd w:id="1170"/>
    </w:p>
    <w:p w:rsidR="00B1592D" w:rsidRPr="00C32362" w:rsidRDefault="00B1592D" w:rsidP="00B1592D">
      <w:pPr>
        <w:spacing w:after="120"/>
        <w:ind w:left="360"/>
      </w:pPr>
      <w:r w:rsidRPr="00C32362">
        <w:t xml:space="preserve">All items which are identified as EIT in terms of Section 508 (Accessibility) requirements must be noted by the contractor as compliant, non-compliant, or requiring Agency Review based on how the equipment meets or does not meet the applicable standards for that technology.  </w:t>
      </w:r>
    </w:p>
    <w:p w:rsidR="00B1592D" w:rsidRPr="00C32362" w:rsidRDefault="00B1592D" w:rsidP="00B1592D">
      <w:pPr>
        <w:spacing w:before="100" w:beforeAutospacing="1" w:after="100" w:afterAutospacing="1"/>
        <w:ind w:left="360"/>
      </w:pPr>
      <w:r w:rsidRPr="00C32362">
        <w:t>EIT is information technology (IT), as defined at FAR 2.101, and any equipment or interconnected system or subsystem of equipment, which is used in the creation, conversion, or duplication of data or information. EIT includes:</w:t>
      </w:r>
    </w:p>
    <w:p w:rsidR="00B510B4" w:rsidRDefault="00B1592D" w:rsidP="00B510B4">
      <w:pPr>
        <w:numPr>
          <w:ilvl w:val="0"/>
          <w:numId w:val="86"/>
        </w:numPr>
        <w:spacing w:before="100" w:beforeAutospacing="1" w:after="100" w:afterAutospacing="1"/>
      </w:pPr>
      <w:r w:rsidRPr="00C32362">
        <w:t xml:space="preserve">telecommunication products, such as telephones; </w:t>
      </w:r>
    </w:p>
    <w:p w:rsidR="00B510B4" w:rsidRDefault="00B1592D" w:rsidP="00B510B4">
      <w:pPr>
        <w:numPr>
          <w:ilvl w:val="0"/>
          <w:numId w:val="86"/>
        </w:numPr>
        <w:spacing w:before="100" w:beforeAutospacing="1" w:after="100" w:afterAutospacing="1"/>
      </w:pPr>
      <w:r w:rsidRPr="00C32362">
        <w:t xml:space="preserve">information kiosks; </w:t>
      </w:r>
    </w:p>
    <w:p w:rsidR="00B510B4" w:rsidRDefault="00B1592D" w:rsidP="00B510B4">
      <w:pPr>
        <w:numPr>
          <w:ilvl w:val="0"/>
          <w:numId w:val="86"/>
        </w:numPr>
        <w:spacing w:before="100" w:beforeAutospacing="1" w:after="100" w:afterAutospacing="1"/>
      </w:pPr>
      <w:r w:rsidRPr="00C32362">
        <w:t xml:space="preserve">transaction machines; </w:t>
      </w:r>
    </w:p>
    <w:p w:rsidR="00B510B4" w:rsidRDefault="00B1592D" w:rsidP="00B510B4">
      <w:pPr>
        <w:numPr>
          <w:ilvl w:val="0"/>
          <w:numId w:val="86"/>
        </w:numPr>
        <w:spacing w:before="100" w:beforeAutospacing="1" w:after="100" w:afterAutospacing="1"/>
      </w:pPr>
      <w:r w:rsidRPr="00C32362">
        <w:t xml:space="preserve">World Wide Web sites; </w:t>
      </w:r>
    </w:p>
    <w:p w:rsidR="00B510B4" w:rsidRDefault="00B1592D" w:rsidP="00B510B4">
      <w:pPr>
        <w:numPr>
          <w:ilvl w:val="0"/>
          <w:numId w:val="86"/>
        </w:numPr>
        <w:spacing w:before="100" w:beforeAutospacing="1" w:after="100" w:afterAutospacing="1"/>
      </w:pPr>
      <w:r w:rsidRPr="00C32362">
        <w:t xml:space="preserve">Software and Operating Systems </w:t>
      </w:r>
    </w:p>
    <w:p w:rsidR="00B510B4" w:rsidRDefault="00B1592D" w:rsidP="00B510B4">
      <w:pPr>
        <w:numPr>
          <w:ilvl w:val="0"/>
          <w:numId w:val="86"/>
        </w:numPr>
        <w:spacing w:before="100" w:beforeAutospacing="1" w:after="100" w:afterAutospacing="1"/>
      </w:pPr>
      <w:r w:rsidRPr="00C32362">
        <w:t xml:space="preserve">Computers </w:t>
      </w:r>
    </w:p>
    <w:p w:rsidR="00B510B4" w:rsidRDefault="00B1592D" w:rsidP="00B510B4">
      <w:pPr>
        <w:numPr>
          <w:ilvl w:val="0"/>
          <w:numId w:val="86"/>
        </w:numPr>
        <w:spacing w:before="100" w:beforeAutospacing="1" w:after="100" w:afterAutospacing="1"/>
      </w:pPr>
      <w:r w:rsidRPr="00C32362">
        <w:t xml:space="preserve">multimedia (including recordable media); and </w:t>
      </w:r>
    </w:p>
    <w:p w:rsidR="00B510B4" w:rsidRDefault="00B1592D" w:rsidP="00B510B4">
      <w:pPr>
        <w:numPr>
          <w:ilvl w:val="0"/>
          <w:numId w:val="86"/>
        </w:numPr>
        <w:spacing w:before="100" w:beforeAutospacing="1" w:after="100" w:afterAutospacing="1"/>
      </w:pPr>
      <w:r w:rsidRPr="00C32362">
        <w:t xml:space="preserve">office equipment, such as copiers and fax machines. </w:t>
      </w:r>
    </w:p>
    <w:p w:rsidR="00B1592D" w:rsidRPr="00C32362" w:rsidRDefault="00B1592D" w:rsidP="00B1592D">
      <w:pPr>
        <w:spacing w:before="100" w:beforeAutospacing="1" w:after="100" w:afterAutospacing="1"/>
        <w:ind w:left="360"/>
      </w:pPr>
      <w:r w:rsidRPr="00C32362">
        <w:t>EIT is defined by the Access Board at 36 CFR 1194.4 and in the FAR at 2.101.</w:t>
      </w:r>
    </w:p>
    <w:p w:rsidR="00B1592D" w:rsidRPr="00C32362" w:rsidRDefault="00B1592D" w:rsidP="00B1592D">
      <w:pPr>
        <w:pStyle w:val="Heading4"/>
      </w:pPr>
      <w:bookmarkStart w:id="1171" w:name="_Toc345066258"/>
      <w:bookmarkStart w:id="1172" w:name="_Toc345066915"/>
      <w:r w:rsidRPr="00C32362">
        <w:lastRenderedPageBreak/>
        <w:t>C.1.8.1. Applicable Standards</w:t>
      </w:r>
      <w:bookmarkEnd w:id="1171"/>
      <w:bookmarkEnd w:id="1172"/>
    </w:p>
    <w:p w:rsidR="00B1592D" w:rsidRPr="00C32362" w:rsidRDefault="00B1592D" w:rsidP="00B1592D">
      <w:pPr>
        <w:pStyle w:val="Heading4"/>
      </w:pPr>
    </w:p>
    <w:p w:rsidR="00B1592D" w:rsidRPr="00C32362" w:rsidRDefault="00B1592D" w:rsidP="00B1592D">
      <w:pPr>
        <w:ind w:left="360"/>
      </w:pPr>
      <w:r w:rsidRPr="00C32362">
        <w:t>One or more of the following 508 standards apply to all SEWP EIT line items</w:t>
      </w:r>
    </w:p>
    <w:p w:rsidR="00B510B4" w:rsidRDefault="00B1592D" w:rsidP="00B510B4">
      <w:pPr>
        <w:pStyle w:val="ListParagraph"/>
        <w:numPr>
          <w:ilvl w:val="0"/>
          <w:numId w:val="146"/>
        </w:numPr>
        <w:spacing w:before="100" w:beforeAutospacing="1" w:after="100" w:afterAutospacing="1"/>
      </w:pPr>
      <w:r w:rsidRPr="00C32362">
        <w:t>Software Applications and Operating Systems (1194.21)</w:t>
      </w:r>
    </w:p>
    <w:p w:rsidR="00B510B4" w:rsidRDefault="00B1592D" w:rsidP="00B510B4">
      <w:pPr>
        <w:pStyle w:val="ListParagraph"/>
        <w:numPr>
          <w:ilvl w:val="0"/>
          <w:numId w:val="146"/>
        </w:numPr>
        <w:spacing w:before="100" w:beforeAutospacing="1" w:after="100" w:afterAutospacing="1"/>
      </w:pPr>
      <w:r w:rsidRPr="00C32362">
        <w:t>Web-based Intranet and Internet Information and Applications(1194.22)</w:t>
      </w:r>
    </w:p>
    <w:p w:rsidR="00B510B4" w:rsidRDefault="00B1592D" w:rsidP="00B510B4">
      <w:pPr>
        <w:pStyle w:val="ListParagraph"/>
        <w:numPr>
          <w:ilvl w:val="0"/>
          <w:numId w:val="146"/>
        </w:numPr>
        <w:spacing w:before="100" w:beforeAutospacing="1" w:after="100" w:afterAutospacing="1"/>
      </w:pPr>
      <w:r w:rsidRPr="00C32362">
        <w:t>Telecommunications Products (1194.23)</w:t>
      </w:r>
    </w:p>
    <w:p w:rsidR="00B510B4" w:rsidRDefault="00B1592D" w:rsidP="00B510B4">
      <w:pPr>
        <w:pStyle w:val="ListParagraph"/>
        <w:numPr>
          <w:ilvl w:val="0"/>
          <w:numId w:val="146"/>
        </w:numPr>
        <w:spacing w:before="100" w:beforeAutospacing="1" w:after="100" w:afterAutospacing="1"/>
      </w:pPr>
      <w:r w:rsidRPr="00C32362">
        <w:t>Video and Multimedia Products (1194.24)</w:t>
      </w:r>
    </w:p>
    <w:p w:rsidR="00B510B4" w:rsidRDefault="00B1592D" w:rsidP="00B510B4">
      <w:pPr>
        <w:pStyle w:val="ListParagraph"/>
        <w:numPr>
          <w:ilvl w:val="0"/>
          <w:numId w:val="146"/>
        </w:numPr>
        <w:spacing w:before="100" w:beforeAutospacing="1" w:after="100" w:afterAutospacing="1"/>
      </w:pPr>
      <w:r w:rsidRPr="00C32362">
        <w:t>Self Contained, Closed Products (1194.25)</w:t>
      </w:r>
    </w:p>
    <w:p w:rsidR="00B510B4" w:rsidRDefault="00B1592D" w:rsidP="00B510B4">
      <w:pPr>
        <w:pStyle w:val="ListParagraph"/>
        <w:numPr>
          <w:ilvl w:val="0"/>
          <w:numId w:val="146"/>
        </w:numPr>
        <w:spacing w:before="100" w:beforeAutospacing="1" w:after="100" w:afterAutospacing="1"/>
      </w:pPr>
      <w:r w:rsidRPr="00C32362">
        <w:t>Desktop and Portable Computers (1194.26)</w:t>
      </w:r>
    </w:p>
    <w:p w:rsidR="005A6E41" w:rsidRPr="00AD3F96" w:rsidRDefault="005A6E41" w:rsidP="005A6E41">
      <w:pPr>
        <w:pStyle w:val="ListParagraph"/>
        <w:numPr>
          <w:ilvl w:val="0"/>
          <w:numId w:val="146"/>
        </w:numPr>
        <w:rPr>
          <w:rFonts w:ascii="Calibri" w:hAnsi="Calibri"/>
          <w:i/>
          <w:iCs/>
          <w:sz w:val="22"/>
          <w:szCs w:val="22"/>
          <w:highlight w:val="yellow"/>
        </w:rPr>
      </w:pPr>
      <w:r w:rsidRPr="00AD3F96">
        <w:rPr>
          <w:rFonts w:ascii="Calibri" w:hAnsi="Calibri"/>
          <w:i/>
          <w:iCs/>
          <w:sz w:val="22"/>
          <w:szCs w:val="22"/>
          <w:highlight w:val="yellow"/>
        </w:rPr>
        <w:t xml:space="preserve">Subpart C -- Functional Performance Criteria </w:t>
      </w:r>
    </w:p>
    <w:p w:rsidR="00B66BE5" w:rsidRPr="00AD3F96" w:rsidRDefault="005A6E41">
      <w:pPr>
        <w:pStyle w:val="ListParagraph"/>
        <w:ind w:left="1080"/>
        <w:rPr>
          <w:rFonts w:ascii="Calibri" w:hAnsi="Calibri"/>
          <w:i/>
          <w:iCs/>
          <w:sz w:val="22"/>
          <w:szCs w:val="22"/>
        </w:rPr>
      </w:pPr>
      <w:r w:rsidRPr="00AD3F96">
        <w:rPr>
          <w:rFonts w:ascii="Calibri" w:hAnsi="Calibri"/>
          <w:i/>
          <w:iCs/>
          <w:sz w:val="22"/>
          <w:szCs w:val="22"/>
          <w:highlight w:val="yellow"/>
        </w:rPr>
        <w:t xml:space="preserve">§ 1194.31 Functional performance criteria  </w:t>
      </w:r>
      <w:r w:rsidR="006834B3" w:rsidRPr="00AD3F96">
        <w:rPr>
          <w:rFonts w:ascii="Calibri" w:hAnsi="Calibri"/>
          <w:i/>
          <w:iCs/>
          <w:sz w:val="22"/>
          <w:szCs w:val="22"/>
          <w:highlight w:val="yellow"/>
        </w:rPr>
        <w:t xml:space="preserve">(If none of the technical standards of Subpart B applies, then </w:t>
      </w:r>
      <w:r w:rsidRPr="00AD3F96">
        <w:rPr>
          <w:rFonts w:ascii="Calibri" w:hAnsi="Calibri"/>
          <w:i/>
          <w:iCs/>
          <w:sz w:val="22"/>
          <w:szCs w:val="22"/>
          <w:highlight w:val="yellow"/>
        </w:rPr>
        <w:t xml:space="preserve"> Subpart C applies)</w:t>
      </w:r>
    </w:p>
    <w:p w:rsidR="00B66BE5" w:rsidRDefault="00B66BE5">
      <w:pPr>
        <w:pStyle w:val="ListParagraph"/>
        <w:spacing w:before="100" w:beforeAutospacing="1" w:after="100" w:afterAutospacing="1"/>
        <w:ind w:left="1080"/>
      </w:pPr>
    </w:p>
    <w:p w:rsidR="00B1592D" w:rsidRPr="00C32362" w:rsidRDefault="00B1592D" w:rsidP="00B1592D">
      <w:pPr>
        <w:spacing w:after="120"/>
        <w:ind w:left="360"/>
      </w:pPr>
      <w:r w:rsidRPr="00C32362">
        <w:t xml:space="preserve">The contractor must comply with these technical standards at 36 CFR 1194.  The contractor must provide a completed </w:t>
      </w:r>
      <w:r w:rsidR="005A6E41" w:rsidRPr="004864BA">
        <w:rPr>
          <w:highlight w:val="yellow"/>
        </w:rPr>
        <w:t>Government</w:t>
      </w:r>
      <w:r w:rsidR="005A6E41" w:rsidRPr="00C32362">
        <w:t xml:space="preserve"> </w:t>
      </w:r>
      <w:r w:rsidRPr="00C32362">
        <w:t>Product Assessment Template (</w:t>
      </w:r>
      <w:r w:rsidR="005A6E41" w:rsidRPr="004864BA">
        <w:rPr>
          <w:highlight w:val="yellow"/>
        </w:rPr>
        <w:t>GPAT</w:t>
      </w:r>
      <w:r w:rsidRPr="00C32362">
        <w:t xml:space="preserve">) and/or document how each product was tested for Section 508 conformance.  All Section 508 standards will be complied with in performing this contract.  </w:t>
      </w:r>
    </w:p>
    <w:p w:rsidR="00B1592D" w:rsidRDefault="00B1592D" w:rsidP="00B1592D">
      <w:pPr>
        <w:pStyle w:val="Heading4"/>
      </w:pPr>
      <w:bookmarkStart w:id="1173" w:name="_Toc345066259"/>
      <w:bookmarkStart w:id="1174" w:name="_Toc345066916"/>
      <w:r w:rsidRPr="00C32362">
        <w:t>C.1.8.2. Manufacturer’s 508 Compliance</w:t>
      </w:r>
      <w:bookmarkEnd w:id="1173"/>
      <w:bookmarkEnd w:id="1174"/>
    </w:p>
    <w:p w:rsidR="000C5F80" w:rsidRDefault="000C5F80"/>
    <w:p w:rsidR="00B1592D" w:rsidRPr="00C32362" w:rsidRDefault="00B1592D" w:rsidP="00B1592D">
      <w:pPr>
        <w:ind w:left="360"/>
      </w:pPr>
      <w:r w:rsidRPr="00C32362">
        <w:t>Whenever the contractor requests a new manufacturer to be added to the available SEWP manufacturer’s list per Section D.3.1. Manufacturer Request, one or more of the following must be provided concerning the applicability, compliance and available information with regard to 508 compliance:</w:t>
      </w:r>
    </w:p>
    <w:p w:rsidR="00B510B4" w:rsidRDefault="00B1592D" w:rsidP="00B510B4">
      <w:pPr>
        <w:pStyle w:val="ListParagraph"/>
        <w:numPr>
          <w:ilvl w:val="0"/>
          <w:numId w:val="145"/>
        </w:numPr>
        <w:tabs>
          <w:tab w:val="num" w:pos="720"/>
        </w:tabs>
      </w:pPr>
      <w:r w:rsidRPr="00C32362">
        <w:t>indicate that the manufacturer has no EIT applicable products; or</w:t>
      </w:r>
    </w:p>
    <w:p w:rsidR="00B510B4" w:rsidRDefault="00B1592D" w:rsidP="00B510B4">
      <w:pPr>
        <w:pStyle w:val="ListParagraph"/>
        <w:numPr>
          <w:ilvl w:val="0"/>
          <w:numId w:val="145"/>
        </w:numPr>
        <w:tabs>
          <w:tab w:val="num" w:pos="720"/>
        </w:tabs>
      </w:pPr>
      <w:r w:rsidRPr="00C32362">
        <w:t>provide a link to the manufacturer’s 508 VPAT</w:t>
      </w:r>
      <w:r w:rsidR="005A6E41" w:rsidRPr="004864BA">
        <w:rPr>
          <w:highlight w:val="yellow"/>
        </w:rPr>
        <w:t>/GPAT</w:t>
      </w:r>
      <w:r w:rsidR="005A6E41">
        <w:t xml:space="preserve"> </w:t>
      </w:r>
      <w:r w:rsidRPr="00C32362">
        <w:t xml:space="preserve"> information for applicable EIT equipment; or</w:t>
      </w:r>
    </w:p>
    <w:p w:rsidR="00B510B4" w:rsidRDefault="00B1592D" w:rsidP="00B510B4">
      <w:pPr>
        <w:pStyle w:val="ListParagraph"/>
        <w:numPr>
          <w:ilvl w:val="0"/>
          <w:numId w:val="145"/>
        </w:numPr>
        <w:tabs>
          <w:tab w:val="num" w:pos="720"/>
        </w:tabs>
      </w:pPr>
      <w:r w:rsidRPr="00C32362">
        <w:t>provide a link to other documentation on how each product from the manufacturer was tested for 508 compliance; or</w:t>
      </w:r>
    </w:p>
    <w:p w:rsidR="00B510B4" w:rsidRDefault="00B1592D" w:rsidP="00B510B4">
      <w:pPr>
        <w:pStyle w:val="ListParagraph"/>
        <w:numPr>
          <w:ilvl w:val="0"/>
          <w:numId w:val="145"/>
        </w:numPr>
        <w:tabs>
          <w:tab w:val="num" w:pos="720"/>
        </w:tabs>
      </w:pPr>
      <w:r w:rsidRPr="00C32362">
        <w:t xml:space="preserve">provide the SEWP PMO with all applicable </w:t>
      </w:r>
      <w:r w:rsidR="005A6E41" w:rsidRPr="004864BA">
        <w:rPr>
          <w:highlight w:val="yellow"/>
        </w:rPr>
        <w:t>G</w:t>
      </w:r>
      <w:r w:rsidRPr="004864BA">
        <w:rPr>
          <w:highlight w:val="yellow"/>
        </w:rPr>
        <w:t>PAT’s</w:t>
      </w:r>
      <w:r w:rsidRPr="00C32362">
        <w:t xml:space="preserve"> and/or other documentation on how each product from the manufacturer was tested for 508 compliance; or</w:t>
      </w:r>
    </w:p>
    <w:p w:rsidR="00B510B4" w:rsidRDefault="00B1592D" w:rsidP="00B510B4">
      <w:pPr>
        <w:pStyle w:val="ListParagraph"/>
        <w:numPr>
          <w:ilvl w:val="0"/>
          <w:numId w:val="145"/>
        </w:numPr>
        <w:tabs>
          <w:tab w:val="num" w:pos="720"/>
        </w:tabs>
      </w:pPr>
      <w:r w:rsidRPr="00C32362">
        <w:t>indicate that 508 applicable information is available on a per item basis by contacting the contractor</w:t>
      </w:r>
    </w:p>
    <w:p w:rsidR="00B1592D" w:rsidRPr="00C32362" w:rsidRDefault="00B1592D" w:rsidP="00B1592D">
      <w:pPr>
        <w:numPr>
          <w:ilvl w:val="1"/>
          <w:numId w:val="0"/>
        </w:numPr>
        <w:tabs>
          <w:tab w:val="num" w:pos="720"/>
        </w:tabs>
        <w:ind w:left="720" w:hanging="360"/>
      </w:pPr>
    </w:p>
    <w:p w:rsidR="00B1592D" w:rsidRDefault="00B1592D" w:rsidP="006F6AAC">
      <w:pPr>
        <w:pStyle w:val="Heading2"/>
      </w:pPr>
      <w:bookmarkStart w:id="1175" w:name="_Toc345066260"/>
      <w:bookmarkStart w:id="1176" w:name="_Toc345066917"/>
      <w:bookmarkStart w:id="1177" w:name="_Toc345070354"/>
      <w:bookmarkStart w:id="1178" w:name="_Toc345070589"/>
      <w:bookmarkStart w:id="1179" w:name="_Toc345070822"/>
      <w:bookmarkStart w:id="1180" w:name="_Toc364329429"/>
      <w:bookmarkStart w:id="1181" w:name="_Toc370288393"/>
      <w:r w:rsidRPr="006F6AAC">
        <w:t>C.2. STATEMENT OF WORK FOR CONTRACTOR SUPPLIED PRODUCTS</w:t>
      </w:r>
      <w:bookmarkEnd w:id="1175"/>
      <w:bookmarkEnd w:id="1176"/>
      <w:bookmarkEnd w:id="1177"/>
      <w:bookmarkEnd w:id="1178"/>
      <w:bookmarkEnd w:id="1179"/>
      <w:bookmarkEnd w:id="1180"/>
      <w:bookmarkEnd w:id="1181"/>
    </w:p>
    <w:p w:rsidR="00853D95" w:rsidRPr="006F6AAC" w:rsidRDefault="00853D95" w:rsidP="006F6AAC">
      <w:pPr>
        <w:pStyle w:val="Heading2"/>
      </w:pPr>
    </w:p>
    <w:p w:rsidR="00B1592D" w:rsidRPr="00C32362" w:rsidRDefault="00B1592D" w:rsidP="00B1592D">
      <w:pPr>
        <w:ind w:left="360"/>
      </w:pPr>
      <w:r w:rsidRPr="00C32362">
        <w:t>While the SEWP contracts are primarily used as a purchase vehicle for the Federal Government, the Government may utilize the contracts as a basis for contractor-supplied products and services that include but are not limited to contractor-supplied Multi-functional devices (MFDs), managed services, cloud services, etc</w:t>
      </w:r>
      <w:r w:rsidR="00045D69" w:rsidRPr="00C32362">
        <w:t>.</w:t>
      </w:r>
    </w:p>
    <w:p w:rsidR="00B1592D" w:rsidRPr="00C32362" w:rsidRDefault="00B1592D" w:rsidP="00B1592D"/>
    <w:p w:rsidR="00B1592D" w:rsidRPr="00C32362" w:rsidRDefault="00B1592D" w:rsidP="00B1592D">
      <w:pPr>
        <w:ind w:left="360"/>
      </w:pPr>
      <w:r w:rsidRPr="00C32362">
        <w:t xml:space="preserve">An example of this type of arrangement would be a set of multi-functional printers located at Goddard Space Flight Center which will remain the Contractor’s property, but fully accessible by Goddard employees.  </w:t>
      </w:r>
    </w:p>
    <w:p w:rsidR="00B1592D" w:rsidRPr="00C32362" w:rsidRDefault="00B1592D" w:rsidP="00B1592D">
      <w:pPr>
        <w:ind w:left="360"/>
      </w:pPr>
    </w:p>
    <w:p w:rsidR="00B1592D" w:rsidRPr="00C32362" w:rsidRDefault="00B1592D" w:rsidP="00B1592D">
      <w:pPr>
        <w:ind w:left="360"/>
      </w:pPr>
      <w:r w:rsidRPr="00C32362">
        <w:t>Note that the requirements in this section are only in effect if specifically stated at the delivery order level.  Additional terms and conditions may be added by the Government on a given delivery order.</w:t>
      </w:r>
    </w:p>
    <w:p w:rsidR="00B1592D" w:rsidRPr="00C32362" w:rsidRDefault="00B1592D" w:rsidP="00B1592D">
      <w:pPr>
        <w:ind w:left="360"/>
      </w:pPr>
    </w:p>
    <w:p w:rsidR="00B1592D" w:rsidRPr="00C32362" w:rsidRDefault="00B1592D" w:rsidP="00B1592D">
      <w:pPr>
        <w:pStyle w:val="Heading3"/>
      </w:pPr>
      <w:bookmarkStart w:id="1182" w:name="_Toc345066261"/>
      <w:bookmarkStart w:id="1183" w:name="_Toc345066918"/>
      <w:bookmarkStart w:id="1184" w:name="_Toc345070355"/>
      <w:bookmarkStart w:id="1185" w:name="_Toc345070590"/>
      <w:bookmarkStart w:id="1186" w:name="_Toc345070823"/>
      <w:bookmarkStart w:id="1187" w:name="_Toc364329430"/>
      <w:bookmarkStart w:id="1188" w:name="_Toc370288394"/>
      <w:r w:rsidRPr="00C32362">
        <w:t>C.2.1. Supplies for On-Site Contractor-supplied Products</w:t>
      </w:r>
      <w:bookmarkEnd w:id="1182"/>
      <w:bookmarkEnd w:id="1183"/>
      <w:bookmarkEnd w:id="1184"/>
      <w:bookmarkEnd w:id="1185"/>
      <w:bookmarkEnd w:id="1186"/>
      <w:bookmarkEnd w:id="1187"/>
      <w:bookmarkEnd w:id="1188"/>
    </w:p>
    <w:p w:rsidR="00B1592D" w:rsidRPr="00C32362" w:rsidRDefault="00B1592D" w:rsidP="00B1592D">
      <w:pPr>
        <w:widowControl w:val="0"/>
        <w:ind w:left="360"/>
      </w:pPr>
      <w:r w:rsidRPr="00C32362">
        <w:t>The Contractor shall supply all consumable supplies required for full operations of the supplied products.  For example this would include toner, paper and all other printer related consumables for an MFP solution.</w:t>
      </w:r>
    </w:p>
    <w:p w:rsidR="00B1592D" w:rsidRPr="00C32362" w:rsidRDefault="00B1592D" w:rsidP="00B1592D">
      <w:pPr>
        <w:widowControl w:val="0"/>
      </w:pPr>
    </w:p>
    <w:p w:rsidR="00B1592D" w:rsidRPr="00C32362" w:rsidRDefault="00B1592D" w:rsidP="00B1592D">
      <w:pPr>
        <w:pStyle w:val="Heading3"/>
      </w:pPr>
      <w:bookmarkStart w:id="1189" w:name="_Toc345066262"/>
      <w:bookmarkStart w:id="1190" w:name="_Toc345066919"/>
      <w:bookmarkStart w:id="1191" w:name="_Toc345070356"/>
      <w:bookmarkStart w:id="1192" w:name="_Toc345070591"/>
      <w:bookmarkStart w:id="1193" w:name="_Toc345070824"/>
      <w:bookmarkStart w:id="1194" w:name="_Toc364329431"/>
      <w:bookmarkStart w:id="1195" w:name="_Toc370288395"/>
      <w:r w:rsidRPr="00C32362">
        <w:lastRenderedPageBreak/>
        <w:t>C.2.2. Payment for Contractor-supplied Products</w:t>
      </w:r>
      <w:bookmarkEnd w:id="1189"/>
      <w:bookmarkEnd w:id="1190"/>
      <w:bookmarkEnd w:id="1191"/>
      <w:bookmarkEnd w:id="1192"/>
      <w:bookmarkEnd w:id="1193"/>
      <w:bookmarkEnd w:id="1194"/>
      <w:bookmarkEnd w:id="1195"/>
    </w:p>
    <w:p w:rsidR="00B1592D" w:rsidRPr="00C32362" w:rsidRDefault="00B1592D" w:rsidP="00B1592D">
      <w:pPr>
        <w:widowControl w:val="0"/>
        <w:ind w:left="360"/>
      </w:pPr>
      <w:r w:rsidRPr="00C32362">
        <w:t>Unless otherwise stated at the delivery order level, payment will be based on a firm fixed unit price (e.g. cost per number of copies for an MFP</w:t>
      </w:r>
      <w:r w:rsidR="005E1F82" w:rsidRPr="00C32362">
        <w:t>) that</w:t>
      </w:r>
      <w:r w:rsidRPr="00C32362">
        <w:t xml:space="preserve"> is metered, invoiced and paid on a monthly basis.</w:t>
      </w:r>
    </w:p>
    <w:p w:rsidR="00B1592D" w:rsidRPr="00C32362" w:rsidRDefault="00B1592D">
      <w:r w:rsidRPr="00C32362">
        <w:br w:type="page"/>
      </w:r>
    </w:p>
    <w:p w:rsidR="00B1592D" w:rsidRPr="00C32362" w:rsidRDefault="00B1592D" w:rsidP="00B1592D">
      <w:pPr>
        <w:widowControl w:val="0"/>
        <w:ind w:left="360"/>
      </w:pPr>
    </w:p>
    <w:p w:rsidR="00C85F26" w:rsidRPr="00D9231D" w:rsidRDefault="00C85F26" w:rsidP="00D9231D">
      <w:pPr>
        <w:pStyle w:val="Heading1"/>
      </w:pPr>
      <w:bookmarkStart w:id="1196" w:name="_Toc127245227"/>
      <w:bookmarkStart w:id="1197" w:name="_Toc364329432"/>
      <w:bookmarkStart w:id="1198" w:name="_Toc370288396"/>
      <w:r w:rsidRPr="00D9231D">
        <w:t>Attachment D Contractor / Government Communication Requirements</w:t>
      </w:r>
      <w:bookmarkEnd w:id="1196"/>
      <w:bookmarkEnd w:id="1197"/>
      <w:bookmarkEnd w:id="1198"/>
    </w:p>
    <w:p w:rsidR="00C85F26" w:rsidRPr="00C32362" w:rsidRDefault="00C85F26" w:rsidP="00C85F26">
      <w:pPr>
        <w:pStyle w:val="BodyTextIndent"/>
        <w:rPr>
          <w:rFonts w:ascii="Times New Roman" w:hAnsi="Times New Roman"/>
        </w:rPr>
      </w:pPr>
      <w:r w:rsidRPr="00C32362">
        <w:rPr>
          <w:rFonts w:ascii="Times New Roman" w:hAnsi="Times New Roman"/>
        </w:rPr>
        <w:t xml:space="preserve">One of the Acquisition Objectives of SEWP is to promote and utilize electronic based methods and practices.  While commonly placed under the e-Commerce umbrella, SEWP recognizes the need to provide for a variety of electronic-based procedures some of which do not traditionally fall within the e-Commerce realm; e.g. Fax image files, e-mail text files, etc.  There are also many legacy systems and unplanned occurrences which require a flexible system capable of handling both electronic and paper processes.  Neither Industry nor Government </w:t>
      </w:r>
      <w:r w:rsidR="00E77111" w:rsidRPr="00C32362">
        <w:rPr>
          <w:rFonts w:ascii="Times New Roman" w:hAnsi="Times New Roman"/>
        </w:rPr>
        <w:t>has</w:t>
      </w:r>
      <w:r w:rsidRPr="00C32362">
        <w:rPr>
          <w:rFonts w:ascii="Times New Roman" w:hAnsi="Times New Roman"/>
        </w:rPr>
        <w:t xml:space="preserve"> concurred on a single solution that is capable of covering all Industry and Government needs.  It is, therefore, the Government's intention to work with Contractors and Government Agencies to accept and deliver information such as orders, status reports, contract refreshments, etc. in mutually agreed upon formats.  This addenda, therefore, provides only a basic outline of the types of electronic reports, including required data, which must be accepted and/or provided by the Contractor to the SEWP PMO.  Actual implementations of the reports will be finalized and tested prior to placement of the first delivery order after the signing of the Contract.  Where encryption is indicated, the Contractor and SEWP PMO will mutually agree upon the methodology.</w:t>
      </w:r>
    </w:p>
    <w:p w:rsidR="00C85F26" w:rsidRPr="006F6AAC" w:rsidRDefault="00C85F26" w:rsidP="006F6AAC">
      <w:pPr>
        <w:pStyle w:val="Heading2"/>
      </w:pPr>
      <w:bookmarkStart w:id="1199" w:name="_Toc127245228"/>
      <w:bookmarkStart w:id="1200" w:name="_Toc364329433"/>
      <w:bookmarkStart w:id="1201" w:name="_Toc370288397"/>
      <w:r w:rsidRPr="006F6AAC">
        <w:t>D.1. On-Line Quoting</w:t>
      </w:r>
      <w:bookmarkEnd w:id="1199"/>
      <w:bookmarkEnd w:id="1200"/>
      <w:bookmarkEnd w:id="1201"/>
    </w:p>
    <w:p w:rsidR="00C85F26" w:rsidRPr="00C32362" w:rsidRDefault="00C85F26" w:rsidP="00C85F26">
      <w:pPr>
        <w:ind w:left="360"/>
      </w:pPr>
      <w:r w:rsidRPr="00C32362">
        <w:t xml:space="preserve">When a </w:t>
      </w:r>
      <w:r w:rsidR="001115D4" w:rsidRPr="00C32362">
        <w:t>Market Research Request (MRR)</w:t>
      </w:r>
      <w:r w:rsidRPr="00C32362">
        <w:t xml:space="preserve"> or Request for Quote (RFQ) is issued using the NASA SEWP on-line Quote Request system, the Contractor must respond either</w:t>
      </w:r>
    </w:p>
    <w:p w:rsidR="00C85F26" w:rsidRPr="00C32362" w:rsidRDefault="00C85F26" w:rsidP="00C85F26">
      <w:pPr>
        <w:ind w:left="360"/>
      </w:pPr>
      <w:r w:rsidRPr="00C32362">
        <w:t>- by sending the following files to the SEWP PMO via the Contract Holder Only Page (CHOP) website:</w:t>
      </w:r>
    </w:p>
    <w:p w:rsidR="00C85F26" w:rsidRPr="00C32362" w:rsidRDefault="00C85F26" w:rsidP="00C85F26">
      <w:pPr>
        <w:ind w:left="360"/>
      </w:pPr>
      <w:r w:rsidRPr="00C32362">
        <w:tab/>
        <w:t xml:space="preserve">1) the Contractor-generated quote in </w:t>
      </w:r>
      <w:r w:rsidR="005E1F82" w:rsidRPr="00C32362">
        <w:t>an</w:t>
      </w:r>
      <w:r w:rsidRPr="00C32362">
        <w:t xml:space="preserve"> image file, MS Word or Excel document or a mutually agreed upon format.</w:t>
      </w:r>
    </w:p>
    <w:p w:rsidR="00C85F26" w:rsidRPr="00C32362" w:rsidRDefault="00C85F26" w:rsidP="00C85F26">
      <w:pPr>
        <w:ind w:left="360"/>
      </w:pPr>
      <w:r w:rsidRPr="00C32362">
        <w:tab/>
        <w:t>2) a verification file listing the CLINs included in the quote either as a text file, MS Word or Excel document  or a mutually agreed upon format.</w:t>
      </w:r>
    </w:p>
    <w:p w:rsidR="00C85F26" w:rsidRPr="00C32362" w:rsidRDefault="00C85F26" w:rsidP="00C85F26">
      <w:pPr>
        <w:ind w:left="360"/>
      </w:pPr>
    </w:p>
    <w:p w:rsidR="00C85F26" w:rsidRPr="00C32362" w:rsidRDefault="00C85F26" w:rsidP="00C85F26">
      <w:pPr>
        <w:ind w:left="360"/>
      </w:pPr>
      <w:r w:rsidRPr="00C32362">
        <w:t xml:space="preserve">- Or by sending a “No Bid” response. </w:t>
      </w:r>
    </w:p>
    <w:p w:rsidR="00C85F26" w:rsidRPr="00C32362" w:rsidRDefault="00C85F26" w:rsidP="00C85F26">
      <w:pPr>
        <w:ind w:left="360"/>
      </w:pPr>
    </w:p>
    <w:p w:rsidR="00C85F26" w:rsidRPr="00C32362" w:rsidRDefault="00C85F26" w:rsidP="00C85F26">
      <w:pPr>
        <w:ind w:left="360"/>
      </w:pPr>
      <w:r w:rsidRPr="00C32362">
        <w:t xml:space="preserve">The SEWP PMO will ensure all responses are immediately forwarded to the original </w:t>
      </w:r>
      <w:r w:rsidR="001115D4" w:rsidRPr="00C32362">
        <w:t>MRR</w:t>
      </w:r>
      <w:r w:rsidRPr="00C32362">
        <w:t>/RFQ requestor.</w:t>
      </w:r>
    </w:p>
    <w:p w:rsidR="00C85F26" w:rsidRPr="00C32362" w:rsidRDefault="00C85F26" w:rsidP="00C85F26">
      <w:pPr>
        <w:ind w:left="360"/>
      </w:pPr>
      <w:r w:rsidRPr="00C32362">
        <w:t>Note that the contractor may not send a quote directly to the requestor when the NASA on-line Quote Request tool has been utilized.  All quotes must be routed through the SEWP PMO.</w:t>
      </w:r>
    </w:p>
    <w:p w:rsidR="00C85F26" w:rsidRPr="006F6AAC" w:rsidRDefault="00C85F26" w:rsidP="006F6AAC">
      <w:pPr>
        <w:pStyle w:val="Heading2"/>
      </w:pPr>
      <w:bookmarkStart w:id="1202" w:name="_Toc127245229"/>
      <w:bookmarkStart w:id="1203" w:name="_Toc364329434"/>
      <w:bookmarkStart w:id="1204" w:name="_Toc370288398"/>
      <w:r w:rsidRPr="006F6AAC">
        <w:t>D.2. Ordering</w:t>
      </w:r>
      <w:bookmarkEnd w:id="1202"/>
      <w:bookmarkEnd w:id="1203"/>
      <w:bookmarkEnd w:id="1204"/>
    </w:p>
    <w:p w:rsidR="00C85F26" w:rsidRPr="00C32362" w:rsidRDefault="00C85F26" w:rsidP="00C85F26">
      <w:r w:rsidRPr="00C32362">
        <w:t>As described below, all SEWP orders must be assigned a SEWP Order tracking number in order to be considered a valid order.  All Delivery Orders regardless of order value and credit card orders over the micro-purchase limit must be sent, processed</w:t>
      </w:r>
      <w:r w:rsidR="000F483B">
        <w:t>,</w:t>
      </w:r>
      <w:r w:rsidRPr="00C32362">
        <w:t xml:space="preserve"> and assigned an Order tracking number prior to being processed by the contractor.  If the SEWP COR has authorized the contractor to accept micro purchase credit card orders directly, then credit card orders under the micro purchase limit may be processed immediately upon receipt by the Contractor as described in Section D.2.2. Credit Card Order Processing.</w:t>
      </w:r>
    </w:p>
    <w:p w:rsidR="00C85F26" w:rsidRPr="00C32362" w:rsidRDefault="00C85F26" w:rsidP="00C85F26">
      <w:pPr>
        <w:pStyle w:val="Heading3"/>
        <w:rPr>
          <w:color w:val="auto"/>
        </w:rPr>
      </w:pPr>
      <w:bookmarkStart w:id="1205" w:name="_Toc127245230"/>
      <w:bookmarkStart w:id="1206" w:name="_Toc364329435"/>
      <w:bookmarkStart w:id="1207" w:name="_Toc370288399"/>
      <w:r w:rsidRPr="00C32362">
        <w:rPr>
          <w:color w:val="auto"/>
        </w:rPr>
        <w:t>D.2.1. Delivery Order Processing</w:t>
      </w:r>
      <w:bookmarkEnd w:id="1205"/>
      <w:bookmarkEnd w:id="1206"/>
      <w:bookmarkEnd w:id="1207"/>
    </w:p>
    <w:p w:rsidR="00C85F26" w:rsidRPr="00C32362" w:rsidRDefault="00C85F26" w:rsidP="00C85F26">
      <w:pPr>
        <w:ind w:left="360"/>
      </w:pPr>
      <w:r w:rsidRPr="00C32362">
        <w:t>The following methods / paths will be available to Government entities for transferring Delivery Orders to the SEWP PMO:</w:t>
      </w:r>
    </w:p>
    <w:p w:rsidR="00C85F26" w:rsidRPr="00C32362" w:rsidRDefault="00C85F26" w:rsidP="00C85F26">
      <w:pPr>
        <w:ind w:left="720"/>
      </w:pPr>
      <w:r w:rsidRPr="00C32362">
        <w:t>1) Fax</w:t>
      </w:r>
    </w:p>
    <w:p w:rsidR="00C85F26" w:rsidRPr="00C32362" w:rsidRDefault="00C85F26" w:rsidP="00C85F26">
      <w:pPr>
        <w:ind w:left="720"/>
      </w:pPr>
      <w:r w:rsidRPr="00C32362">
        <w:t>2) E-mail Attachment in one of the following formats</w:t>
      </w:r>
    </w:p>
    <w:p w:rsidR="00C85F26" w:rsidRPr="00C32362" w:rsidRDefault="00C85F26" w:rsidP="00C85F26">
      <w:pPr>
        <w:ind w:left="1440"/>
      </w:pPr>
      <w:r w:rsidRPr="00C32362">
        <w:t>a) Plain text</w:t>
      </w:r>
    </w:p>
    <w:p w:rsidR="00C85F26" w:rsidRPr="00C32362" w:rsidRDefault="00C85F26" w:rsidP="00C85F26">
      <w:pPr>
        <w:ind w:left="1440"/>
      </w:pPr>
      <w:r w:rsidRPr="00C32362">
        <w:t>b) PDF</w:t>
      </w:r>
    </w:p>
    <w:p w:rsidR="00C85F26" w:rsidRPr="00C32362" w:rsidRDefault="00C85F26" w:rsidP="00C85F26">
      <w:pPr>
        <w:ind w:left="1440"/>
      </w:pPr>
      <w:r w:rsidRPr="00C32362">
        <w:t>c) HTML</w:t>
      </w:r>
    </w:p>
    <w:p w:rsidR="00C85F26" w:rsidRPr="006F1E94" w:rsidRDefault="00C85F26" w:rsidP="00C85F26">
      <w:pPr>
        <w:ind w:left="1440"/>
        <w:rPr>
          <w:lang w:val="de-DE"/>
        </w:rPr>
      </w:pPr>
      <w:r w:rsidRPr="006F1E94">
        <w:rPr>
          <w:lang w:val="de-DE"/>
        </w:rPr>
        <w:t>d) JPEG</w:t>
      </w:r>
    </w:p>
    <w:p w:rsidR="00C85F26" w:rsidRPr="006F1E94" w:rsidRDefault="00C85F26" w:rsidP="00C85F26">
      <w:pPr>
        <w:ind w:left="1440"/>
        <w:rPr>
          <w:lang w:val="de-DE"/>
        </w:rPr>
      </w:pPr>
      <w:r w:rsidRPr="006F1E94">
        <w:rPr>
          <w:lang w:val="de-DE"/>
        </w:rPr>
        <w:t>e) TIFF</w:t>
      </w:r>
    </w:p>
    <w:p w:rsidR="00C85F26" w:rsidRPr="006F1E94" w:rsidRDefault="00C85F26" w:rsidP="00C85F26">
      <w:pPr>
        <w:ind w:left="1440"/>
        <w:rPr>
          <w:lang w:val="de-DE"/>
        </w:rPr>
      </w:pPr>
      <w:r w:rsidRPr="006F1E94">
        <w:rPr>
          <w:lang w:val="de-DE"/>
        </w:rPr>
        <w:t>g) Gif</w:t>
      </w:r>
    </w:p>
    <w:p w:rsidR="00C85F26" w:rsidRPr="00C32362" w:rsidRDefault="00C85F26" w:rsidP="00C85F26">
      <w:pPr>
        <w:ind w:left="1440"/>
      </w:pPr>
      <w:r w:rsidRPr="00C32362">
        <w:t>h) Microsoft Excel</w:t>
      </w:r>
    </w:p>
    <w:p w:rsidR="00C85F26" w:rsidRPr="00C32362" w:rsidRDefault="00C85F26" w:rsidP="00C85F26">
      <w:pPr>
        <w:ind w:left="1440"/>
      </w:pPr>
      <w:r w:rsidRPr="00C32362">
        <w:t>i) Microsoft Word</w:t>
      </w:r>
    </w:p>
    <w:p w:rsidR="00C85F26" w:rsidRPr="00C32362" w:rsidRDefault="00C85F26" w:rsidP="00C85F26">
      <w:pPr>
        <w:ind w:left="1440"/>
      </w:pPr>
      <w:r w:rsidRPr="00C32362">
        <w:t>j) Other mutually agreed upon format</w:t>
      </w:r>
    </w:p>
    <w:p w:rsidR="00C85F26" w:rsidRPr="00C32362" w:rsidRDefault="00C85F26" w:rsidP="00C85F26">
      <w:pPr>
        <w:ind w:left="720"/>
      </w:pPr>
      <w:r w:rsidRPr="00C32362">
        <w:t>3) Paper copy sent via US Mail or private courier</w:t>
      </w:r>
    </w:p>
    <w:p w:rsidR="00C85F26" w:rsidRPr="00C32362" w:rsidRDefault="00C85F26" w:rsidP="00C85F26">
      <w:pPr>
        <w:ind w:left="720"/>
      </w:pPr>
      <w:r w:rsidRPr="00C32362">
        <w:t>4) Other Electronic format mutually agreed upon by the Government entity and the SEWP PMO</w:t>
      </w:r>
    </w:p>
    <w:p w:rsidR="00C85F26" w:rsidRPr="00C32362" w:rsidRDefault="00C85F26" w:rsidP="00C85F26"/>
    <w:p w:rsidR="00C85F26" w:rsidRPr="00C32362" w:rsidRDefault="00C85F26" w:rsidP="00C85F26">
      <w:pPr>
        <w:ind w:left="360"/>
      </w:pPr>
      <w:r w:rsidRPr="00C32362">
        <w:t>Regardless of the method and format which the Delivery Order is sent to the SEWP PMO, all Delivery Orders will be transferred to the contractor as an attachment to an e-mail.  The attachment will be in one of the following formats:</w:t>
      </w:r>
    </w:p>
    <w:p w:rsidR="00C85F26" w:rsidRPr="00C32362" w:rsidRDefault="00C85F26" w:rsidP="00C85F26">
      <w:pPr>
        <w:ind w:left="720"/>
      </w:pPr>
      <w:r w:rsidRPr="00C32362">
        <w:t>1) Plain text</w:t>
      </w:r>
    </w:p>
    <w:p w:rsidR="00C85F26" w:rsidRPr="00C32362" w:rsidRDefault="00C85F26" w:rsidP="00C85F26">
      <w:pPr>
        <w:ind w:left="720"/>
      </w:pPr>
      <w:r w:rsidRPr="00C32362">
        <w:t>2) PDF</w:t>
      </w:r>
    </w:p>
    <w:p w:rsidR="00C85F26" w:rsidRPr="00C32362" w:rsidRDefault="00C85F26" w:rsidP="00C85F26">
      <w:pPr>
        <w:ind w:left="720"/>
      </w:pPr>
      <w:r w:rsidRPr="00C32362">
        <w:t>3) HTML</w:t>
      </w:r>
    </w:p>
    <w:p w:rsidR="00C85F26" w:rsidRPr="00C32362" w:rsidRDefault="00C85F26" w:rsidP="00C85F26">
      <w:pPr>
        <w:ind w:left="720"/>
      </w:pPr>
      <w:r w:rsidRPr="00C32362">
        <w:t>4) JPEG</w:t>
      </w:r>
    </w:p>
    <w:p w:rsidR="00C85F26" w:rsidRPr="00C32362" w:rsidRDefault="00C85F26" w:rsidP="00C85F26">
      <w:pPr>
        <w:ind w:left="720"/>
      </w:pPr>
      <w:r w:rsidRPr="00C32362">
        <w:t>5) TIFF</w:t>
      </w:r>
    </w:p>
    <w:p w:rsidR="00C85F26" w:rsidRPr="00C32362" w:rsidRDefault="00C85F26" w:rsidP="00C85F26">
      <w:pPr>
        <w:ind w:left="720"/>
      </w:pPr>
      <w:r w:rsidRPr="00C32362">
        <w:t>6) Gif</w:t>
      </w:r>
    </w:p>
    <w:p w:rsidR="00C85F26" w:rsidRPr="00C32362" w:rsidRDefault="00C85F26" w:rsidP="00C85F26">
      <w:pPr>
        <w:ind w:left="720"/>
      </w:pPr>
      <w:r w:rsidRPr="00C32362">
        <w:t>7) Microsoft Excel</w:t>
      </w:r>
    </w:p>
    <w:p w:rsidR="00C85F26" w:rsidRPr="00C32362" w:rsidRDefault="00C85F26" w:rsidP="00C85F26">
      <w:pPr>
        <w:ind w:left="720"/>
      </w:pPr>
      <w:r w:rsidRPr="00C32362">
        <w:t>8) Microsoft Word</w:t>
      </w:r>
    </w:p>
    <w:p w:rsidR="00C85F26" w:rsidRPr="00C32362" w:rsidRDefault="00C85F26" w:rsidP="00C85F26">
      <w:pPr>
        <w:ind w:left="720"/>
      </w:pPr>
      <w:r w:rsidRPr="00C32362">
        <w:t>9) Other mutually agreed upon format</w:t>
      </w:r>
    </w:p>
    <w:p w:rsidR="00C85F26" w:rsidRPr="00C32362" w:rsidRDefault="00C85F26" w:rsidP="00C85F26">
      <w:pPr>
        <w:pStyle w:val="BodyTextIndent"/>
        <w:ind w:left="0"/>
        <w:rPr>
          <w:rFonts w:ascii="Times New Roman" w:hAnsi="Times New Roman"/>
        </w:rPr>
      </w:pPr>
    </w:p>
    <w:p w:rsidR="00C85F26" w:rsidRPr="00C32362" w:rsidRDefault="00C85F26" w:rsidP="00C85F26">
      <w:pPr>
        <w:ind w:left="360"/>
      </w:pPr>
      <w:r w:rsidRPr="00C32362">
        <w:t>The SEWP contractor must demonstrate their ability to accept at least the formats listed above prior to the issuance of the first Delivery Order against their contract.</w:t>
      </w:r>
    </w:p>
    <w:p w:rsidR="00C85F26" w:rsidRPr="00C32362" w:rsidRDefault="00C85F26" w:rsidP="00C85F26">
      <w:pPr>
        <w:pStyle w:val="BodyTextIndent"/>
        <w:rPr>
          <w:rFonts w:ascii="Times New Roman" w:hAnsi="Times New Roman"/>
        </w:rPr>
      </w:pPr>
    </w:p>
    <w:p w:rsidR="00C85F26" w:rsidRPr="00C32362" w:rsidRDefault="00C85F26" w:rsidP="00C85F26">
      <w:pPr>
        <w:pStyle w:val="Heading4"/>
        <w:rPr>
          <w:color w:val="auto"/>
        </w:rPr>
      </w:pPr>
      <w:bookmarkStart w:id="1208" w:name="_Toc127245231"/>
      <w:r w:rsidRPr="00C32362">
        <w:rPr>
          <w:color w:val="auto"/>
        </w:rPr>
        <w:t>D.2.1.1. Delivery Order Information</w:t>
      </w:r>
      <w:bookmarkEnd w:id="1208"/>
    </w:p>
    <w:p w:rsidR="00C85F26" w:rsidRPr="00C32362" w:rsidRDefault="00C85F26" w:rsidP="00C85F26">
      <w:pPr>
        <w:pStyle w:val="BodyTextIndent"/>
        <w:rPr>
          <w:rFonts w:ascii="Times New Roman" w:hAnsi="Times New Roman"/>
        </w:rPr>
      </w:pPr>
      <w:r w:rsidRPr="00C32362">
        <w:rPr>
          <w:rFonts w:ascii="Times New Roman" w:hAnsi="Times New Roman"/>
        </w:rPr>
        <w:t>Regardless of the path used by the Government entity to create a SEWP delivery order and the method by which the Contractor accepts the order, the following information must be present in each delivery order:</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Date of order</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Signature (direct, electronic, or implied through pre-approved method) of authorized Government Ordering Official;</w:t>
      </w:r>
    </w:p>
    <w:p w:rsidR="00B510B4" w:rsidRDefault="00C85F26" w:rsidP="00B510B4">
      <w:pPr>
        <w:pStyle w:val="BodyTextIndent"/>
        <w:numPr>
          <w:ilvl w:val="1"/>
          <w:numId w:val="75"/>
        </w:numPr>
        <w:textAlignment w:val="auto"/>
        <w:rPr>
          <w:rFonts w:ascii="Times New Roman" w:hAnsi="Times New Roman"/>
        </w:rPr>
      </w:pPr>
      <w:r w:rsidRPr="00C32362">
        <w:rPr>
          <w:rFonts w:ascii="Times New Roman" w:hAnsi="Times New Roman"/>
        </w:rPr>
        <w:t>Contracting Officer for Purchase/Delivery Order</w:t>
      </w:r>
    </w:p>
    <w:p w:rsidR="00B510B4" w:rsidRDefault="00C85F26" w:rsidP="00B510B4">
      <w:pPr>
        <w:pStyle w:val="BodyTextIndent"/>
        <w:numPr>
          <w:ilvl w:val="1"/>
          <w:numId w:val="75"/>
        </w:numPr>
        <w:textAlignment w:val="auto"/>
        <w:rPr>
          <w:rFonts w:ascii="Times New Roman" w:hAnsi="Times New Roman"/>
        </w:rPr>
      </w:pPr>
      <w:r w:rsidRPr="00C32362">
        <w:rPr>
          <w:rFonts w:ascii="Times New Roman" w:hAnsi="Times New Roman"/>
        </w:rPr>
        <w:t>Credit Card Holder Name for credit card orders</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Name and phone number of authorized Government Ordering Official</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Name of Issuing Agency</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Name of Ordering Agency (if different from Issuing Agency)</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Order Number</w:t>
      </w:r>
    </w:p>
    <w:p w:rsidR="00B510B4" w:rsidRDefault="00C85F26" w:rsidP="00B510B4">
      <w:pPr>
        <w:pStyle w:val="BodyTextIndent"/>
        <w:numPr>
          <w:ilvl w:val="1"/>
          <w:numId w:val="75"/>
        </w:numPr>
        <w:textAlignment w:val="auto"/>
        <w:rPr>
          <w:rFonts w:ascii="Times New Roman" w:hAnsi="Times New Roman"/>
        </w:rPr>
      </w:pPr>
      <w:r w:rsidRPr="00C32362">
        <w:rPr>
          <w:rFonts w:ascii="Times New Roman" w:hAnsi="Times New Roman"/>
        </w:rPr>
        <w:t>Unique order number for the Ordering Government entity - Ordering Agency determines the Order Number</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Contractor Name and SEWP Contract Number</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Appropriation and accounting data</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Billing and Invoice Address</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Shipping Address</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SEWP CLINs (Contract Line Item Numbers) and product descriptions to be delivered</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Total order amount</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Additional mutually agreed upon Terms and Conditions, Statement of Work, etc.</w:t>
      </w:r>
    </w:p>
    <w:p w:rsidR="00B510B4" w:rsidRDefault="00C85F26" w:rsidP="00B510B4">
      <w:pPr>
        <w:pStyle w:val="BodyTextIndent"/>
        <w:numPr>
          <w:ilvl w:val="0"/>
          <w:numId w:val="75"/>
        </w:numPr>
        <w:textAlignment w:val="auto"/>
        <w:rPr>
          <w:rFonts w:ascii="Times New Roman" w:hAnsi="Times New Roman"/>
        </w:rPr>
      </w:pPr>
      <w:r w:rsidRPr="00C32362">
        <w:rPr>
          <w:rFonts w:ascii="Times New Roman" w:hAnsi="Times New Roman"/>
        </w:rPr>
        <w:t>Period of performance for any associated services</w:t>
      </w:r>
    </w:p>
    <w:p w:rsidR="00C85F26" w:rsidRPr="00C32362" w:rsidRDefault="00C85F26" w:rsidP="00C85F26">
      <w:pPr>
        <w:pStyle w:val="BodyTextIndent"/>
        <w:rPr>
          <w:rFonts w:ascii="Times New Roman" w:hAnsi="Times New Roman"/>
        </w:rPr>
      </w:pPr>
      <w:r w:rsidRPr="00C32362">
        <w:rPr>
          <w:rFonts w:ascii="Times New Roman" w:hAnsi="Times New Roman"/>
        </w:rPr>
        <w:t xml:space="preserve">Additionally, after an order is processed at the SEWP PMO, either electronically or manually, a unique tracking number, referred to as the SEWP </w:t>
      </w:r>
      <w:r w:rsidR="00840375" w:rsidRPr="004864BA">
        <w:rPr>
          <w:rFonts w:ascii="Times New Roman" w:hAnsi="Times New Roman"/>
          <w:highlight w:val="yellow"/>
        </w:rPr>
        <w:t>Tracking</w:t>
      </w:r>
      <w:r w:rsidR="00840375">
        <w:rPr>
          <w:rFonts w:ascii="Times New Roman" w:hAnsi="Times New Roman"/>
        </w:rPr>
        <w:t xml:space="preserve"> </w:t>
      </w:r>
      <w:r w:rsidR="00840375" w:rsidRPr="00C32362">
        <w:rPr>
          <w:rFonts w:ascii="Times New Roman" w:hAnsi="Times New Roman"/>
        </w:rPr>
        <w:t xml:space="preserve"> </w:t>
      </w:r>
      <w:r w:rsidRPr="00C32362">
        <w:rPr>
          <w:rFonts w:ascii="Times New Roman" w:hAnsi="Times New Roman"/>
        </w:rPr>
        <w:t>Number (</w:t>
      </w:r>
      <w:r w:rsidRPr="004864BA">
        <w:rPr>
          <w:rFonts w:ascii="Times New Roman" w:hAnsi="Times New Roman"/>
          <w:highlight w:val="yellow"/>
        </w:rPr>
        <w:t>S</w:t>
      </w:r>
      <w:r w:rsidR="00840375" w:rsidRPr="004864BA">
        <w:rPr>
          <w:rFonts w:ascii="Times New Roman" w:hAnsi="Times New Roman"/>
          <w:highlight w:val="yellow"/>
        </w:rPr>
        <w:t>T</w:t>
      </w:r>
      <w:r w:rsidRPr="004864BA">
        <w:rPr>
          <w:rFonts w:ascii="Times New Roman" w:hAnsi="Times New Roman"/>
          <w:highlight w:val="yellow"/>
        </w:rPr>
        <w:t>N</w:t>
      </w:r>
      <w:r w:rsidRPr="00C32362">
        <w:rPr>
          <w:rFonts w:ascii="Times New Roman" w:hAnsi="Times New Roman"/>
        </w:rPr>
        <w:t xml:space="preserve">), will be assigned by the SEWP PMO.  </w:t>
      </w:r>
    </w:p>
    <w:p w:rsidR="00C85F26" w:rsidRPr="00C32362" w:rsidRDefault="00C85F26" w:rsidP="00C85F26">
      <w:pPr>
        <w:pStyle w:val="Heading3"/>
        <w:rPr>
          <w:color w:val="auto"/>
        </w:rPr>
      </w:pPr>
      <w:bookmarkStart w:id="1209" w:name="_Toc127245232"/>
      <w:bookmarkStart w:id="1210" w:name="_Toc364329436"/>
      <w:bookmarkStart w:id="1211" w:name="_Toc370288400"/>
      <w:r w:rsidRPr="00C32362">
        <w:rPr>
          <w:color w:val="auto"/>
        </w:rPr>
        <w:lastRenderedPageBreak/>
        <w:t>D.2.2. Credit Card Orders</w:t>
      </w:r>
      <w:bookmarkEnd w:id="1209"/>
      <w:bookmarkEnd w:id="1210"/>
      <w:bookmarkEnd w:id="1211"/>
    </w:p>
    <w:p w:rsidR="00C85F26" w:rsidRPr="00C32362" w:rsidRDefault="00C85F26" w:rsidP="00C85F26">
      <w:pPr>
        <w:ind w:left="360"/>
      </w:pPr>
      <w:r w:rsidRPr="00C32362">
        <w:t>Contractors may be authorized to directly accept credit card orders over the telephone and/or through a Website or other electronic means from a Government entity without first passing the order through the SEWP PMO based on the following requirements:</w:t>
      </w:r>
    </w:p>
    <w:p w:rsidR="00C85F26" w:rsidRPr="00C32362" w:rsidRDefault="00C85F26" w:rsidP="00C85F26"/>
    <w:p w:rsidR="00B510B4" w:rsidRDefault="00C85F26" w:rsidP="00B510B4">
      <w:pPr>
        <w:numPr>
          <w:ilvl w:val="0"/>
          <w:numId w:val="81"/>
        </w:numPr>
      </w:pPr>
      <w:r w:rsidRPr="00C32362">
        <w:t>For orders under the micro-purchase limit, the requirements are:</w:t>
      </w:r>
    </w:p>
    <w:p w:rsidR="00B510B4" w:rsidRDefault="00C85F26" w:rsidP="00B510B4">
      <w:pPr>
        <w:numPr>
          <w:ilvl w:val="1"/>
          <w:numId w:val="81"/>
        </w:numPr>
      </w:pPr>
      <w:r w:rsidRPr="00C32362">
        <w:t>within one business week of receipt of the order, the contractor must send to the SEWP PMO either by fax or e-mail a credit card order report in a mutually agreed upon format containing at least the following information:</w:t>
      </w:r>
    </w:p>
    <w:p w:rsidR="00B510B4" w:rsidRDefault="00C85F26" w:rsidP="00B510B4">
      <w:pPr>
        <w:numPr>
          <w:ilvl w:val="2"/>
          <w:numId w:val="81"/>
        </w:numPr>
      </w:pPr>
      <w:r w:rsidRPr="00C32362">
        <w:t>Date of order</w:t>
      </w:r>
    </w:p>
    <w:p w:rsidR="00B510B4" w:rsidRDefault="00C85F26" w:rsidP="00B510B4">
      <w:pPr>
        <w:numPr>
          <w:ilvl w:val="2"/>
          <w:numId w:val="81"/>
        </w:numPr>
      </w:pPr>
      <w:r w:rsidRPr="00C32362">
        <w:t>Name and phone number of card holder</w:t>
      </w:r>
    </w:p>
    <w:p w:rsidR="00B510B4" w:rsidRDefault="00C85F26" w:rsidP="00B510B4">
      <w:pPr>
        <w:numPr>
          <w:ilvl w:val="2"/>
          <w:numId w:val="81"/>
        </w:numPr>
      </w:pPr>
      <w:r w:rsidRPr="00C32362">
        <w:t>Agency name and site address including zip code of card holder</w:t>
      </w:r>
    </w:p>
    <w:p w:rsidR="00B510B4" w:rsidRDefault="00C85F26" w:rsidP="00B510B4">
      <w:pPr>
        <w:numPr>
          <w:ilvl w:val="2"/>
          <w:numId w:val="81"/>
        </w:numPr>
      </w:pPr>
      <w:r w:rsidRPr="00C32362">
        <w:t>Unique tracking number</w:t>
      </w:r>
    </w:p>
    <w:p w:rsidR="00B510B4" w:rsidRDefault="00C85F26" w:rsidP="00B510B4">
      <w:pPr>
        <w:numPr>
          <w:ilvl w:val="2"/>
          <w:numId w:val="81"/>
        </w:numPr>
      </w:pPr>
      <w:r w:rsidRPr="00C32362">
        <w:t>Contractor name and SEWP contract number</w:t>
      </w:r>
    </w:p>
    <w:p w:rsidR="00B510B4" w:rsidRDefault="00C85F26" w:rsidP="00B510B4">
      <w:pPr>
        <w:numPr>
          <w:ilvl w:val="2"/>
          <w:numId w:val="81"/>
        </w:numPr>
      </w:pPr>
      <w:r w:rsidRPr="00C32362">
        <w:t>SEWP CLINs (Contract Line Item numbers) and/or manufacturer part numbers of items on the order</w:t>
      </w:r>
    </w:p>
    <w:p w:rsidR="00B510B4" w:rsidRDefault="00C85F26" w:rsidP="00B510B4">
      <w:pPr>
        <w:numPr>
          <w:ilvl w:val="2"/>
          <w:numId w:val="81"/>
        </w:numPr>
      </w:pPr>
      <w:r w:rsidRPr="00C32362">
        <w:t>CLIN Descriptions</w:t>
      </w:r>
    </w:p>
    <w:p w:rsidR="00B510B4" w:rsidRDefault="00C85F26" w:rsidP="00B510B4">
      <w:pPr>
        <w:numPr>
          <w:ilvl w:val="2"/>
          <w:numId w:val="81"/>
        </w:numPr>
      </w:pPr>
      <w:r w:rsidRPr="00C32362">
        <w:t>Total dollar amount of order</w:t>
      </w:r>
    </w:p>
    <w:p w:rsidR="00B510B4" w:rsidRDefault="00C85F26" w:rsidP="00B510B4">
      <w:pPr>
        <w:numPr>
          <w:ilvl w:val="1"/>
          <w:numId w:val="81"/>
        </w:numPr>
      </w:pPr>
      <w:r w:rsidRPr="00C32362">
        <w:t xml:space="preserve">Upon receipt of a credit card order report, the SEWP PMO will review and process the order and assign an </w:t>
      </w:r>
      <w:r w:rsidRPr="004864BA">
        <w:rPr>
          <w:highlight w:val="yellow"/>
        </w:rPr>
        <w:t>S</w:t>
      </w:r>
      <w:r w:rsidR="00840375" w:rsidRPr="004864BA">
        <w:rPr>
          <w:highlight w:val="yellow"/>
        </w:rPr>
        <w:t>T</w:t>
      </w:r>
      <w:r w:rsidRPr="004864BA">
        <w:rPr>
          <w:highlight w:val="yellow"/>
        </w:rPr>
        <w:t>N</w:t>
      </w:r>
      <w:r w:rsidRPr="00C32362">
        <w:t xml:space="preserve"> tracking number and report the information to the Contractor</w:t>
      </w:r>
    </w:p>
    <w:p w:rsidR="00C85F26" w:rsidRPr="00C32362" w:rsidRDefault="00C85F26" w:rsidP="00C85F26">
      <w:pPr>
        <w:ind w:left="1440"/>
      </w:pPr>
    </w:p>
    <w:p w:rsidR="00B510B4" w:rsidRDefault="00C85F26" w:rsidP="00B510B4">
      <w:pPr>
        <w:numPr>
          <w:ilvl w:val="0"/>
          <w:numId w:val="81"/>
        </w:numPr>
      </w:pPr>
      <w:r w:rsidRPr="00C32362">
        <w:t>For orders over the micro-purchase limit, the requirements are:</w:t>
      </w:r>
    </w:p>
    <w:p w:rsidR="00B510B4" w:rsidRDefault="00C85F26" w:rsidP="00B510B4">
      <w:pPr>
        <w:numPr>
          <w:ilvl w:val="1"/>
          <w:numId w:val="81"/>
        </w:numPr>
      </w:pPr>
      <w:r w:rsidRPr="00C32362">
        <w:t xml:space="preserve"> prior to processing the order,  within one business day of receipt of the order, the contractor must send to the SEWP PMO either by fax or e-mail a credit card order form in a mutually agreed upon format containing at least the following information:</w:t>
      </w:r>
    </w:p>
    <w:p w:rsidR="00B510B4" w:rsidRDefault="00C85F26" w:rsidP="00B510B4">
      <w:pPr>
        <w:numPr>
          <w:ilvl w:val="0"/>
          <w:numId w:val="85"/>
        </w:numPr>
        <w:tabs>
          <w:tab w:val="num" w:pos="2520"/>
        </w:tabs>
        <w:ind w:left="2520"/>
      </w:pPr>
      <w:r w:rsidRPr="00C32362">
        <w:t>Date of order</w:t>
      </w:r>
    </w:p>
    <w:p w:rsidR="00B510B4" w:rsidRDefault="00C85F26" w:rsidP="00B510B4">
      <w:pPr>
        <w:numPr>
          <w:ilvl w:val="0"/>
          <w:numId w:val="85"/>
        </w:numPr>
        <w:tabs>
          <w:tab w:val="num" w:pos="2520"/>
        </w:tabs>
        <w:ind w:left="2520"/>
      </w:pPr>
      <w:r w:rsidRPr="00C32362">
        <w:t>Name and phone number of card holder</w:t>
      </w:r>
    </w:p>
    <w:p w:rsidR="00B510B4" w:rsidRDefault="00C85F26" w:rsidP="00B510B4">
      <w:pPr>
        <w:numPr>
          <w:ilvl w:val="0"/>
          <w:numId w:val="85"/>
        </w:numPr>
        <w:tabs>
          <w:tab w:val="num" w:pos="2520"/>
        </w:tabs>
        <w:ind w:left="2520"/>
      </w:pPr>
      <w:r w:rsidRPr="00C32362">
        <w:t>Agency name and site address including zip code of card holder</w:t>
      </w:r>
    </w:p>
    <w:p w:rsidR="00B510B4" w:rsidRDefault="00C85F26" w:rsidP="00B510B4">
      <w:pPr>
        <w:numPr>
          <w:ilvl w:val="0"/>
          <w:numId w:val="85"/>
        </w:numPr>
        <w:tabs>
          <w:tab w:val="num" w:pos="2520"/>
        </w:tabs>
        <w:ind w:left="2520"/>
      </w:pPr>
      <w:r w:rsidRPr="00C32362">
        <w:t>Unique tracking number</w:t>
      </w:r>
    </w:p>
    <w:p w:rsidR="00B510B4" w:rsidRDefault="00C85F26" w:rsidP="00B510B4">
      <w:pPr>
        <w:numPr>
          <w:ilvl w:val="0"/>
          <w:numId w:val="85"/>
        </w:numPr>
        <w:tabs>
          <w:tab w:val="num" w:pos="2520"/>
        </w:tabs>
        <w:ind w:left="2520"/>
      </w:pPr>
      <w:r w:rsidRPr="00C32362">
        <w:t>Contractor name and SEWP contract number</w:t>
      </w:r>
    </w:p>
    <w:p w:rsidR="00B510B4" w:rsidRDefault="00C85F26" w:rsidP="00B510B4">
      <w:pPr>
        <w:numPr>
          <w:ilvl w:val="0"/>
          <w:numId w:val="85"/>
        </w:numPr>
        <w:tabs>
          <w:tab w:val="num" w:pos="2520"/>
        </w:tabs>
        <w:ind w:left="2520"/>
      </w:pPr>
      <w:r w:rsidRPr="00C32362">
        <w:t>SEWP CLINs (Contract Line Item numbers) and/or manufacturer part numbers of items on the order</w:t>
      </w:r>
    </w:p>
    <w:p w:rsidR="00B510B4" w:rsidRDefault="00C85F26" w:rsidP="00B510B4">
      <w:pPr>
        <w:numPr>
          <w:ilvl w:val="0"/>
          <w:numId w:val="85"/>
        </w:numPr>
        <w:tabs>
          <w:tab w:val="num" w:pos="2520"/>
        </w:tabs>
        <w:ind w:left="2520"/>
      </w:pPr>
      <w:r w:rsidRPr="00C32362">
        <w:t>CLIN Descriptions</w:t>
      </w:r>
    </w:p>
    <w:p w:rsidR="00B510B4" w:rsidRDefault="00C85F26" w:rsidP="00B510B4">
      <w:pPr>
        <w:numPr>
          <w:ilvl w:val="0"/>
          <w:numId w:val="85"/>
        </w:numPr>
        <w:tabs>
          <w:tab w:val="num" w:pos="2520"/>
        </w:tabs>
        <w:ind w:left="2520"/>
      </w:pPr>
      <w:r w:rsidRPr="00C32362">
        <w:t>CLIN prices and quantity</w:t>
      </w:r>
    </w:p>
    <w:p w:rsidR="00B510B4" w:rsidRDefault="00C85F26" w:rsidP="00B510B4">
      <w:pPr>
        <w:numPr>
          <w:ilvl w:val="0"/>
          <w:numId w:val="85"/>
        </w:numPr>
        <w:tabs>
          <w:tab w:val="num" w:pos="2520"/>
        </w:tabs>
        <w:ind w:left="2520"/>
      </w:pPr>
      <w:r w:rsidRPr="00C32362">
        <w:t>Total dollar amount of order</w:t>
      </w:r>
    </w:p>
    <w:p w:rsidR="00B510B4" w:rsidRDefault="00C85F26" w:rsidP="00B510B4">
      <w:pPr>
        <w:numPr>
          <w:ilvl w:val="0"/>
          <w:numId w:val="85"/>
        </w:numPr>
        <w:tabs>
          <w:tab w:val="num" w:pos="2520"/>
        </w:tabs>
        <w:ind w:left="2520"/>
      </w:pPr>
      <w:r w:rsidRPr="00C32362">
        <w:t>Additional Terms and Conditions associated with the order</w:t>
      </w:r>
    </w:p>
    <w:p w:rsidR="00B510B4" w:rsidRDefault="00C85F26" w:rsidP="00B510B4">
      <w:pPr>
        <w:numPr>
          <w:ilvl w:val="1"/>
          <w:numId w:val="81"/>
        </w:numPr>
      </w:pPr>
      <w:r w:rsidRPr="00C32362">
        <w:t xml:space="preserve">Upon receipt of a credit card order form, the SEWP PMO will review and process the order and assign an </w:t>
      </w:r>
      <w:r w:rsidRPr="004864BA">
        <w:rPr>
          <w:highlight w:val="yellow"/>
        </w:rPr>
        <w:t>S</w:t>
      </w:r>
      <w:r w:rsidR="00840375" w:rsidRPr="004864BA">
        <w:rPr>
          <w:highlight w:val="yellow"/>
        </w:rPr>
        <w:t>T</w:t>
      </w:r>
      <w:r w:rsidRPr="004864BA">
        <w:rPr>
          <w:highlight w:val="yellow"/>
        </w:rPr>
        <w:t>N</w:t>
      </w:r>
      <w:r w:rsidRPr="00C32362">
        <w:t xml:space="preserve"> tracking number and report the information to the Contractor</w:t>
      </w:r>
    </w:p>
    <w:p w:rsidR="00B510B4" w:rsidRDefault="00C85F26" w:rsidP="00B510B4">
      <w:pPr>
        <w:numPr>
          <w:ilvl w:val="1"/>
          <w:numId w:val="81"/>
        </w:numPr>
      </w:pPr>
      <w:r w:rsidRPr="00C32362">
        <w:t xml:space="preserve">After the Contractor receives the assigned </w:t>
      </w:r>
      <w:r w:rsidRPr="004864BA">
        <w:rPr>
          <w:highlight w:val="yellow"/>
        </w:rPr>
        <w:t>S</w:t>
      </w:r>
      <w:r w:rsidR="00840375" w:rsidRPr="004864BA">
        <w:rPr>
          <w:highlight w:val="yellow"/>
        </w:rPr>
        <w:t>T</w:t>
      </w:r>
      <w:r w:rsidRPr="004864BA">
        <w:rPr>
          <w:highlight w:val="yellow"/>
        </w:rPr>
        <w:t>N</w:t>
      </w:r>
      <w:r w:rsidRPr="00C32362">
        <w:t xml:space="preserve"> tracking number, the Contractor may process the order</w:t>
      </w:r>
    </w:p>
    <w:p w:rsidR="00C85F26" w:rsidRPr="00C32362" w:rsidRDefault="00C85F26" w:rsidP="00C85F26"/>
    <w:p w:rsidR="00B510B4" w:rsidRDefault="00C85F26" w:rsidP="00B510B4">
      <w:pPr>
        <w:numPr>
          <w:ilvl w:val="0"/>
          <w:numId w:val="81"/>
        </w:numPr>
      </w:pPr>
      <w:r w:rsidRPr="00C32362">
        <w:t>the contractor must demonstrate to the SEWP COR the process used to ensure that all credit card orders accepted directly by the contractor will be reported to the SEWP PMO per the above requirements</w:t>
      </w:r>
    </w:p>
    <w:p w:rsidR="00C85F26" w:rsidRPr="00C32362" w:rsidRDefault="00C85F26" w:rsidP="00C85F26"/>
    <w:p w:rsidR="00C85F26" w:rsidRPr="00C32362" w:rsidRDefault="00C85F26" w:rsidP="00C85F26">
      <w:pPr>
        <w:ind w:left="360"/>
      </w:pPr>
      <w:r w:rsidRPr="00C32362">
        <w:t xml:space="preserve">Note that Delivery Orders paid with a Government credit card are considered to be Delivery Orders and not credit card orders and, must, therefore be sent to the SEWP PMO per </w:t>
      </w:r>
      <w:r w:rsidRPr="005D766B">
        <w:rPr>
          <w:highlight w:val="yellow"/>
        </w:rPr>
        <w:t>Section D.</w:t>
      </w:r>
      <w:r w:rsidR="00F87948" w:rsidRPr="005D766B">
        <w:rPr>
          <w:highlight w:val="yellow"/>
        </w:rPr>
        <w:t>2</w:t>
      </w:r>
      <w:r w:rsidRPr="005D766B">
        <w:rPr>
          <w:highlight w:val="yellow"/>
        </w:rPr>
        <w:t>.1.</w:t>
      </w:r>
      <w:r w:rsidRPr="00C32362">
        <w:t xml:space="preserve"> Delivery Order Processing</w:t>
      </w:r>
    </w:p>
    <w:p w:rsidR="00C85F26" w:rsidRPr="006F6AAC" w:rsidRDefault="00C85F26" w:rsidP="006F6AAC">
      <w:pPr>
        <w:pStyle w:val="Heading2"/>
      </w:pPr>
      <w:bookmarkStart w:id="1212" w:name="_Toc127245236"/>
      <w:bookmarkStart w:id="1213" w:name="_Toc364329437"/>
      <w:bookmarkStart w:id="1214" w:name="_Toc370288401"/>
      <w:r w:rsidRPr="006F6AAC">
        <w:t>D.</w:t>
      </w:r>
      <w:r w:rsidR="003A167A" w:rsidRPr="006F6AAC">
        <w:t>3</w:t>
      </w:r>
      <w:r w:rsidRPr="006F6AAC">
        <w:t>. CLIN Verification Reports</w:t>
      </w:r>
      <w:bookmarkEnd w:id="1212"/>
      <w:bookmarkEnd w:id="1213"/>
      <w:bookmarkEnd w:id="1214"/>
    </w:p>
    <w:p w:rsidR="00C85F26" w:rsidRPr="00C32362" w:rsidRDefault="00C85F26" w:rsidP="00C85F26">
      <w:pPr>
        <w:pStyle w:val="BodyTextIndent"/>
        <w:rPr>
          <w:rFonts w:ascii="Times New Roman" w:hAnsi="Times New Roman"/>
        </w:rPr>
      </w:pPr>
      <w:r w:rsidRPr="00C32362">
        <w:rPr>
          <w:rFonts w:ascii="Times New Roman" w:hAnsi="Times New Roman"/>
        </w:rPr>
        <w:t xml:space="preserve">Prior to the assignment of an </w:t>
      </w:r>
      <w:r w:rsidRPr="004864BA">
        <w:rPr>
          <w:rFonts w:ascii="Times New Roman" w:hAnsi="Times New Roman"/>
          <w:highlight w:val="yellow"/>
        </w:rPr>
        <w:t>S</w:t>
      </w:r>
      <w:r w:rsidR="00840375" w:rsidRPr="004864BA">
        <w:rPr>
          <w:rFonts w:ascii="Times New Roman" w:hAnsi="Times New Roman"/>
          <w:highlight w:val="yellow"/>
        </w:rPr>
        <w:t>T</w:t>
      </w:r>
      <w:r w:rsidRPr="004864BA">
        <w:rPr>
          <w:rFonts w:ascii="Times New Roman" w:hAnsi="Times New Roman"/>
          <w:highlight w:val="yellow"/>
        </w:rPr>
        <w:t>N</w:t>
      </w:r>
      <w:r w:rsidRPr="00C32362">
        <w:rPr>
          <w:rFonts w:ascii="Times New Roman" w:hAnsi="Times New Roman"/>
        </w:rPr>
        <w:t xml:space="preserve"> and therefore prior to the contractor processing an order, Contractors are required to supply to the SEWP PMO a CLIN Verification file that matches the product and price information on the order and/or mod.  The following information is required in the verification file:</w:t>
      </w:r>
    </w:p>
    <w:p w:rsidR="00B510B4" w:rsidRDefault="00C85F26" w:rsidP="00B510B4">
      <w:pPr>
        <w:pStyle w:val="BodyTextIndent"/>
        <w:numPr>
          <w:ilvl w:val="0"/>
          <w:numId w:val="76"/>
        </w:numPr>
        <w:textAlignment w:val="auto"/>
        <w:rPr>
          <w:rFonts w:ascii="Times New Roman" w:hAnsi="Times New Roman"/>
        </w:rPr>
      </w:pPr>
      <w:r w:rsidRPr="00C32362">
        <w:rPr>
          <w:rFonts w:ascii="Times New Roman" w:hAnsi="Times New Roman"/>
        </w:rPr>
        <w:t>Unique identifier (if the verification file is associated with a quote provided in the SEWP Quote Request Tool, this will be the SEWP RFQ Number)</w:t>
      </w:r>
    </w:p>
    <w:p w:rsidR="00B510B4" w:rsidRDefault="00C85F26" w:rsidP="00B510B4">
      <w:pPr>
        <w:pStyle w:val="BodyTextIndent"/>
        <w:numPr>
          <w:ilvl w:val="0"/>
          <w:numId w:val="76"/>
        </w:numPr>
        <w:textAlignment w:val="auto"/>
        <w:rPr>
          <w:rFonts w:ascii="Times New Roman" w:hAnsi="Times New Roman"/>
        </w:rPr>
      </w:pPr>
      <w:r w:rsidRPr="00C32362">
        <w:rPr>
          <w:rFonts w:ascii="Times New Roman" w:hAnsi="Times New Roman"/>
        </w:rPr>
        <w:lastRenderedPageBreak/>
        <w:t>For each item ordered: CLIN; quantity; unit price</w:t>
      </w:r>
    </w:p>
    <w:p w:rsidR="00C85F26" w:rsidRPr="00C32362" w:rsidRDefault="00C85F26" w:rsidP="00C85F26">
      <w:pPr>
        <w:pStyle w:val="BodyTextIndent"/>
        <w:ind w:left="0"/>
        <w:rPr>
          <w:rFonts w:ascii="Times New Roman" w:hAnsi="Times New Roman"/>
        </w:rPr>
      </w:pPr>
    </w:p>
    <w:p w:rsidR="00C85F26" w:rsidRPr="00C32362" w:rsidRDefault="00C85F26" w:rsidP="00C85F26">
      <w:pPr>
        <w:pStyle w:val="BodyTextIndent"/>
        <w:rPr>
          <w:rFonts w:ascii="Times New Roman" w:hAnsi="Times New Roman"/>
        </w:rPr>
      </w:pPr>
      <w:r w:rsidRPr="00C32362">
        <w:rPr>
          <w:rFonts w:ascii="Times New Roman" w:hAnsi="Times New Roman"/>
        </w:rPr>
        <w:t xml:space="preserve">The total of the items listed in the verification file must equal the total amount of the order.  </w:t>
      </w:r>
    </w:p>
    <w:p w:rsidR="00C85F26" w:rsidRPr="00C32362" w:rsidRDefault="00C85F26" w:rsidP="00C85F26">
      <w:pPr>
        <w:pStyle w:val="BodyTextIndent"/>
        <w:rPr>
          <w:rFonts w:ascii="Times New Roman" w:hAnsi="Times New Roman"/>
        </w:rPr>
      </w:pPr>
      <w:r w:rsidRPr="00C32362">
        <w:rPr>
          <w:rFonts w:ascii="Times New Roman" w:hAnsi="Times New Roman"/>
        </w:rPr>
        <w:t xml:space="preserve">For order mods/updates, a new verification file must be provided that includes all </w:t>
      </w:r>
      <w:r w:rsidR="005E1F82" w:rsidRPr="00C32362">
        <w:rPr>
          <w:rFonts w:ascii="Times New Roman" w:hAnsi="Times New Roman"/>
        </w:rPr>
        <w:t>information associated</w:t>
      </w:r>
      <w:r w:rsidRPr="00C32362">
        <w:rPr>
          <w:rFonts w:ascii="Times New Roman" w:hAnsi="Times New Roman"/>
        </w:rPr>
        <w:t xml:space="preserve"> with the original order and all subsequent mods to date.</w:t>
      </w:r>
    </w:p>
    <w:p w:rsidR="00C85F26" w:rsidRPr="00C32362" w:rsidRDefault="00C85F26" w:rsidP="00C85F26">
      <w:pPr>
        <w:pStyle w:val="BodyTextIndent"/>
        <w:rPr>
          <w:rFonts w:ascii="Times New Roman" w:hAnsi="Times New Roman"/>
        </w:rPr>
      </w:pPr>
      <w:r w:rsidRPr="00C32362">
        <w:rPr>
          <w:rFonts w:ascii="Times New Roman" w:hAnsi="Times New Roman"/>
        </w:rPr>
        <w:t>To avoid delays, contractors can submit verification files at the time of a quote, even if the quote is provided outside the SEWP on-line Quote Request Tool.</w:t>
      </w:r>
    </w:p>
    <w:p w:rsidR="003A5825" w:rsidRDefault="00C85F26" w:rsidP="00B510B4">
      <w:pPr>
        <w:pStyle w:val="BodyTextIndent"/>
        <w:rPr>
          <w:rFonts w:ascii="Times New Roman" w:hAnsi="Times New Roman"/>
        </w:rPr>
      </w:pPr>
      <w:r w:rsidRPr="00C32362">
        <w:rPr>
          <w:rFonts w:ascii="Times New Roman" w:hAnsi="Times New Roman"/>
        </w:rPr>
        <w:t>If a contractor has not provided a verification file or the total in the verification file does not</w:t>
      </w:r>
      <w:r w:rsidR="00DD5D40">
        <w:rPr>
          <w:rFonts w:ascii="Times New Roman" w:hAnsi="Times New Roman"/>
        </w:rPr>
        <w:t xml:space="preserve"> equal</w:t>
      </w:r>
      <w:r w:rsidRPr="00C32362">
        <w:rPr>
          <w:rFonts w:ascii="Times New Roman" w:hAnsi="Times New Roman"/>
        </w:rPr>
        <w:t xml:space="preserve"> the order amount, the order will not be assigned an </w:t>
      </w:r>
      <w:r w:rsidRPr="004864BA">
        <w:rPr>
          <w:rFonts w:ascii="Times New Roman" w:hAnsi="Times New Roman"/>
          <w:highlight w:val="yellow"/>
        </w:rPr>
        <w:t>S</w:t>
      </w:r>
      <w:r w:rsidR="00840375" w:rsidRPr="004864BA">
        <w:rPr>
          <w:rFonts w:ascii="Times New Roman" w:hAnsi="Times New Roman"/>
          <w:highlight w:val="yellow"/>
        </w:rPr>
        <w:t>T</w:t>
      </w:r>
      <w:r w:rsidRPr="004864BA">
        <w:rPr>
          <w:rFonts w:ascii="Times New Roman" w:hAnsi="Times New Roman"/>
          <w:highlight w:val="yellow"/>
        </w:rPr>
        <w:t>N</w:t>
      </w:r>
      <w:r w:rsidRPr="00C32362">
        <w:rPr>
          <w:rFonts w:ascii="Times New Roman" w:hAnsi="Times New Roman"/>
        </w:rPr>
        <w:t xml:space="preserve"> and cannot be processed</w:t>
      </w:r>
      <w:r w:rsidR="00DD5D40">
        <w:rPr>
          <w:rFonts w:ascii="Times New Roman" w:hAnsi="Times New Roman"/>
        </w:rPr>
        <w:t xml:space="preserve"> until a verification file that matches the order is provided</w:t>
      </w:r>
      <w:r w:rsidRPr="00C32362">
        <w:rPr>
          <w:rFonts w:ascii="Times New Roman" w:hAnsi="Times New Roman"/>
        </w:rPr>
        <w:t>.  Any resultant delay will count against the contractor’s delivery performance</w:t>
      </w:r>
      <w:r w:rsidR="00DD5D40">
        <w:rPr>
          <w:rFonts w:ascii="Times New Roman" w:hAnsi="Times New Roman"/>
        </w:rPr>
        <w:t xml:space="preserve"> if </w:t>
      </w:r>
      <w:r w:rsidR="00160F40">
        <w:rPr>
          <w:rFonts w:ascii="Times New Roman" w:hAnsi="Times New Roman"/>
        </w:rPr>
        <w:t>the reason for the delay is caused by the contractor.</w:t>
      </w:r>
    </w:p>
    <w:p w:rsidR="003A5825" w:rsidRDefault="003A5825" w:rsidP="00B510B4">
      <w:pPr>
        <w:pStyle w:val="BodyTextIndent"/>
        <w:rPr>
          <w:rFonts w:ascii="Times New Roman" w:hAnsi="Times New Roman"/>
        </w:rPr>
      </w:pPr>
    </w:p>
    <w:p w:rsidR="00B510B4" w:rsidRDefault="00C85F26" w:rsidP="003A5825">
      <w:pPr>
        <w:pStyle w:val="Heading2"/>
      </w:pPr>
      <w:bookmarkStart w:id="1215" w:name="_Toc127245233"/>
      <w:bookmarkStart w:id="1216" w:name="_Toc364329438"/>
      <w:bookmarkStart w:id="1217" w:name="_Toc370288402"/>
      <w:r w:rsidRPr="006F6AAC">
        <w:t>D.</w:t>
      </w:r>
      <w:r w:rsidR="003A167A" w:rsidRPr="006F6AAC">
        <w:t>4</w:t>
      </w:r>
      <w:r w:rsidRPr="006F6AAC">
        <w:t>. Technology Refreshment Requests</w:t>
      </w:r>
      <w:bookmarkEnd w:id="1215"/>
      <w:bookmarkEnd w:id="1216"/>
      <w:bookmarkEnd w:id="1217"/>
    </w:p>
    <w:p w:rsidR="00C85F26" w:rsidRPr="00C32362" w:rsidRDefault="00C85F26" w:rsidP="00C85F26">
      <w:pPr>
        <w:ind w:left="360"/>
      </w:pPr>
      <w:r w:rsidRPr="00C32362">
        <w:t>The manufacturer request and technology refreshment (TR) reports may be utilized by the contractor to request addition of new technology and either price and/or informational changes to existing technology.</w:t>
      </w:r>
    </w:p>
    <w:p w:rsidR="00C85F26" w:rsidRPr="00C32362" w:rsidRDefault="00C85F26" w:rsidP="00C85F26">
      <w:pPr>
        <w:pStyle w:val="Heading3"/>
        <w:rPr>
          <w:color w:val="auto"/>
        </w:rPr>
      </w:pPr>
      <w:bookmarkStart w:id="1218" w:name="_Toc127245234"/>
      <w:bookmarkStart w:id="1219" w:name="_Toc364329439"/>
      <w:bookmarkStart w:id="1220" w:name="_Toc370288403"/>
      <w:r w:rsidRPr="00C32362">
        <w:rPr>
          <w:color w:val="auto"/>
        </w:rPr>
        <w:t>D.</w:t>
      </w:r>
      <w:r w:rsidR="003A167A" w:rsidRPr="00C32362">
        <w:rPr>
          <w:color w:val="auto"/>
        </w:rPr>
        <w:t>4</w:t>
      </w:r>
      <w:r w:rsidRPr="00C32362">
        <w:rPr>
          <w:color w:val="auto"/>
        </w:rPr>
        <w:t>.1 Manufacturer Request</w:t>
      </w:r>
      <w:bookmarkEnd w:id="1218"/>
      <w:bookmarkEnd w:id="1219"/>
      <w:bookmarkEnd w:id="1220"/>
    </w:p>
    <w:p w:rsidR="00C85F26" w:rsidRPr="00C32362" w:rsidRDefault="00C85F26" w:rsidP="00C85F26">
      <w:pPr>
        <w:ind w:left="360"/>
      </w:pPr>
      <w:r w:rsidRPr="00C32362">
        <w:t xml:space="preserve">Prior to requesting the addition of a technology to a contract, the original manufacturer of that technology must first be authorized by the SEWP COR or his/her Technical Specialist. </w:t>
      </w:r>
    </w:p>
    <w:p w:rsidR="00B510B4" w:rsidRDefault="00C85F26" w:rsidP="00B510B4">
      <w:pPr>
        <w:numPr>
          <w:ilvl w:val="0"/>
          <w:numId w:val="82"/>
        </w:numPr>
      </w:pPr>
      <w:r w:rsidRPr="00C32362">
        <w:t>if the manufacturer is not on the currently approved SEWP manufacturer list, the contractor must request approval of the manufacturer using the SEWP provided Manufacturer Request tool available at the SEWP Contractor-only website.  At a minimum, the manufacturer request will include:</w:t>
      </w:r>
    </w:p>
    <w:p w:rsidR="00B510B4" w:rsidRDefault="00C85F26" w:rsidP="00B510B4">
      <w:pPr>
        <w:numPr>
          <w:ilvl w:val="1"/>
          <w:numId w:val="82"/>
        </w:numPr>
      </w:pPr>
      <w:r w:rsidRPr="00C32362">
        <w:t>Manufacturer name</w:t>
      </w:r>
    </w:p>
    <w:p w:rsidR="00B510B4" w:rsidRDefault="00C85F26" w:rsidP="00B510B4">
      <w:pPr>
        <w:numPr>
          <w:ilvl w:val="1"/>
          <w:numId w:val="82"/>
        </w:numPr>
      </w:pPr>
      <w:r w:rsidRPr="00C32362">
        <w:t>Manufacturer description</w:t>
      </w:r>
    </w:p>
    <w:p w:rsidR="00B510B4" w:rsidRDefault="00C85F26" w:rsidP="00B510B4">
      <w:pPr>
        <w:numPr>
          <w:ilvl w:val="1"/>
          <w:numId w:val="82"/>
        </w:numPr>
      </w:pPr>
      <w:r w:rsidRPr="00C32362">
        <w:t>Manufacturer business size</w:t>
      </w:r>
    </w:p>
    <w:p w:rsidR="00B510B4" w:rsidRDefault="00C85F26" w:rsidP="00B510B4">
      <w:pPr>
        <w:numPr>
          <w:ilvl w:val="1"/>
          <w:numId w:val="82"/>
        </w:numPr>
      </w:pPr>
      <w:r w:rsidRPr="00C32362">
        <w:t>URL of Manufacturer’s website (if it exists)</w:t>
      </w:r>
    </w:p>
    <w:p w:rsidR="00B510B4" w:rsidRDefault="00C85F26" w:rsidP="00B510B4">
      <w:pPr>
        <w:numPr>
          <w:ilvl w:val="1"/>
          <w:numId w:val="82"/>
        </w:numPr>
      </w:pPr>
      <w:r w:rsidRPr="00C32362">
        <w:t xml:space="preserve">Product category(ies); e.g. Servers; Input Devices; etc. </w:t>
      </w:r>
    </w:p>
    <w:p w:rsidR="00B510B4" w:rsidRDefault="00C85F26" w:rsidP="00B510B4">
      <w:pPr>
        <w:numPr>
          <w:ilvl w:val="1"/>
          <w:numId w:val="82"/>
        </w:numPr>
      </w:pPr>
      <w:r w:rsidRPr="00C32362">
        <w:t>Flag indicating if contractor is an authorized reseller.  If the contractor is an authorized reseller, the following Manufacturer contact information will also need to be included:</w:t>
      </w:r>
    </w:p>
    <w:p w:rsidR="00B510B4" w:rsidRDefault="00C85F26" w:rsidP="00B510B4">
      <w:pPr>
        <w:numPr>
          <w:ilvl w:val="2"/>
          <w:numId w:val="82"/>
        </w:numPr>
      </w:pPr>
      <w:r w:rsidRPr="00C32362">
        <w:t>Contact name</w:t>
      </w:r>
    </w:p>
    <w:p w:rsidR="00B510B4" w:rsidRDefault="00C85F26" w:rsidP="00B510B4">
      <w:pPr>
        <w:numPr>
          <w:ilvl w:val="2"/>
          <w:numId w:val="82"/>
        </w:numPr>
      </w:pPr>
      <w:r w:rsidRPr="00C32362">
        <w:t>Contact phone number</w:t>
      </w:r>
    </w:p>
    <w:p w:rsidR="00B510B4" w:rsidRDefault="00C85F26" w:rsidP="00B510B4">
      <w:pPr>
        <w:numPr>
          <w:ilvl w:val="2"/>
          <w:numId w:val="82"/>
        </w:numPr>
      </w:pPr>
      <w:r w:rsidRPr="00C32362">
        <w:t>Contact e-mail address</w:t>
      </w:r>
    </w:p>
    <w:p w:rsidR="00B510B4" w:rsidRDefault="00C85F26" w:rsidP="00B510B4">
      <w:pPr>
        <w:numPr>
          <w:ilvl w:val="1"/>
          <w:numId w:val="82"/>
        </w:numPr>
      </w:pPr>
      <w:r w:rsidRPr="00C32362">
        <w:t>If the manufacturer has any EIT products, one or more of the following must be flagged:</w:t>
      </w:r>
    </w:p>
    <w:p w:rsidR="00B510B4" w:rsidRDefault="00C85F26" w:rsidP="00B510B4">
      <w:pPr>
        <w:numPr>
          <w:ilvl w:val="2"/>
          <w:numId w:val="82"/>
        </w:numPr>
      </w:pPr>
      <w:r w:rsidRPr="00C32362">
        <w:t>indicate that the manufacturer has no EIT applicable products; or</w:t>
      </w:r>
    </w:p>
    <w:p w:rsidR="00B510B4" w:rsidRDefault="00C85F26" w:rsidP="00B510B4">
      <w:pPr>
        <w:numPr>
          <w:ilvl w:val="2"/>
          <w:numId w:val="82"/>
        </w:numPr>
      </w:pPr>
      <w:r w:rsidRPr="00C32362">
        <w:t>provide a link to the manufacturer’s 508 VPAT information for applicable EIT equipment; or</w:t>
      </w:r>
    </w:p>
    <w:p w:rsidR="00B510B4" w:rsidRDefault="00C85F26" w:rsidP="00B510B4">
      <w:pPr>
        <w:numPr>
          <w:ilvl w:val="2"/>
          <w:numId w:val="82"/>
        </w:numPr>
      </w:pPr>
      <w:r w:rsidRPr="00C32362">
        <w:t>provide a link to other documentation on how each product from the manufacturer was tested for 508 compliance; or</w:t>
      </w:r>
    </w:p>
    <w:p w:rsidR="00B510B4" w:rsidRDefault="00C85F26" w:rsidP="00B510B4">
      <w:pPr>
        <w:numPr>
          <w:ilvl w:val="2"/>
          <w:numId w:val="82"/>
        </w:numPr>
      </w:pPr>
      <w:r w:rsidRPr="00C32362">
        <w:t>provide the SEWP Program Office with all applicable VPAT’s and/or other documentation on how each product from the manufacturer was tested for 508 compliance; or</w:t>
      </w:r>
    </w:p>
    <w:p w:rsidR="00B510B4" w:rsidRDefault="00C85F26" w:rsidP="00B510B4">
      <w:pPr>
        <w:numPr>
          <w:ilvl w:val="2"/>
          <w:numId w:val="82"/>
        </w:numPr>
      </w:pPr>
      <w:r w:rsidRPr="00C32362">
        <w:t>indicate that 508 applicable information is available on a per item basis by contacting the contractor</w:t>
      </w:r>
    </w:p>
    <w:p w:rsidR="00B510B4" w:rsidRDefault="00C85F26" w:rsidP="00B510B4">
      <w:pPr>
        <w:numPr>
          <w:ilvl w:val="1"/>
          <w:numId w:val="82"/>
        </w:numPr>
      </w:pPr>
      <w:r w:rsidRPr="00C32362">
        <w:t xml:space="preserve"> the following information may be included:</w:t>
      </w:r>
    </w:p>
    <w:p w:rsidR="00B510B4" w:rsidRDefault="00C85F26" w:rsidP="00B510B4">
      <w:pPr>
        <w:numPr>
          <w:ilvl w:val="2"/>
          <w:numId w:val="82"/>
        </w:numPr>
      </w:pPr>
      <w:r w:rsidRPr="00C32362">
        <w:t>Alias for the manufacturer name</w:t>
      </w:r>
    </w:p>
    <w:p w:rsidR="00B510B4" w:rsidRDefault="00C85F26" w:rsidP="00B510B4">
      <w:pPr>
        <w:numPr>
          <w:ilvl w:val="0"/>
          <w:numId w:val="82"/>
        </w:numPr>
      </w:pPr>
      <w:r w:rsidRPr="00C32362">
        <w:t xml:space="preserve">if the manufacturer is on the currently approved SEWP manufacturer list, then the contractor may provide the following information: </w:t>
      </w:r>
    </w:p>
    <w:p w:rsidR="00B510B4" w:rsidRDefault="00C85F26" w:rsidP="00B510B4">
      <w:pPr>
        <w:numPr>
          <w:ilvl w:val="1"/>
          <w:numId w:val="82"/>
        </w:numPr>
      </w:pPr>
      <w:r w:rsidRPr="00C32362">
        <w:t>Flag indicating if contractor is an authorized reseller.  If the contractor is an authorized reseller, the following Manufacturer contact information will also need to be included:</w:t>
      </w:r>
    </w:p>
    <w:p w:rsidR="00B510B4" w:rsidRDefault="00C85F26" w:rsidP="00B510B4">
      <w:pPr>
        <w:numPr>
          <w:ilvl w:val="2"/>
          <w:numId w:val="82"/>
        </w:numPr>
      </w:pPr>
      <w:r w:rsidRPr="00C32362">
        <w:t>Contact name</w:t>
      </w:r>
    </w:p>
    <w:p w:rsidR="00B510B4" w:rsidRDefault="00C85F26" w:rsidP="00B510B4">
      <w:pPr>
        <w:numPr>
          <w:ilvl w:val="2"/>
          <w:numId w:val="82"/>
        </w:numPr>
      </w:pPr>
      <w:r w:rsidRPr="00C32362">
        <w:t>Contact phone number</w:t>
      </w:r>
    </w:p>
    <w:p w:rsidR="00B510B4" w:rsidRDefault="00C85F26" w:rsidP="00B510B4">
      <w:pPr>
        <w:numPr>
          <w:ilvl w:val="2"/>
          <w:numId w:val="82"/>
        </w:numPr>
      </w:pPr>
      <w:r w:rsidRPr="00C32362">
        <w:lastRenderedPageBreak/>
        <w:t>Contact e-mail address</w:t>
      </w:r>
    </w:p>
    <w:p w:rsidR="00B510B4" w:rsidRDefault="00C85F26" w:rsidP="00B510B4">
      <w:pPr>
        <w:numPr>
          <w:ilvl w:val="1"/>
          <w:numId w:val="82"/>
        </w:numPr>
      </w:pPr>
      <w:r w:rsidRPr="00C32362">
        <w:t>Optionally, the following information may be included:</w:t>
      </w:r>
    </w:p>
    <w:p w:rsidR="00B510B4" w:rsidRDefault="00C85F26" w:rsidP="00B510B4">
      <w:pPr>
        <w:numPr>
          <w:ilvl w:val="2"/>
          <w:numId w:val="82"/>
        </w:numPr>
      </w:pPr>
      <w:r w:rsidRPr="00C32362">
        <w:t>URL for 508-related information for this manufacturer’s products</w:t>
      </w:r>
    </w:p>
    <w:p w:rsidR="00B510B4" w:rsidRDefault="00C85F26" w:rsidP="00B510B4">
      <w:pPr>
        <w:numPr>
          <w:ilvl w:val="2"/>
          <w:numId w:val="82"/>
        </w:numPr>
      </w:pPr>
      <w:r w:rsidRPr="00C32362">
        <w:t>Alias for the manufacturer name</w:t>
      </w:r>
    </w:p>
    <w:p w:rsidR="00C85F26" w:rsidRPr="00C32362" w:rsidRDefault="00C85F26" w:rsidP="00C85F26"/>
    <w:p w:rsidR="00C85F26" w:rsidRPr="00C32362" w:rsidRDefault="00C85F26" w:rsidP="00C85F26">
      <w:pPr>
        <w:ind w:left="360"/>
      </w:pPr>
      <w:r w:rsidRPr="00C32362">
        <w:t>Upon receipt of a manufacturer request, the SEWP COR or his/her designated Technical Specialist will review the submitted information for accuracy and to ensure the company is the originator of technology within the contract’s scope.</w:t>
      </w:r>
    </w:p>
    <w:p w:rsidR="00C85F26" w:rsidRPr="00C32362" w:rsidRDefault="00C85F26" w:rsidP="00C85F26">
      <w:pPr>
        <w:pStyle w:val="Heading3"/>
        <w:rPr>
          <w:color w:val="auto"/>
        </w:rPr>
      </w:pPr>
      <w:bookmarkStart w:id="1221" w:name="_Toc127245235"/>
      <w:bookmarkStart w:id="1222" w:name="_Toc364329440"/>
      <w:bookmarkStart w:id="1223" w:name="_Toc370288404"/>
      <w:r w:rsidRPr="00C32362">
        <w:rPr>
          <w:color w:val="auto"/>
        </w:rPr>
        <w:t>D.</w:t>
      </w:r>
      <w:r w:rsidR="003A167A" w:rsidRPr="00C32362">
        <w:rPr>
          <w:color w:val="auto"/>
        </w:rPr>
        <w:t>4</w:t>
      </w:r>
      <w:r w:rsidRPr="00C32362">
        <w:rPr>
          <w:color w:val="auto"/>
        </w:rPr>
        <w:t>.2. Technology Refreshment Request</w:t>
      </w:r>
      <w:bookmarkEnd w:id="1221"/>
      <w:bookmarkEnd w:id="1222"/>
      <w:bookmarkEnd w:id="1223"/>
    </w:p>
    <w:p w:rsidR="00C85F26" w:rsidRPr="00C32362" w:rsidRDefault="00C85F26" w:rsidP="00C85F26">
      <w:pPr>
        <w:pStyle w:val="BodyTextIndent"/>
        <w:rPr>
          <w:rFonts w:ascii="Times New Roman" w:hAnsi="Times New Roman"/>
        </w:rPr>
      </w:pPr>
      <w:r w:rsidRPr="00C32362">
        <w:rPr>
          <w:rFonts w:ascii="Times New Roman" w:hAnsi="Times New Roman"/>
        </w:rPr>
        <w:t>In order to provide technology refreshments to the Contract, the Contractor must be able to provide a technology refreshment report.  The technology refreshment report will be provided via:</w:t>
      </w:r>
    </w:p>
    <w:p w:rsidR="000F483B" w:rsidRDefault="00C85F26" w:rsidP="00C85F26">
      <w:pPr>
        <w:pStyle w:val="BodyTextIndent"/>
        <w:ind w:left="720"/>
        <w:rPr>
          <w:rFonts w:ascii="Times New Roman" w:hAnsi="Times New Roman"/>
        </w:rPr>
      </w:pPr>
      <w:r w:rsidRPr="00C32362">
        <w:rPr>
          <w:rFonts w:ascii="Times New Roman" w:hAnsi="Times New Roman"/>
        </w:rPr>
        <w:t xml:space="preserve">1) </w:t>
      </w:r>
      <w:r w:rsidR="005E1F82" w:rsidRPr="00C32362">
        <w:rPr>
          <w:rFonts w:ascii="Times New Roman" w:hAnsi="Times New Roman"/>
        </w:rPr>
        <w:t>An</w:t>
      </w:r>
      <w:r w:rsidRPr="00C32362">
        <w:rPr>
          <w:rFonts w:ascii="Times New Roman" w:hAnsi="Times New Roman"/>
        </w:rPr>
        <w:t xml:space="preserve"> email with the technology refreshment request in textual format</w:t>
      </w:r>
      <w:r w:rsidR="005E1F82" w:rsidRPr="00C32362">
        <w:rPr>
          <w:rFonts w:ascii="Times New Roman" w:hAnsi="Times New Roman"/>
        </w:rPr>
        <w:t>.</w:t>
      </w:r>
      <w:r w:rsidRPr="00C32362">
        <w:rPr>
          <w:rFonts w:ascii="Times New Roman" w:hAnsi="Times New Roman"/>
        </w:rPr>
        <w:t xml:space="preserve">  The text must follow a keyword - value format with predefined keywords.    The keywords and values must be separated by an agreed upon delimiter; </w:t>
      </w:r>
    </w:p>
    <w:p w:rsidR="00C85F26" w:rsidRDefault="00C85F26" w:rsidP="00C85F26">
      <w:pPr>
        <w:pStyle w:val="BodyTextIndent"/>
        <w:ind w:left="720"/>
        <w:rPr>
          <w:rFonts w:ascii="Times New Roman" w:hAnsi="Times New Roman"/>
        </w:rPr>
      </w:pPr>
      <w:r w:rsidRPr="00C32362">
        <w:rPr>
          <w:rFonts w:ascii="Times New Roman" w:hAnsi="Times New Roman"/>
        </w:rPr>
        <w:t>2) Other mutually agreed upon electronic format</w:t>
      </w:r>
    </w:p>
    <w:p w:rsidR="00B510B4" w:rsidRDefault="00B510B4" w:rsidP="00B510B4">
      <w:pPr>
        <w:ind w:left="360"/>
        <w:rPr>
          <w:color w:val="1F497D"/>
        </w:rPr>
      </w:pPr>
      <w:r w:rsidRPr="00B510B4">
        <w:t>All TR requests shall include the information defined in A.1.19.</w:t>
      </w:r>
      <w:r w:rsidR="004F7A31">
        <w:t xml:space="preserve"> TECHNOLOGY REFRESHMENT</w:t>
      </w:r>
    </w:p>
    <w:p w:rsidR="004F7A31" w:rsidRPr="00C32362" w:rsidRDefault="004F7A31" w:rsidP="00C85F26">
      <w:pPr>
        <w:pStyle w:val="BodyTextIndent"/>
        <w:ind w:left="720"/>
        <w:rPr>
          <w:rFonts w:ascii="Times New Roman" w:hAnsi="Times New Roman"/>
        </w:rPr>
      </w:pPr>
    </w:p>
    <w:p w:rsidR="00C85F26" w:rsidRPr="00C32362" w:rsidRDefault="00C85F26" w:rsidP="00C85F26">
      <w:pPr>
        <w:ind w:left="360"/>
      </w:pPr>
    </w:p>
    <w:p w:rsidR="00C85F26" w:rsidRPr="00C32362" w:rsidRDefault="00C85F26" w:rsidP="00C85F26">
      <w:pPr>
        <w:ind w:left="360"/>
      </w:pPr>
      <w:r w:rsidRPr="00C32362">
        <w:t>Upon receipt of a valid TR, the SEWP COR or his/her Technical Specialist will review the TR for scope and verify pricing information.  At that time, either the TR may be accepted in its entirety, rejected in its entirety, or accepted with some CLINs disallowed.  A detailed report indicating the outcome of each TR will be forwarded to the contractor.</w:t>
      </w:r>
    </w:p>
    <w:p w:rsidR="00C85F26" w:rsidRPr="006F6AAC" w:rsidRDefault="00C85F26" w:rsidP="006F6AAC">
      <w:pPr>
        <w:pStyle w:val="Heading2"/>
      </w:pPr>
      <w:bookmarkStart w:id="1224" w:name="_Toc127245237"/>
      <w:bookmarkStart w:id="1225" w:name="_Toc364329441"/>
      <w:bookmarkStart w:id="1226" w:name="_Toc370288405"/>
      <w:r w:rsidRPr="006F6AAC">
        <w:t>D.5. Order Status Report</w:t>
      </w:r>
      <w:bookmarkEnd w:id="1224"/>
      <w:bookmarkEnd w:id="1225"/>
      <w:bookmarkEnd w:id="1226"/>
    </w:p>
    <w:p w:rsidR="00C85F26" w:rsidRPr="00C32362" w:rsidRDefault="00C85F26" w:rsidP="00C85F26">
      <w:pPr>
        <w:pStyle w:val="BodyTextIndent"/>
        <w:rPr>
          <w:rFonts w:ascii="Times New Roman" w:hAnsi="Times New Roman"/>
        </w:rPr>
      </w:pPr>
      <w:r w:rsidRPr="00C32362">
        <w:rPr>
          <w:rFonts w:ascii="Times New Roman" w:hAnsi="Times New Roman"/>
        </w:rPr>
        <w:t>Contractors are required to supply to the SEWP PMO an order status report within two business days of a status change to an order.  Status changes include, at least, the following changes:</w:t>
      </w:r>
    </w:p>
    <w:p w:rsidR="00B510B4" w:rsidRDefault="00C85F26" w:rsidP="00B510B4">
      <w:pPr>
        <w:pStyle w:val="BodyTextIndent"/>
        <w:numPr>
          <w:ilvl w:val="0"/>
          <w:numId w:val="77"/>
        </w:numPr>
        <w:textAlignment w:val="auto"/>
        <w:rPr>
          <w:rFonts w:ascii="Times New Roman" w:hAnsi="Times New Roman"/>
        </w:rPr>
      </w:pPr>
      <w:r w:rsidRPr="00C32362">
        <w:rPr>
          <w:rFonts w:ascii="Times New Roman" w:hAnsi="Times New Roman"/>
        </w:rPr>
        <w:t>Update to expected delivery date</w:t>
      </w:r>
    </w:p>
    <w:p w:rsidR="00B510B4" w:rsidRDefault="00C85F26" w:rsidP="00B510B4">
      <w:pPr>
        <w:pStyle w:val="BodyTextIndent"/>
        <w:numPr>
          <w:ilvl w:val="0"/>
          <w:numId w:val="77"/>
        </w:numPr>
        <w:textAlignment w:val="auto"/>
        <w:rPr>
          <w:rFonts w:ascii="Times New Roman" w:hAnsi="Times New Roman"/>
        </w:rPr>
      </w:pPr>
      <w:r w:rsidRPr="00C32362">
        <w:rPr>
          <w:rFonts w:ascii="Times New Roman" w:hAnsi="Times New Roman"/>
        </w:rPr>
        <w:t>Ship date</w:t>
      </w:r>
    </w:p>
    <w:p w:rsidR="00C85F26" w:rsidRPr="00C32362" w:rsidRDefault="00C85F26" w:rsidP="00C85F26">
      <w:pPr>
        <w:pStyle w:val="BodyTextIndent"/>
        <w:rPr>
          <w:rFonts w:ascii="Times New Roman" w:hAnsi="Times New Roman"/>
        </w:rPr>
      </w:pPr>
      <w:r w:rsidRPr="00C32362">
        <w:rPr>
          <w:rFonts w:ascii="Times New Roman" w:hAnsi="Times New Roman"/>
        </w:rPr>
        <w:t>The order status report must contain at least the following information in a format mutually agreed upon by the Contractor and the SEWP PMO:</w:t>
      </w:r>
    </w:p>
    <w:p w:rsidR="00B510B4" w:rsidRDefault="00C85F26" w:rsidP="00B510B4">
      <w:pPr>
        <w:pStyle w:val="BodyTextIndent"/>
        <w:numPr>
          <w:ilvl w:val="0"/>
          <w:numId w:val="78"/>
        </w:numPr>
        <w:textAlignment w:val="auto"/>
        <w:rPr>
          <w:rFonts w:ascii="Times New Roman" w:hAnsi="Times New Roman"/>
        </w:rPr>
      </w:pPr>
      <w:r w:rsidRPr="00C32362">
        <w:rPr>
          <w:rFonts w:ascii="Times New Roman" w:hAnsi="Times New Roman"/>
        </w:rPr>
        <w:t>Date of order</w:t>
      </w:r>
    </w:p>
    <w:p w:rsidR="00B510B4" w:rsidRDefault="00C85F26" w:rsidP="00B510B4">
      <w:pPr>
        <w:pStyle w:val="BodyTextIndent"/>
        <w:numPr>
          <w:ilvl w:val="0"/>
          <w:numId w:val="78"/>
        </w:numPr>
        <w:textAlignment w:val="auto"/>
        <w:rPr>
          <w:rFonts w:ascii="Times New Roman" w:hAnsi="Times New Roman"/>
        </w:rPr>
      </w:pPr>
      <w:r w:rsidRPr="00C32362">
        <w:rPr>
          <w:rFonts w:ascii="Times New Roman" w:hAnsi="Times New Roman"/>
        </w:rPr>
        <w:t xml:space="preserve">Issuing Agency Order Number or unique credit card tracking number and/or SEWP </w:t>
      </w:r>
      <w:r w:rsidR="00840375" w:rsidRPr="004864BA">
        <w:rPr>
          <w:rFonts w:ascii="Times New Roman" w:hAnsi="Times New Roman"/>
          <w:highlight w:val="yellow"/>
        </w:rPr>
        <w:t>Tracking</w:t>
      </w:r>
      <w:r w:rsidR="00840375">
        <w:rPr>
          <w:rFonts w:ascii="Times New Roman" w:hAnsi="Times New Roman"/>
        </w:rPr>
        <w:t xml:space="preserve"> </w:t>
      </w:r>
      <w:r w:rsidR="00840375" w:rsidRPr="00C32362">
        <w:rPr>
          <w:rFonts w:ascii="Times New Roman" w:hAnsi="Times New Roman"/>
        </w:rPr>
        <w:t xml:space="preserve"> </w:t>
      </w:r>
      <w:r w:rsidRPr="00C32362">
        <w:rPr>
          <w:rFonts w:ascii="Times New Roman" w:hAnsi="Times New Roman"/>
        </w:rPr>
        <w:t>Number (</w:t>
      </w:r>
      <w:r w:rsidRPr="004864BA">
        <w:rPr>
          <w:rFonts w:ascii="Times New Roman" w:hAnsi="Times New Roman"/>
          <w:highlight w:val="yellow"/>
        </w:rPr>
        <w:t>S</w:t>
      </w:r>
      <w:r w:rsidR="00840375" w:rsidRPr="004864BA">
        <w:rPr>
          <w:rFonts w:ascii="Times New Roman" w:hAnsi="Times New Roman"/>
          <w:highlight w:val="yellow"/>
        </w:rPr>
        <w:t>T</w:t>
      </w:r>
      <w:r w:rsidRPr="004864BA">
        <w:rPr>
          <w:rFonts w:ascii="Times New Roman" w:hAnsi="Times New Roman"/>
          <w:highlight w:val="yellow"/>
        </w:rPr>
        <w:t>N</w:t>
      </w:r>
      <w:r w:rsidRPr="00C32362">
        <w:rPr>
          <w:rFonts w:ascii="Times New Roman" w:hAnsi="Times New Roman"/>
        </w:rPr>
        <w:t>)</w:t>
      </w:r>
    </w:p>
    <w:p w:rsidR="00B510B4" w:rsidRDefault="00C85F26" w:rsidP="00B510B4">
      <w:pPr>
        <w:pStyle w:val="BodyTextIndent"/>
        <w:numPr>
          <w:ilvl w:val="0"/>
          <w:numId w:val="78"/>
        </w:numPr>
        <w:textAlignment w:val="auto"/>
        <w:rPr>
          <w:rFonts w:ascii="Times New Roman" w:hAnsi="Times New Roman"/>
        </w:rPr>
      </w:pPr>
      <w:r w:rsidRPr="00C32362">
        <w:rPr>
          <w:rFonts w:ascii="Times New Roman" w:hAnsi="Times New Roman"/>
        </w:rPr>
        <w:t>Status</w:t>
      </w:r>
    </w:p>
    <w:p w:rsidR="00B510B4" w:rsidRDefault="00C85F26" w:rsidP="00B510B4">
      <w:pPr>
        <w:pStyle w:val="BodyTextIndent"/>
        <w:numPr>
          <w:ilvl w:val="0"/>
          <w:numId w:val="78"/>
        </w:numPr>
        <w:textAlignment w:val="auto"/>
        <w:rPr>
          <w:rFonts w:ascii="Times New Roman" w:hAnsi="Times New Roman"/>
        </w:rPr>
      </w:pPr>
      <w:r w:rsidRPr="00C32362">
        <w:rPr>
          <w:rFonts w:ascii="Times New Roman" w:hAnsi="Times New Roman"/>
        </w:rPr>
        <w:t>Status date</w:t>
      </w:r>
    </w:p>
    <w:p w:rsidR="00C85F26" w:rsidRPr="00C32362" w:rsidRDefault="00C85F26" w:rsidP="00C85F26">
      <w:pPr>
        <w:pStyle w:val="BodyTextIndent"/>
        <w:rPr>
          <w:rFonts w:ascii="Times New Roman" w:hAnsi="Times New Roman"/>
        </w:rPr>
      </w:pPr>
      <w:r w:rsidRPr="00C32362">
        <w:rPr>
          <w:rFonts w:ascii="Times New Roman" w:hAnsi="Times New Roman"/>
        </w:rPr>
        <w:t>The order status report may be provided either via:</w:t>
      </w:r>
    </w:p>
    <w:p w:rsidR="00B510B4" w:rsidRDefault="00C85F26" w:rsidP="00B510B4">
      <w:pPr>
        <w:pStyle w:val="BodyTextIndent"/>
        <w:numPr>
          <w:ilvl w:val="0"/>
          <w:numId w:val="79"/>
        </w:numPr>
        <w:textAlignment w:val="auto"/>
        <w:rPr>
          <w:rFonts w:ascii="Times New Roman" w:hAnsi="Times New Roman"/>
        </w:rPr>
      </w:pPr>
      <w:r w:rsidRPr="00C32362">
        <w:rPr>
          <w:rFonts w:ascii="Times New Roman" w:hAnsi="Times New Roman"/>
        </w:rPr>
        <w:t>an email with the order status report in textual format</w:t>
      </w:r>
      <w:r w:rsidR="005E1F82" w:rsidRPr="00C32362">
        <w:rPr>
          <w:rFonts w:ascii="Times New Roman" w:hAnsi="Times New Roman"/>
        </w:rPr>
        <w:t>.</w:t>
      </w:r>
      <w:r w:rsidRPr="00C32362">
        <w:rPr>
          <w:rFonts w:ascii="Times New Roman" w:hAnsi="Times New Roman"/>
        </w:rPr>
        <w:t xml:space="preserve">  The text must follow a keyword - value format with predefined keywords.  The keywords and values must be separated by an agreed upon delimiter; </w:t>
      </w:r>
    </w:p>
    <w:p w:rsidR="00B510B4" w:rsidRDefault="00B510B4" w:rsidP="00B510B4">
      <w:pPr>
        <w:pStyle w:val="BodyTextIndent"/>
        <w:numPr>
          <w:ilvl w:val="0"/>
          <w:numId w:val="79"/>
        </w:numPr>
        <w:textAlignment w:val="auto"/>
        <w:rPr>
          <w:rFonts w:ascii="Times New Roman" w:hAnsi="Times New Roman"/>
        </w:rPr>
      </w:pPr>
      <w:r w:rsidRPr="00B510B4">
        <w:rPr>
          <w:rFonts w:ascii="Times New Roman" w:hAnsi="Times New Roman"/>
        </w:rPr>
        <w:t>Other mutually agreed upon electronic format</w:t>
      </w:r>
    </w:p>
    <w:p w:rsidR="00C85F26" w:rsidRPr="00A558CB" w:rsidRDefault="00B510B4" w:rsidP="006F6AAC">
      <w:pPr>
        <w:pStyle w:val="Heading2"/>
      </w:pPr>
      <w:bookmarkStart w:id="1227" w:name="_Toc127245238"/>
      <w:bookmarkStart w:id="1228" w:name="_Toc364329442"/>
      <w:bookmarkStart w:id="1229" w:name="_Toc370288406"/>
      <w:r w:rsidRPr="00B510B4">
        <w:t>D.6. Administrative Handling Fee Report</w:t>
      </w:r>
      <w:bookmarkEnd w:id="1227"/>
      <w:bookmarkEnd w:id="1228"/>
      <w:bookmarkEnd w:id="1229"/>
    </w:p>
    <w:p w:rsidR="00C85F26" w:rsidRPr="00C32362" w:rsidRDefault="00B510B4" w:rsidP="00C85F26">
      <w:pPr>
        <w:pStyle w:val="BodyTextIndent"/>
        <w:rPr>
          <w:rFonts w:ascii="Times New Roman" w:hAnsi="Times New Roman"/>
        </w:rPr>
      </w:pPr>
      <w:r w:rsidRPr="00B510B4">
        <w:rPr>
          <w:rFonts w:ascii="Times New Roman" w:hAnsi="Times New Roman"/>
        </w:rPr>
        <w:t>Contractors are required to supply to the SEWP PMO an Administrative Handling Fee report when submitting their Quarterly Administrative Handling Fee check.  The report mu</w:t>
      </w:r>
      <w:r w:rsidR="00C85F26" w:rsidRPr="00C32362">
        <w:rPr>
          <w:rFonts w:ascii="Times New Roman" w:hAnsi="Times New Roman"/>
        </w:rPr>
        <w:t xml:space="preserve">st be in electronic format mutually agreed upon by the Contractor and the SEWP PMO and contain at least the following information for all orders for which </w:t>
      </w:r>
      <w:r w:rsidR="005E1F82" w:rsidRPr="00C32362">
        <w:rPr>
          <w:rFonts w:ascii="Times New Roman" w:hAnsi="Times New Roman"/>
        </w:rPr>
        <w:t>an</w:t>
      </w:r>
      <w:r w:rsidR="00C85F26" w:rsidRPr="00C32362">
        <w:rPr>
          <w:rFonts w:ascii="Times New Roman" w:hAnsi="Times New Roman"/>
        </w:rPr>
        <w:t xml:space="preserve"> Administrative Handling Fee was paid in the associated check:</w:t>
      </w:r>
    </w:p>
    <w:p w:rsidR="00B510B4" w:rsidRDefault="00C85F26" w:rsidP="00B510B4">
      <w:pPr>
        <w:pStyle w:val="BodyTextIndent"/>
        <w:numPr>
          <w:ilvl w:val="0"/>
          <w:numId w:val="80"/>
        </w:numPr>
        <w:textAlignment w:val="auto"/>
        <w:rPr>
          <w:rFonts w:ascii="Times New Roman" w:hAnsi="Times New Roman"/>
        </w:rPr>
      </w:pPr>
      <w:r w:rsidRPr="00C32362">
        <w:rPr>
          <w:rFonts w:ascii="Times New Roman" w:hAnsi="Times New Roman"/>
        </w:rPr>
        <w:lastRenderedPageBreak/>
        <w:t xml:space="preserve">Issuing Agency Order Number or unique credit card tracking number and/or SEWP </w:t>
      </w:r>
      <w:r w:rsidR="00840375" w:rsidRPr="00DB79B3">
        <w:rPr>
          <w:rFonts w:ascii="Times New Roman" w:hAnsi="Times New Roman"/>
          <w:highlight w:val="yellow"/>
        </w:rPr>
        <w:t>Tracking</w:t>
      </w:r>
      <w:r w:rsidR="00840375">
        <w:rPr>
          <w:rFonts w:ascii="Times New Roman" w:hAnsi="Times New Roman"/>
        </w:rPr>
        <w:t xml:space="preserve"> </w:t>
      </w:r>
      <w:r w:rsidR="00840375" w:rsidRPr="00C32362">
        <w:rPr>
          <w:rFonts w:ascii="Times New Roman" w:hAnsi="Times New Roman"/>
        </w:rPr>
        <w:t xml:space="preserve"> </w:t>
      </w:r>
      <w:r w:rsidRPr="00C32362">
        <w:rPr>
          <w:rFonts w:ascii="Times New Roman" w:hAnsi="Times New Roman"/>
        </w:rPr>
        <w:t>Number (</w:t>
      </w:r>
      <w:r w:rsidRPr="00D80635">
        <w:rPr>
          <w:rFonts w:ascii="Times New Roman" w:hAnsi="Times New Roman"/>
          <w:highlight w:val="yellow"/>
        </w:rPr>
        <w:t>S</w:t>
      </w:r>
      <w:r w:rsidR="00840375" w:rsidRPr="00D80635">
        <w:rPr>
          <w:rFonts w:ascii="Times New Roman" w:hAnsi="Times New Roman"/>
          <w:highlight w:val="yellow"/>
        </w:rPr>
        <w:t>T</w:t>
      </w:r>
      <w:r w:rsidRPr="00D80635">
        <w:rPr>
          <w:rFonts w:ascii="Times New Roman" w:hAnsi="Times New Roman"/>
          <w:highlight w:val="yellow"/>
        </w:rPr>
        <w:t>N</w:t>
      </w:r>
      <w:r w:rsidRPr="00C32362">
        <w:rPr>
          <w:rFonts w:ascii="Times New Roman" w:hAnsi="Times New Roman"/>
        </w:rPr>
        <w:t>)</w:t>
      </w:r>
    </w:p>
    <w:p w:rsidR="00B510B4" w:rsidRDefault="00C85F26" w:rsidP="00B510B4">
      <w:pPr>
        <w:pStyle w:val="BodyTextIndent"/>
        <w:numPr>
          <w:ilvl w:val="0"/>
          <w:numId w:val="80"/>
        </w:numPr>
        <w:textAlignment w:val="auto"/>
        <w:rPr>
          <w:rFonts w:ascii="Times New Roman" w:hAnsi="Times New Roman"/>
        </w:rPr>
      </w:pPr>
      <w:r w:rsidRPr="00C32362">
        <w:rPr>
          <w:rFonts w:ascii="Times New Roman" w:hAnsi="Times New Roman"/>
        </w:rPr>
        <w:t>Total dollar amount of Agency's Invoice</w:t>
      </w:r>
    </w:p>
    <w:p w:rsidR="00B510B4" w:rsidRDefault="00C85F26" w:rsidP="00B510B4">
      <w:pPr>
        <w:pStyle w:val="BodyTextIndent"/>
        <w:numPr>
          <w:ilvl w:val="0"/>
          <w:numId w:val="80"/>
        </w:numPr>
        <w:textAlignment w:val="auto"/>
        <w:rPr>
          <w:rFonts w:ascii="Times New Roman" w:hAnsi="Times New Roman"/>
        </w:rPr>
      </w:pPr>
      <w:r w:rsidRPr="00C32362">
        <w:rPr>
          <w:rFonts w:ascii="Times New Roman" w:hAnsi="Times New Roman"/>
        </w:rPr>
        <w:t>Administrative Handling Fee amount paid</w:t>
      </w:r>
    </w:p>
    <w:p w:rsidR="00C85F26" w:rsidRPr="00C32362" w:rsidRDefault="00C85F26" w:rsidP="00C85F26">
      <w:pPr>
        <w:pStyle w:val="BodyTextIndent"/>
        <w:rPr>
          <w:rFonts w:ascii="Times New Roman" w:hAnsi="Times New Roman"/>
        </w:rPr>
      </w:pPr>
      <w:r w:rsidRPr="00C32362">
        <w:rPr>
          <w:rFonts w:ascii="Times New Roman" w:hAnsi="Times New Roman"/>
        </w:rPr>
        <w:t xml:space="preserve">If the Administrative Handling Fee payment for a delivery order is spread over several payments, the Administrative Handling Fee report shall either collapse the payment information into a single entry, or provide a mechanism to identify each of the payments as partial.  </w:t>
      </w:r>
    </w:p>
    <w:p w:rsidR="00C85F26" w:rsidRPr="006F6AAC" w:rsidRDefault="00C85F26" w:rsidP="006F6AAC">
      <w:pPr>
        <w:pStyle w:val="Heading2"/>
      </w:pPr>
      <w:bookmarkStart w:id="1230" w:name="_Toc127245239"/>
      <w:bookmarkStart w:id="1231" w:name="_Toc364329443"/>
      <w:bookmarkStart w:id="1232" w:name="_Toc370288407"/>
      <w:r w:rsidRPr="006F6AAC">
        <w:t>D.7. Order modifications</w:t>
      </w:r>
      <w:bookmarkEnd w:id="1230"/>
      <w:bookmarkEnd w:id="1231"/>
      <w:bookmarkEnd w:id="1232"/>
    </w:p>
    <w:p w:rsidR="00C85F26" w:rsidRPr="00C32362" w:rsidRDefault="00C85F26" w:rsidP="00C85F26">
      <w:pPr>
        <w:ind w:left="360"/>
      </w:pPr>
      <w:r w:rsidRPr="00C32362">
        <w:t xml:space="preserve">Order modification requests are handled the same as the original Delivery Order as described in Section D.2. Ordering and Section D.3. </w:t>
      </w:r>
      <w:r w:rsidR="00280AFE">
        <w:t>CLIN</w:t>
      </w:r>
      <w:r w:rsidR="00280AFE" w:rsidRPr="00C32362">
        <w:t xml:space="preserve"> </w:t>
      </w:r>
      <w:r w:rsidRPr="00C32362">
        <w:t>Verification</w:t>
      </w:r>
      <w:r w:rsidR="00280AFE">
        <w:t xml:space="preserve"> Reports</w:t>
      </w:r>
      <w:r w:rsidR="00A558CB">
        <w:t>.</w:t>
      </w:r>
    </w:p>
    <w:p w:rsidR="00C85F26" w:rsidRPr="00C32362" w:rsidRDefault="00C85F26" w:rsidP="00C85F26">
      <w:pPr>
        <w:rPr>
          <w:rFonts w:eastAsia="MS Mincho"/>
          <w:b/>
        </w:rPr>
      </w:pPr>
    </w:p>
    <w:p w:rsidR="00B62A89" w:rsidRPr="00C32362" w:rsidRDefault="00B62A89">
      <w:r w:rsidRPr="00C32362">
        <w:br w:type="page"/>
      </w:r>
    </w:p>
    <w:p w:rsidR="00B62A89" w:rsidRPr="003F184E" w:rsidRDefault="00B62A89" w:rsidP="00D9231D">
      <w:pPr>
        <w:pStyle w:val="Heading1"/>
        <w:rPr>
          <w:rFonts w:eastAsia="MS Mincho"/>
          <w:sz w:val="20"/>
          <w:szCs w:val="20"/>
        </w:rPr>
      </w:pPr>
    </w:p>
    <w:p w:rsidR="00B62A89" w:rsidRPr="003F184E" w:rsidRDefault="00B62A89" w:rsidP="00B62A89">
      <w:pPr>
        <w:rPr>
          <w:rFonts w:eastAsia="MS Mincho"/>
        </w:rPr>
      </w:pPr>
    </w:p>
    <w:p w:rsidR="00B62A89" w:rsidRPr="003F184E" w:rsidRDefault="00B510B4" w:rsidP="00D9231D">
      <w:pPr>
        <w:pStyle w:val="Heading1"/>
        <w:rPr>
          <w:sz w:val="20"/>
          <w:szCs w:val="20"/>
        </w:rPr>
      </w:pPr>
      <w:bookmarkStart w:id="1233" w:name="_Toc127245240"/>
      <w:bookmarkStart w:id="1234" w:name="_Toc349561388"/>
      <w:bookmarkStart w:id="1235" w:name="_Toc349567604"/>
      <w:bookmarkStart w:id="1236" w:name="_Toc359425692"/>
      <w:bookmarkStart w:id="1237" w:name="_Toc361312849"/>
      <w:bookmarkStart w:id="1238" w:name="_Toc361314092"/>
      <w:bookmarkStart w:id="1239" w:name="_Toc364329444"/>
      <w:bookmarkStart w:id="1240" w:name="_Toc370288408"/>
      <w:r w:rsidRPr="00B510B4">
        <w:rPr>
          <w:sz w:val="20"/>
          <w:szCs w:val="20"/>
        </w:rPr>
        <w:t>III. INSTRUCTIONS TO OFFERORS—COMMERCIAL ITEMS (52.212-1) (</w:t>
      </w:r>
      <w:r w:rsidR="003F184E">
        <w:rPr>
          <w:sz w:val="20"/>
          <w:szCs w:val="20"/>
        </w:rPr>
        <w:t>JUL 2013</w:t>
      </w:r>
      <w:r w:rsidRPr="00B510B4">
        <w:rPr>
          <w:sz w:val="20"/>
          <w:szCs w:val="20"/>
        </w:rPr>
        <w:t>)</w:t>
      </w:r>
      <w:bookmarkEnd w:id="1233"/>
      <w:bookmarkEnd w:id="1234"/>
      <w:bookmarkEnd w:id="1235"/>
      <w:bookmarkEnd w:id="1236"/>
      <w:bookmarkEnd w:id="1237"/>
      <w:bookmarkEnd w:id="1238"/>
      <w:bookmarkEnd w:id="1239"/>
      <w:bookmarkEnd w:id="1240"/>
    </w:p>
    <w:p w:rsidR="00B62A89" w:rsidRPr="003F184E" w:rsidRDefault="00B62A89" w:rsidP="00B62A89"/>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(a)</w:t>
      </w:r>
      <w:r w:rsidRPr="00B510B4">
        <w:rPr>
          <w:rStyle w:val="apple-converted-space"/>
          <w:rFonts w:ascii="Times New Roman" w:hAnsi="Times New Roman"/>
        </w:rPr>
        <w:t> </w:t>
      </w:r>
      <w:r w:rsidRPr="00B510B4">
        <w:rPr>
          <w:rStyle w:val="Emphasis"/>
          <w:rFonts w:ascii="Times New Roman" w:hAnsi="Times New Roman" w:cs="Times New Roman"/>
        </w:rPr>
        <w:t>North American Industry Classification System (NAICS) code and small business size standard</w:t>
      </w:r>
      <w:r w:rsidRPr="00B510B4">
        <w:rPr>
          <w:rFonts w:ascii="Times New Roman" w:hAnsi="Times New Roman" w:cs="Times New Roman"/>
        </w:rPr>
        <w:t>. The NAICS code and small business size standard for this acquisition appear in Block 10 of the solicitation cover sheet (</w:t>
      </w:r>
      <w:hyperlink r:id="rId251" w:anchor="wp1189284" w:history="1">
        <w:r w:rsidRPr="00B510B4">
          <w:rPr>
            <w:rStyle w:val="Hyperlink"/>
            <w:rFonts w:ascii="Times New Roman" w:hAnsi="Times New Roman" w:cs="Times New Roman"/>
            <w:color w:val="9999CC"/>
          </w:rPr>
          <w:t>SF 1449</w:t>
        </w:r>
      </w:hyperlink>
      <w:r w:rsidRPr="00B510B4">
        <w:rPr>
          <w:rFonts w:ascii="Times New Roman" w:hAnsi="Times New Roman" w:cs="Times New Roman"/>
        </w:rPr>
        <w:t>). However, the small business size standard for a concern which submits an offer in its own name, but which proposes to furnish an item which it did not itself manufacture, is 500 employees.</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(b)</w:t>
      </w:r>
      <w:r w:rsidRPr="00B510B4">
        <w:rPr>
          <w:rStyle w:val="apple-converted-space"/>
          <w:rFonts w:ascii="Times New Roman" w:hAnsi="Times New Roman"/>
        </w:rPr>
        <w:t> </w:t>
      </w:r>
      <w:r w:rsidRPr="00B510B4">
        <w:rPr>
          <w:rStyle w:val="Emphasis"/>
          <w:rFonts w:ascii="Times New Roman" w:hAnsi="Times New Roman" w:cs="Times New Roman"/>
        </w:rPr>
        <w:t>Submission of offers</w:t>
      </w:r>
      <w:r w:rsidRPr="00B510B4">
        <w:rPr>
          <w:rFonts w:ascii="Times New Roman" w:hAnsi="Times New Roman" w:cs="Times New Roman"/>
        </w:rPr>
        <w:t>. Submit signed and dated offers to the office specified in this solicitation at or before the exact time specified in this solicitation. Offers may be submitted on the</w:t>
      </w:r>
      <w:r w:rsidRPr="00B510B4">
        <w:rPr>
          <w:rStyle w:val="apple-converted-space"/>
          <w:rFonts w:ascii="Times New Roman" w:hAnsi="Times New Roman"/>
        </w:rPr>
        <w:t> </w:t>
      </w:r>
      <w:hyperlink r:id="rId252" w:anchor="wp1189284" w:history="1">
        <w:r w:rsidRPr="00B510B4">
          <w:rPr>
            <w:rStyle w:val="Hyperlink"/>
            <w:rFonts w:ascii="Times New Roman" w:hAnsi="Times New Roman" w:cs="Times New Roman"/>
            <w:color w:val="9999CC"/>
          </w:rPr>
          <w:t>SF 1449</w:t>
        </w:r>
      </w:hyperlink>
      <w:r w:rsidRPr="00B510B4">
        <w:rPr>
          <w:rFonts w:ascii="Times New Roman" w:hAnsi="Times New Roman" w:cs="Times New Roman"/>
        </w:rPr>
        <w:t>, letterhead stationery, or as otherwise specified in the solicitation. As a minimum, offers must show—</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 The solicitation number;</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(2) The time specified in the solicitation for receipt of offers;</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(3) The name, address, and telephone number of the offeror;</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(4) A technical description of the items being offered in sufficient detail to evaluate compliance with the requirements in the solicitation. This may include product literature, or other documents, if necessary;</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(5) Terms of any express warranty;</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(6) Price and any discount terms;</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(7) “Remit to” address, if different than mailing address;</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(8) A completed copy of the representations and certifications at FAR </w:t>
      </w:r>
      <w:hyperlink r:id="rId253" w:anchor="wp1179194" w:history="1">
        <w:r w:rsidRPr="00B510B4">
          <w:rPr>
            <w:rStyle w:val="Hyperlink"/>
            <w:rFonts w:ascii="Times New Roman" w:hAnsi="Times New Roman" w:cs="Times New Roman"/>
            <w:color w:val="9999CC"/>
          </w:rPr>
          <w:t>52.212-3</w:t>
        </w:r>
      </w:hyperlink>
      <w:r w:rsidRPr="00B510B4">
        <w:rPr>
          <w:rStyle w:val="apple-converted-space"/>
          <w:rFonts w:ascii="Times New Roman" w:hAnsi="Times New Roman"/>
        </w:rPr>
        <w:t> </w:t>
      </w:r>
      <w:r w:rsidRPr="00B510B4">
        <w:rPr>
          <w:rFonts w:ascii="Times New Roman" w:hAnsi="Times New Roman" w:cs="Times New Roman"/>
        </w:rPr>
        <w:t>(see FAR </w:t>
      </w:r>
      <w:hyperlink r:id="rId254" w:anchor="wp1179194" w:history="1">
        <w:r w:rsidRPr="00B510B4">
          <w:rPr>
            <w:rStyle w:val="Hyperlink"/>
            <w:rFonts w:ascii="Times New Roman" w:hAnsi="Times New Roman" w:cs="Times New Roman"/>
            <w:color w:val="9999CC"/>
          </w:rPr>
          <w:t>52.212-3</w:t>
        </w:r>
      </w:hyperlink>
      <w:r w:rsidRPr="00B510B4">
        <w:rPr>
          <w:rFonts w:ascii="Times New Roman" w:hAnsi="Times New Roman" w:cs="Times New Roman"/>
        </w:rPr>
        <w:t>(b) for those representations and certifications that the offeror shall complete electronically);</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(9) Acknowledgment of Solicitation Amendments;</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(11) If the offer is not submitted on the</w:t>
      </w:r>
      <w:r w:rsidRPr="00B510B4">
        <w:rPr>
          <w:rStyle w:val="apple-converted-space"/>
          <w:rFonts w:ascii="Times New Roman" w:hAnsi="Times New Roman"/>
        </w:rPr>
        <w:t> </w:t>
      </w:r>
      <w:hyperlink r:id="rId255" w:anchor="wp1189284" w:history="1">
        <w:r w:rsidRPr="00B510B4">
          <w:rPr>
            <w:rStyle w:val="Hyperlink"/>
            <w:rFonts w:ascii="Times New Roman" w:hAnsi="Times New Roman" w:cs="Times New Roman"/>
            <w:color w:val="9999CC"/>
          </w:rPr>
          <w:t>SF 1449</w:t>
        </w:r>
      </w:hyperlink>
      <w:r w:rsidRPr="00B510B4">
        <w:rPr>
          <w:rFonts w:ascii="Times New Roman" w:hAnsi="Times New Roman" w:cs="Times New Roman"/>
        </w:rPr>
        <w:t>,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(c)</w:t>
      </w:r>
      <w:r w:rsidRPr="00B510B4">
        <w:rPr>
          <w:rStyle w:val="apple-converted-space"/>
          <w:rFonts w:ascii="Times New Roman" w:hAnsi="Times New Roman"/>
        </w:rPr>
        <w:t> </w:t>
      </w:r>
      <w:r w:rsidRPr="00B510B4">
        <w:rPr>
          <w:rStyle w:val="Emphasis"/>
          <w:rFonts w:ascii="Times New Roman" w:hAnsi="Times New Roman" w:cs="Times New Roman"/>
        </w:rPr>
        <w:t>Period for acceptance of offers</w:t>
      </w:r>
      <w:r w:rsidRPr="00B510B4">
        <w:rPr>
          <w:rFonts w:ascii="Times New Roman" w:hAnsi="Times New Roman" w:cs="Times New Roman"/>
        </w:rPr>
        <w:t>. The offeror agrees to hold the prices in its offer firm for 30 calendar days from the date specified for receipt of offers, unless another time period is specified in an addendum to the solicitation.</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(d)</w:t>
      </w:r>
      <w:r w:rsidRPr="00B510B4">
        <w:rPr>
          <w:rStyle w:val="apple-converted-space"/>
          <w:rFonts w:ascii="Times New Roman" w:hAnsi="Times New Roman"/>
        </w:rPr>
        <w:t> </w:t>
      </w:r>
      <w:r w:rsidRPr="00B510B4">
        <w:rPr>
          <w:rStyle w:val="Emphasis"/>
          <w:rFonts w:ascii="Times New Roman" w:hAnsi="Times New Roman" w:cs="Times New Roman"/>
        </w:rPr>
        <w:t>Product samples</w:t>
      </w:r>
      <w:r w:rsidRPr="00B510B4">
        <w:rPr>
          <w:rFonts w:ascii="Times New Roman" w:hAnsi="Times New Roman" w:cs="Times New Roman"/>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(e)</w:t>
      </w:r>
      <w:r w:rsidRPr="00B510B4">
        <w:rPr>
          <w:rStyle w:val="apple-converted-space"/>
          <w:rFonts w:ascii="Times New Roman" w:hAnsi="Times New Roman"/>
        </w:rPr>
        <w:t> </w:t>
      </w:r>
      <w:r w:rsidRPr="00B510B4">
        <w:rPr>
          <w:rStyle w:val="Emphasis"/>
          <w:rFonts w:ascii="Times New Roman" w:hAnsi="Times New Roman" w:cs="Times New Roman"/>
        </w:rPr>
        <w:t>Multiple offers</w:t>
      </w:r>
      <w:r w:rsidRPr="00B510B4">
        <w:rPr>
          <w:rFonts w:ascii="Times New Roman" w:hAnsi="Times New Roman" w:cs="Times New Roman"/>
        </w:rPr>
        <w:t>. Offerors are encouraged to submit multiple offers presenting alternative terms and conditions or commercial items for satisfying the requirements of this solicitation. Each offer submitted will be evaluated separately.</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(f) Late submissions, modifications, revisions, and withdrawals of offers.</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rsidR="003F184E" w:rsidRPr="003F184E" w:rsidRDefault="00B510B4" w:rsidP="003F184E">
      <w:pPr>
        <w:pStyle w:val="pindented3"/>
        <w:spacing w:line="180" w:lineRule="atLeast"/>
        <w:rPr>
          <w:rFonts w:ascii="Times New Roman" w:hAnsi="Times New Roman" w:cs="Times New Roman"/>
        </w:rPr>
      </w:pPr>
      <w:r w:rsidRPr="00B510B4">
        <w:rPr>
          <w:rFonts w:ascii="Times New Roman" w:hAnsi="Times New Roman" w:cs="Times New Roman"/>
        </w:rPr>
        <w:t>(A)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3F184E" w:rsidRPr="003F184E" w:rsidRDefault="00B510B4" w:rsidP="003F184E">
      <w:pPr>
        <w:pStyle w:val="pindented3"/>
        <w:spacing w:line="180" w:lineRule="atLeast"/>
        <w:rPr>
          <w:rFonts w:ascii="Times New Roman" w:hAnsi="Times New Roman" w:cs="Times New Roman"/>
        </w:rPr>
      </w:pPr>
      <w:r w:rsidRPr="00B510B4">
        <w:rPr>
          <w:rFonts w:ascii="Times New Roman" w:hAnsi="Times New Roman" w:cs="Times New Roman"/>
        </w:rPr>
        <w:t>(B) There is acceptable evidence to establish that it was received at the Government installation designated for receipt of offers and was under the Government’s control prior to the time set for receipt of offers; or</w:t>
      </w:r>
    </w:p>
    <w:p w:rsidR="003F184E" w:rsidRPr="003F184E" w:rsidRDefault="00B510B4" w:rsidP="003F184E">
      <w:pPr>
        <w:pStyle w:val="pindented3"/>
        <w:spacing w:line="180" w:lineRule="atLeast"/>
        <w:rPr>
          <w:rFonts w:ascii="Times New Roman" w:hAnsi="Times New Roman" w:cs="Times New Roman"/>
        </w:rPr>
      </w:pPr>
      <w:r w:rsidRPr="00B510B4">
        <w:rPr>
          <w:rFonts w:ascii="Times New Roman" w:hAnsi="Times New Roman" w:cs="Times New Roman"/>
        </w:rPr>
        <w:t>(C) If this solicitation is a request for proposals, it was the only proposal received.</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(ii) However, a late modification of an otherwise successful offer, that makes its terms more favorable to the Government, will be considered at any time it is received and may be accepted.</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lastRenderedPageBreak/>
        <w:t>(3)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(g)</w:t>
      </w:r>
      <w:r w:rsidRPr="00B510B4">
        <w:rPr>
          <w:rStyle w:val="apple-converted-space"/>
          <w:rFonts w:ascii="Times New Roman" w:hAnsi="Times New Roman"/>
        </w:rPr>
        <w:t> </w:t>
      </w:r>
      <w:r w:rsidRPr="00B510B4">
        <w:rPr>
          <w:rStyle w:val="Emphasis"/>
          <w:rFonts w:ascii="Times New Roman" w:hAnsi="Times New Roman" w:cs="Times New Roman"/>
        </w:rPr>
        <w:t>Contract award (not applicable to Invitation for Bids</w:t>
      </w:r>
      <w:r w:rsidRPr="00B510B4">
        <w:rPr>
          <w:rFonts w:ascii="Times New Roman" w:hAnsi="Times New Roman" w:cs="Times New Roman"/>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(h)</w:t>
      </w:r>
      <w:r w:rsidRPr="00B510B4">
        <w:rPr>
          <w:rStyle w:val="apple-converted-space"/>
          <w:rFonts w:ascii="Times New Roman" w:hAnsi="Times New Roman"/>
        </w:rPr>
        <w:t> </w:t>
      </w:r>
      <w:r w:rsidRPr="00B510B4">
        <w:rPr>
          <w:rStyle w:val="Emphasis"/>
          <w:rFonts w:ascii="Times New Roman" w:hAnsi="Times New Roman" w:cs="Times New Roman"/>
        </w:rPr>
        <w:t>Multiple awards</w:t>
      </w:r>
      <w:r w:rsidRPr="00B510B4">
        <w:rPr>
          <w:rFonts w:ascii="Times New Roman" w:hAnsi="Times New Roman" w:cs="Times New Roman"/>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(i) Availability of requirements documents cited in the solicitation. </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(1)(i) The GSA Index of Federal Specifications, Standards and Commercial Item Descriptions, FPMR Part 101-29, and copies of specifications, standards, and commercial item descriptions cited in this solicitation may be obtained for a fee by submitting a request to—</w:t>
      </w:r>
    </w:p>
    <w:p w:rsidR="003F184E" w:rsidRPr="003F184E" w:rsidRDefault="00B510B4" w:rsidP="003F184E">
      <w:pPr>
        <w:pStyle w:val="pbodyaltnoindent"/>
        <w:spacing w:line="150" w:lineRule="atLeast"/>
        <w:rPr>
          <w:rFonts w:ascii="Times New Roman" w:hAnsi="Times New Roman" w:cs="Times New Roman"/>
          <w:sz w:val="20"/>
          <w:szCs w:val="20"/>
        </w:rPr>
      </w:pPr>
      <w:r w:rsidRPr="00B510B4">
        <w:rPr>
          <w:rFonts w:ascii="Times New Roman" w:hAnsi="Times New Roman" w:cs="Times New Roman"/>
          <w:sz w:val="20"/>
          <w:szCs w:val="20"/>
        </w:rPr>
        <w:t>GSA Federal Supply Service Specifications Section</w:t>
      </w:r>
      <w:r w:rsidRPr="00B510B4">
        <w:rPr>
          <w:rFonts w:ascii="Times New Roman" w:hAnsi="Times New Roman" w:cs="Times New Roman"/>
          <w:sz w:val="20"/>
          <w:szCs w:val="20"/>
        </w:rPr>
        <w:br/>
        <w:t>Suite 8100</w:t>
      </w:r>
      <w:r w:rsidRPr="00B510B4">
        <w:rPr>
          <w:rFonts w:ascii="Times New Roman" w:hAnsi="Times New Roman" w:cs="Times New Roman"/>
          <w:sz w:val="20"/>
          <w:szCs w:val="20"/>
        </w:rPr>
        <w:br/>
        <w:t>470 East L’Enfant Plaza, SW</w:t>
      </w:r>
      <w:r w:rsidRPr="00B510B4">
        <w:rPr>
          <w:rFonts w:ascii="Times New Roman" w:hAnsi="Times New Roman" w:cs="Times New Roman"/>
          <w:sz w:val="20"/>
          <w:szCs w:val="20"/>
        </w:rPr>
        <w:br/>
        <w:t>Washington, DC 20407</w:t>
      </w:r>
    </w:p>
    <w:p w:rsidR="003F184E" w:rsidRPr="003F184E" w:rsidRDefault="00B510B4" w:rsidP="003F184E">
      <w:pPr>
        <w:pStyle w:val="pbodyaltnoindent"/>
        <w:spacing w:line="150" w:lineRule="atLeast"/>
        <w:rPr>
          <w:rFonts w:ascii="Times New Roman" w:hAnsi="Times New Roman" w:cs="Times New Roman"/>
          <w:sz w:val="20"/>
          <w:szCs w:val="20"/>
        </w:rPr>
      </w:pPr>
      <w:r w:rsidRPr="00B510B4">
        <w:rPr>
          <w:rFonts w:ascii="Times New Roman" w:hAnsi="Times New Roman" w:cs="Times New Roman"/>
          <w:sz w:val="20"/>
          <w:szCs w:val="20"/>
        </w:rPr>
        <w:t>Telephone (202) 619-8925</w:t>
      </w:r>
      <w:r w:rsidRPr="00B510B4">
        <w:rPr>
          <w:rFonts w:ascii="Times New Roman" w:hAnsi="Times New Roman" w:cs="Times New Roman"/>
          <w:sz w:val="20"/>
          <w:szCs w:val="20"/>
        </w:rPr>
        <w:br/>
        <w:t>Facsimile (202) 619-8978.</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(ii)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(i)(1)(i) of this provision. Additional copies will be issued for a fee.</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(2) Most unclassified Defense specifications and standards may be downloaded from the following ASSIST websites:</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 ASSIST (</w:t>
      </w:r>
      <w:hyperlink r:id="rId256" w:history="1">
        <w:r w:rsidRPr="00B510B4">
          <w:rPr>
            <w:rStyle w:val="Hyperlink"/>
            <w:rFonts w:ascii="Times New Roman" w:hAnsi="Times New Roman" w:cs="Times New Roman"/>
            <w:color w:val="9999CC"/>
          </w:rPr>
          <w:t>http://assist.daps.dla.mil</w:t>
        </w:r>
      </w:hyperlink>
      <w:r w:rsidRPr="00B510B4">
        <w:rPr>
          <w:rFonts w:ascii="Times New Roman" w:hAnsi="Times New Roman" w:cs="Times New Roman"/>
        </w:rPr>
        <w:t>).</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(ii) Quick Search (</w:t>
      </w:r>
      <w:hyperlink r:id="rId257" w:history="1">
        <w:r w:rsidRPr="00B510B4">
          <w:rPr>
            <w:rStyle w:val="Hyperlink"/>
            <w:rFonts w:ascii="Times New Roman" w:hAnsi="Times New Roman" w:cs="Times New Roman"/>
            <w:color w:val="9999CC"/>
          </w:rPr>
          <w:t>http://assist.daps.dla.mil/quicksearch</w:t>
        </w:r>
      </w:hyperlink>
      <w:r w:rsidRPr="00B510B4">
        <w:rPr>
          <w:rFonts w:ascii="Times New Roman" w:hAnsi="Times New Roman" w:cs="Times New Roman"/>
        </w:rPr>
        <w:t>).</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(iii) ASSISTdocs.com (</w:t>
      </w:r>
      <w:hyperlink r:id="rId258" w:history="1">
        <w:r w:rsidRPr="00B510B4">
          <w:rPr>
            <w:rStyle w:val="Hyperlink"/>
            <w:rFonts w:ascii="Times New Roman" w:hAnsi="Times New Roman" w:cs="Times New Roman"/>
            <w:color w:val="9999CC"/>
          </w:rPr>
          <w:t>http://assistdocs.com</w:t>
        </w:r>
      </w:hyperlink>
      <w:r w:rsidRPr="00B510B4">
        <w:rPr>
          <w:rFonts w:ascii="Times New Roman" w:hAnsi="Times New Roman" w:cs="Times New Roman"/>
        </w:rPr>
        <w:t>).</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(3) Documents not available from ASSIST may be ordered from the Department of Defense Single Stock Point (DoDSSP) by—</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 Using the ASSIST Shopping Wizard (</w:t>
      </w:r>
      <w:hyperlink r:id="rId259" w:history="1">
        <w:r w:rsidRPr="00B510B4">
          <w:rPr>
            <w:rStyle w:val="Hyperlink"/>
            <w:rFonts w:ascii="Times New Roman" w:hAnsi="Times New Roman" w:cs="Times New Roman"/>
            <w:color w:val="9999CC"/>
          </w:rPr>
          <w:t>http://assist.daps.dla.mil/wizard</w:t>
        </w:r>
      </w:hyperlink>
      <w:r w:rsidRPr="00B510B4">
        <w:rPr>
          <w:rFonts w:ascii="Times New Roman" w:hAnsi="Times New Roman" w:cs="Times New Roman"/>
        </w:rPr>
        <w:t>);</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(ii) Phoning the DoDSSP Customer Service Desk (215) 697-2179, Mon-Fri, 0730 to 1600 EST; or</w:t>
      </w:r>
    </w:p>
    <w:p w:rsidR="003F184E" w:rsidRPr="003F184E" w:rsidRDefault="00B510B4" w:rsidP="003F184E">
      <w:pPr>
        <w:pStyle w:val="pindented2"/>
        <w:spacing w:line="180" w:lineRule="atLeast"/>
        <w:rPr>
          <w:rFonts w:ascii="Times New Roman" w:hAnsi="Times New Roman" w:cs="Times New Roman"/>
        </w:rPr>
      </w:pPr>
      <w:r w:rsidRPr="00B510B4">
        <w:rPr>
          <w:rFonts w:ascii="Times New Roman" w:hAnsi="Times New Roman" w:cs="Times New Roman"/>
        </w:rPr>
        <w:t>(iii) Ordering from DoDSSP, Building 4, Section D, 700 Robbins Avenue, Philadelphia, PA 19111-5094, Telephone (215) 697-2667/2179, Facsimile (215) 697-1462.</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(4) Nongovernment (voluntary) standards must be obtained from the organization responsible for their preparation, publication, or maintenance.</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(j)</w:t>
      </w:r>
      <w:r w:rsidRPr="00B510B4">
        <w:rPr>
          <w:rStyle w:val="apple-converted-space"/>
          <w:rFonts w:ascii="Times New Roman" w:hAnsi="Times New Roman"/>
        </w:rPr>
        <w:t> </w:t>
      </w:r>
      <w:r w:rsidRPr="00B510B4">
        <w:rPr>
          <w:rStyle w:val="Emphasis"/>
          <w:rFonts w:ascii="Times New Roman" w:hAnsi="Times New Roman" w:cs="Times New Roman"/>
        </w:rPr>
        <w:t>Data Universal Numbering System (DUNS) Number.</w:t>
      </w:r>
      <w:r w:rsidRPr="00B510B4">
        <w:rPr>
          <w:rStyle w:val="apple-converted-space"/>
          <w:rFonts w:ascii="Times New Roman" w:hAnsi="Times New Roman"/>
          <w:i/>
          <w:iCs/>
        </w:rPr>
        <w:t> </w:t>
      </w:r>
      <w:r w:rsidRPr="00B510B4">
        <w:rPr>
          <w:rFonts w:ascii="Times New Roman" w:hAnsi="Times New Roman" w:cs="Times New Roman"/>
        </w:rPr>
        <w:t xml:space="preserve">(Applies to all offers exceeding $3,000, and offers of $3,000 or less if the solicitation requires the Contractor to be registered in the System for Award Management </w:t>
      </w:r>
      <w:r w:rsidRPr="00B510B4">
        <w:rPr>
          <w:rFonts w:ascii="Times New Roman" w:hAnsi="Times New Roman" w:cs="Times New Roman"/>
        </w:rPr>
        <w:lastRenderedPageBreak/>
        <w:t>(SAM) database.) The offeror shall enter, in the block with its name and address on the cover page of its offer, the annotation “DUNS” or “DUNS+4” followed by the DUNS or DUNS+4 number that identifies the offeror’s name and address. The DUNS+4 is the DUNS number plus a 4-character suffix that may be assigned at the discretion of the offeror to establish additional SAM records for identifying alternative Electronic Funds Transfer (EFT) accounts (see FAR </w:t>
      </w:r>
      <w:hyperlink r:id="rId260" w:anchor="wp1043964" w:history="1">
        <w:r w:rsidRPr="00B510B4">
          <w:rPr>
            <w:rStyle w:val="Hyperlink"/>
            <w:rFonts w:ascii="Times New Roman" w:hAnsi="Times New Roman" w:cs="Times New Roman"/>
            <w:color w:val="9999CC"/>
          </w:rPr>
          <w:t>Subpart 32.11</w:t>
        </w:r>
      </w:hyperlink>
      <w:r w:rsidRPr="00B510B4">
        <w:rPr>
          <w:rFonts w:ascii="Times New Roman" w:hAnsi="Times New Roman" w:cs="Times New Roman"/>
        </w:rPr>
        <w:t>) for the same concern. If the offeror does not have a DUNS number, it should contact Dun and Bradstreet directly to obtain one. An offeror within the United States may contact Dun and Bradstreet by calling 1-866-705-5711 or via the internet at</w:t>
      </w:r>
      <w:r w:rsidRPr="00B510B4">
        <w:rPr>
          <w:rStyle w:val="apple-converted-space"/>
          <w:rFonts w:ascii="Times New Roman" w:hAnsi="Times New Roman"/>
        </w:rPr>
        <w:t> </w:t>
      </w:r>
      <w:hyperlink r:id="rId261" w:history="1">
        <w:r w:rsidRPr="00B510B4">
          <w:rPr>
            <w:rStyle w:val="Hyperlink"/>
            <w:rFonts w:ascii="Times New Roman" w:hAnsi="Times New Roman" w:cs="Times New Roman"/>
            <w:color w:val="9999CC"/>
          </w:rPr>
          <w:t>http://fedgov.dnb.com/webform</w:t>
        </w:r>
      </w:hyperlink>
      <w:r w:rsidRPr="00B510B4">
        <w:rPr>
          <w:rFonts w:ascii="Times New Roman" w:hAnsi="Times New Roman" w:cs="Times New Roman"/>
        </w:rPr>
        <w:t>. An offeror located outside the United States must contact the local Dun and Bradstreet office for a DUNS number. The offeror should indicate that it is an offeror for a Government contract when contacting the local Dun and Bradstreet office.</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(k)</w:t>
      </w:r>
      <w:r w:rsidRPr="00B510B4">
        <w:rPr>
          <w:rStyle w:val="apple-converted-space"/>
          <w:rFonts w:ascii="Times New Roman" w:hAnsi="Times New Roman"/>
        </w:rPr>
        <w:t> </w:t>
      </w:r>
      <w:r w:rsidRPr="00B510B4">
        <w:rPr>
          <w:rFonts w:ascii="Times New Roman" w:hAnsi="Times New Roman" w:cs="Times New Roman"/>
          <w:i/>
          <w:iCs/>
        </w:rPr>
        <w:t>System for Award Management</w:t>
      </w:r>
      <w:r w:rsidRPr="00B510B4">
        <w:rPr>
          <w:rFonts w:ascii="Times New Roman" w:hAnsi="Times New Roman" w:cs="Times New Roman"/>
        </w:rPr>
        <w:t>. Unless exempted by an addendum to this solicitation, by submission of an offer, the offeror acknowledges the requirement that a prospective awardee shall be registered in the SAM database prior to award, during performance and through final payment of any contract resulting from this solicitation. If the Offeror does not become registered in the SAM database in the time prescribed by the Contracting Officer, the Contracting Officer will proceed to award to the next otherwise successful registered Offeror. Offerors may obtain information on registration and annual confirmation requirements via the SAM database accessed through</w:t>
      </w:r>
      <w:r w:rsidRPr="00B510B4">
        <w:rPr>
          <w:rStyle w:val="apple-converted-space"/>
          <w:rFonts w:ascii="Times New Roman" w:hAnsi="Times New Roman"/>
        </w:rPr>
        <w:t> </w:t>
      </w:r>
      <w:hyperlink r:id="rId262" w:history="1">
        <w:r w:rsidRPr="00B510B4">
          <w:rPr>
            <w:rStyle w:val="Hyperlink"/>
            <w:rFonts w:ascii="Times New Roman" w:hAnsi="Times New Roman" w:cs="Times New Roman"/>
            <w:color w:val="9999CC"/>
          </w:rPr>
          <w:t>https://www.acquisition.gov</w:t>
        </w:r>
      </w:hyperlink>
      <w:r w:rsidRPr="00B510B4">
        <w:rPr>
          <w:rFonts w:ascii="Times New Roman" w:hAnsi="Times New Roman" w:cs="Times New Roman"/>
        </w:rPr>
        <w:t>.</w:t>
      </w:r>
    </w:p>
    <w:p w:rsidR="003F184E" w:rsidRPr="003F184E" w:rsidRDefault="00B510B4" w:rsidP="003F184E">
      <w:pPr>
        <w:pStyle w:val="pbody"/>
        <w:spacing w:line="180" w:lineRule="atLeast"/>
        <w:rPr>
          <w:rFonts w:ascii="Times New Roman" w:hAnsi="Times New Roman" w:cs="Times New Roman"/>
        </w:rPr>
      </w:pPr>
      <w:r w:rsidRPr="00B510B4">
        <w:rPr>
          <w:rFonts w:ascii="Times New Roman" w:hAnsi="Times New Roman" w:cs="Times New Roman"/>
        </w:rPr>
        <w:t>(l)</w:t>
      </w:r>
      <w:r w:rsidRPr="00B510B4">
        <w:rPr>
          <w:rStyle w:val="apple-converted-space"/>
          <w:rFonts w:ascii="Times New Roman" w:hAnsi="Times New Roman"/>
        </w:rPr>
        <w:t> </w:t>
      </w:r>
      <w:r w:rsidRPr="00B510B4">
        <w:rPr>
          <w:rStyle w:val="Emphasis"/>
          <w:rFonts w:ascii="Times New Roman" w:hAnsi="Times New Roman" w:cs="Times New Roman"/>
        </w:rPr>
        <w:t>Debriefing</w:t>
      </w:r>
      <w:r w:rsidRPr="00B510B4">
        <w:rPr>
          <w:rFonts w:ascii="Times New Roman" w:hAnsi="Times New Roman" w:cs="Times New Roman"/>
        </w:rPr>
        <w:t>. If a post-award debriefing is given to requesting offerors, the Government shall disclose the following information, if applicable:</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(1) The agency’s evaluation of the significant weak or deficient factors in the debriefed offeror’s offer.</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(2) The overall evaluated cost or price and technical rating of the successful and the debriefed offeror and past performance information on the debriefed offeror.</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(3) The overall ranking of all offerors, when any ranking was developed by the agency during source selection.</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(4) A summary of the rationale for award;</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(5) For acquisitions of commercial items, the make and model of the item to be delivered by the successful offeror.</w:t>
      </w:r>
    </w:p>
    <w:p w:rsidR="003F184E" w:rsidRPr="003F184E" w:rsidRDefault="00B510B4" w:rsidP="003F184E">
      <w:pPr>
        <w:pStyle w:val="pindented1"/>
        <w:spacing w:line="180" w:lineRule="atLeast"/>
        <w:rPr>
          <w:rFonts w:ascii="Times New Roman" w:hAnsi="Times New Roman" w:cs="Times New Roman"/>
        </w:rPr>
      </w:pPr>
      <w:r w:rsidRPr="00B510B4">
        <w:rPr>
          <w:rFonts w:ascii="Times New Roman" w:hAnsi="Times New Roman" w:cs="Times New Roman"/>
        </w:rPr>
        <w:t>(6) Reasonable responses to relevant questions posed by the debriefed offeror as to whether source-selection procedures set forth in the solicitation, applicable regulations, and other applicable authorities were followed by the agency.</w:t>
      </w:r>
    </w:p>
    <w:p w:rsidR="003F184E" w:rsidRPr="003F184E" w:rsidRDefault="00B510B4" w:rsidP="003F184E">
      <w:pPr>
        <w:pStyle w:val="pbodyctr"/>
        <w:spacing w:line="180" w:lineRule="atLeast"/>
        <w:rPr>
          <w:rFonts w:ascii="Times New Roman" w:hAnsi="Times New Roman" w:cs="Times New Roman"/>
        </w:rPr>
      </w:pPr>
      <w:r w:rsidRPr="00B510B4">
        <w:rPr>
          <w:rFonts w:ascii="Times New Roman" w:hAnsi="Times New Roman" w:cs="Times New Roman"/>
        </w:rPr>
        <w:t>(End of provision)</w:t>
      </w:r>
    </w:p>
    <w:p w:rsidR="000F1A99" w:rsidRPr="00C32362" w:rsidRDefault="000F1A99" w:rsidP="00B62A89"/>
    <w:p w:rsidR="000F1A99" w:rsidRPr="00C32362" w:rsidRDefault="000F1A99" w:rsidP="00B62A89">
      <w:bookmarkStart w:id="1241" w:name="wp1179128"/>
      <w:bookmarkStart w:id="1242" w:name="wp1179129"/>
      <w:bookmarkStart w:id="1243" w:name="wp1179130"/>
      <w:bookmarkStart w:id="1244" w:name="wp1179131"/>
      <w:bookmarkStart w:id="1245" w:name="wp1179132"/>
      <w:bookmarkStart w:id="1246" w:name="wp1179133"/>
      <w:bookmarkStart w:id="1247" w:name="wp1179134"/>
      <w:bookmarkStart w:id="1248" w:name="wp1179135"/>
      <w:bookmarkStart w:id="1249" w:name="wp1179136"/>
      <w:bookmarkStart w:id="1250" w:name="wp1179137"/>
      <w:bookmarkStart w:id="1251" w:name="wp1179138"/>
      <w:bookmarkStart w:id="1252" w:name="wp1179139"/>
      <w:bookmarkStart w:id="1253" w:name="wp1179140"/>
      <w:bookmarkStart w:id="1254" w:name="wp1179141"/>
      <w:bookmarkStart w:id="1255" w:name="wp1179142"/>
      <w:bookmarkStart w:id="1256" w:name="wp1179143"/>
      <w:bookmarkStart w:id="1257" w:name="wp1179144"/>
      <w:bookmarkStart w:id="1258" w:name="wp1179145"/>
      <w:bookmarkStart w:id="1259" w:name="wp1179146"/>
      <w:bookmarkStart w:id="1260" w:name="wp1179147"/>
      <w:bookmarkStart w:id="1261" w:name="wp1179148"/>
      <w:bookmarkStart w:id="1262" w:name="wp1179149"/>
      <w:bookmarkStart w:id="1263" w:name="wp1179150"/>
      <w:bookmarkStart w:id="1264" w:name="wp1179151"/>
      <w:bookmarkStart w:id="1265" w:name="wp1204552"/>
      <w:bookmarkStart w:id="1266" w:name="wp1179153"/>
      <w:bookmarkStart w:id="1267" w:name="wp1179154"/>
      <w:bookmarkStart w:id="1268" w:name="wp1179155"/>
      <w:bookmarkStart w:id="1269" w:name="wp1179156"/>
      <w:bookmarkStart w:id="1270" w:name="wp1179157"/>
      <w:bookmarkStart w:id="1271" w:name="wp1179158"/>
      <w:bookmarkStart w:id="1272" w:name="wp1182704"/>
      <w:bookmarkStart w:id="1273" w:name="wp1182705"/>
      <w:bookmarkStart w:id="1274" w:name="wp1182707"/>
      <w:bookmarkStart w:id="1275" w:name="wp1182709"/>
      <w:bookmarkStart w:id="1276" w:name="wp1182711"/>
      <w:bookmarkStart w:id="1277" w:name="wp1182729"/>
      <w:bookmarkStart w:id="1278" w:name="wp1182731"/>
      <w:bookmarkStart w:id="1279" w:name="wp1182733"/>
      <w:bookmarkStart w:id="1280" w:name="wp1182735"/>
      <w:bookmarkStart w:id="1281" w:name="wp1182737"/>
      <w:bookmarkStart w:id="1282" w:name="wp1187177"/>
      <w:bookmarkStart w:id="1283" w:name="wp1179169"/>
      <w:bookmarkStart w:id="1284" w:name="wp1179170"/>
      <w:bookmarkStart w:id="1285" w:name="wp1179171"/>
      <w:bookmarkStart w:id="1286" w:name="wp1179172"/>
      <w:bookmarkStart w:id="1287" w:name="wp1179173"/>
      <w:bookmarkStart w:id="1288" w:name="wp1179174"/>
      <w:bookmarkStart w:id="1289" w:name="wp1179175"/>
      <w:bookmarkStart w:id="1290" w:name="wp1179176"/>
      <w:bookmarkStart w:id="1291" w:name="wp1179177"/>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p>
    <w:p w:rsidR="00B62A89" w:rsidRPr="00C32362" w:rsidRDefault="00B62A89" w:rsidP="00B62A89">
      <w:pPr>
        <w:pStyle w:val="Heading3"/>
      </w:pPr>
      <w:bookmarkStart w:id="1292" w:name="_Toc127245241"/>
      <w:bookmarkStart w:id="1293" w:name="_Toc349561389"/>
      <w:bookmarkStart w:id="1294" w:name="_Toc349567605"/>
      <w:bookmarkStart w:id="1295" w:name="_Toc359425693"/>
      <w:bookmarkStart w:id="1296" w:name="_Toc361312850"/>
      <w:bookmarkStart w:id="1297" w:name="_Toc361314093"/>
      <w:bookmarkStart w:id="1298" w:name="_Toc364329445"/>
      <w:bookmarkStart w:id="1299" w:name="_Toc370288409"/>
      <w:r w:rsidRPr="00C32362">
        <w:t>A.3.1. COMMUNICATIONS REGARDING THIS SOLICITATION (GSFC 52.215-96) (AUG 2000)</w:t>
      </w:r>
      <w:bookmarkEnd w:id="1292"/>
      <w:bookmarkEnd w:id="1293"/>
      <w:bookmarkEnd w:id="1294"/>
      <w:bookmarkEnd w:id="1295"/>
      <w:bookmarkEnd w:id="1296"/>
      <w:bookmarkEnd w:id="1297"/>
      <w:bookmarkEnd w:id="1298"/>
      <w:bookmarkEnd w:id="1299"/>
    </w:p>
    <w:p w:rsidR="00B62A89" w:rsidRPr="00C32362" w:rsidRDefault="00B62A89" w:rsidP="00B62A89">
      <w:r w:rsidRPr="00C32362">
        <w:t>Any questions or comments regarding this solicitation shall cite the solicitation number and be directed to the following Government representative:</w:t>
      </w:r>
    </w:p>
    <w:p w:rsidR="00B62A89" w:rsidRPr="00C32362" w:rsidRDefault="00B62A89" w:rsidP="00B62A89"/>
    <w:p w:rsidR="00B62A89" w:rsidRPr="00CA2BFA" w:rsidRDefault="00CA2BFA" w:rsidP="00B62A89">
      <w:pPr>
        <w:rPr>
          <w:highlight w:val="yellow"/>
        </w:rPr>
      </w:pPr>
      <w:r>
        <w:rPr>
          <w:highlight w:val="yellow"/>
        </w:rPr>
        <w:t>Name:</w:t>
      </w:r>
      <w:r>
        <w:rPr>
          <w:highlight w:val="yellow"/>
        </w:rPr>
        <w:tab/>
        <w:t>LaShawn Davis</w:t>
      </w:r>
    </w:p>
    <w:p w:rsidR="00B62A89" w:rsidRPr="00CA2BFA" w:rsidRDefault="00B62A89" w:rsidP="00B62A89">
      <w:pPr>
        <w:rPr>
          <w:highlight w:val="yellow"/>
        </w:rPr>
      </w:pPr>
      <w:r w:rsidRPr="00CA2BFA">
        <w:rPr>
          <w:highlight w:val="yellow"/>
        </w:rPr>
        <w:t>E-mail:</w:t>
      </w:r>
      <w:r w:rsidRPr="00CA2BFA">
        <w:rPr>
          <w:highlight w:val="yellow"/>
        </w:rPr>
        <w:tab/>
      </w:r>
      <w:r w:rsidR="00A03D41">
        <w:rPr>
          <w:highlight w:val="yellow"/>
        </w:rPr>
        <w:t>s</w:t>
      </w:r>
      <w:r w:rsidR="00684B58" w:rsidRPr="00CA2BFA">
        <w:rPr>
          <w:highlight w:val="yellow"/>
        </w:rPr>
        <w:t>ewp5@sewp.nasa.gov</w:t>
      </w:r>
      <w:r w:rsidRPr="00CA2BFA">
        <w:rPr>
          <w:highlight w:val="yellow"/>
        </w:rPr>
        <w:t xml:space="preserve"> </w:t>
      </w:r>
    </w:p>
    <w:p w:rsidR="00B62A89" w:rsidRPr="00CA2BFA" w:rsidRDefault="00B62A89" w:rsidP="00B62A89">
      <w:pPr>
        <w:rPr>
          <w:highlight w:val="yellow"/>
        </w:rPr>
      </w:pPr>
      <w:r w:rsidRPr="00CA2BFA">
        <w:rPr>
          <w:highlight w:val="yellow"/>
        </w:rPr>
        <w:t>Phone:    301-614-7100</w:t>
      </w:r>
      <w:r w:rsidR="00E92912" w:rsidRPr="00CA2BFA">
        <w:rPr>
          <w:highlight w:val="yellow"/>
        </w:rPr>
        <w:t xml:space="preserve"> –( Collect calls not accepted)</w:t>
      </w:r>
    </w:p>
    <w:p w:rsidR="00B62A89" w:rsidRPr="00CA2BFA" w:rsidRDefault="00B62A89" w:rsidP="00B62A89">
      <w:pPr>
        <w:rPr>
          <w:highlight w:val="yellow"/>
        </w:rPr>
      </w:pPr>
      <w:r w:rsidRPr="00CA2BFA">
        <w:rPr>
          <w:highlight w:val="yellow"/>
        </w:rPr>
        <w:t xml:space="preserve">FAX: </w:t>
      </w:r>
      <w:r w:rsidRPr="00CA2BFA">
        <w:rPr>
          <w:highlight w:val="yellow"/>
        </w:rPr>
        <w:tab/>
        <w:t>301-614-7134</w:t>
      </w:r>
    </w:p>
    <w:p w:rsidR="00B62A89" w:rsidRPr="00CA2BFA" w:rsidRDefault="00B62A89" w:rsidP="00B62A89">
      <w:pPr>
        <w:rPr>
          <w:highlight w:val="yellow"/>
        </w:rPr>
      </w:pPr>
    </w:p>
    <w:p w:rsidR="00B62A89" w:rsidRPr="00CA2BFA" w:rsidRDefault="00B62A89" w:rsidP="00B62A89">
      <w:pPr>
        <w:rPr>
          <w:highlight w:val="yellow"/>
        </w:rPr>
      </w:pPr>
      <w:r w:rsidRPr="00CA2BFA">
        <w:rPr>
          <w:highlight w:val="yellow"/>
        </w:rPr>
        <w:t xml:space="preserve">*Address:  </w:t>
      </w:r>
      <w:r w:rsidRPr="00CA2BFA">
        <w:rPr>
          <w:highlight w:val="yellow"/>
        </w:rPr>
        <w:tab/>
        <w:t>NASA/Goddard Space Flight Center</w:t>
      </w:r>
    </w:p>
    <w:p w:rsidR="00B62A89" w:rsidRDefault="00B62A89" w:rsidP="00B62A89">
      <w:pPr>
        <w:rPr>
          <w:highlight w:val="yellow"/>
        </w:rPr>
      </w:pPr>
      <w:r w:rsidRPr="00CA2BFA">
        <w:rPr>
          <w:highlight w:val="yellow"/>
        </w:rPr>
        <w:tab/>
      </w:r>
      <w:r w:rsidRPr="00CA2BFA">
        <w:rPr>
          <w:highlight w:val="yellow"/>
        </w:rPr>
        <w:tab/>
        <w:t>8800 Greenbelt Road</w:t>
      </w:r>
    </w:p>
    <w:p w:rsidR="00CA2BFA" w:rsidRDefault="00CA2BFA" w:rsidP="00CA2BFA">
      <w:pPr>
        <w:rPr>
          <w:highlight w:val="yellow"/>
        </w:rPr>
      </w:pPr>
      <w:r>
        <w:rPr>
          <w:highlight w:val="yellow"/>
        </w:rPr>
        <w:tab/>
      </w:r>
      <w:r>
        <w:rPr>
          <w:highlight w:val="yellow"/>
        </w:rPr>
        <w:tab/>
        <w:t>Mail Stop: 210</w:t>
      </w:r>
    </w:p>
    <w:p w:rsidR="00B62A89" w:rsidRPr="00CA2BFA" w:rsidRDefault="00B62A89" w:rsidP="00CA2BFA">
      <w:pPr>
        <w:ind w:left="720" w:firstLine="720"/>
        <w:rPr>
          <w:highlight w:val="yellow"/>
        </w:rPr>
      </w:pPr>
      <w:r w:rsidRPr="00CA2BFA">
        <w:rPr>
          <w:highlight w:val="yellow"/>
        </w:rPr>
        <w:t xml:space="preserve">Attention: </w:t>
      </w:r>
      <w:r w:rsidR="00CA2BFA">
        <w:rPr>
          <w:highlight w:val="yellow"/>
        </w:rPr>
        <w:t>LaShawn Davis</w:t>
      </w:r>
      <w:r w:rsidRPr="00CA2BFA">
        <w:rPr>
          <w:highlight w:val="yellow"/>
        </w:rPr>
        <w:t xml:space="preserve"> </w:t>
      </w:r>
      <w:r w:rsidRPr="00CA2BFA">
        <w:rPr>
          <w:highlight w:val="yellow"/>
        </w:rPr>
        <w:tab/>
      </w:r>
      <w:r w:rsidRPr="00CA2BFA">
        <w:rPr>
          <w:highlight w:val="yellow"/>
        </w:rPr>
        <w:tab/>
      </w:r>
    </w:p>
    <w:p w:rsidR="00B62A89" w:rsidRPr="00C32362" w:rsidRDefault="00B62A89" w:rsidP="00B62A89">
      <w:pPr>
        <w:ind w:left="720" w:firstLine="720"/>
      </w:pPr>
      <w:r w:rsidRPr="00CA2BFA">
        <w:rPr>
          <w:highlight w:val="yellow"/>
        </w:rPr>
        <w:t>Greenbelt, MD  20771</w:t>
      </w:r>
    </w:p>
    <w:p w:rsidR="00B62A89" w:rsidRPr="00C32362" w:rsidRDefault="00B62A89" w:rsidP="00B62A89">
      <w:r w:rsidRPr="00C32362">
        <w:tab/>
      </w:r>
      <w:r w:rsidRPr="00C32362">
        <w:tab/>
        <w:t xml:space="preserve"> </w:t>
      </w:r>
    </w:p>
    <w:p w:rsidR="00B62A89" w:rsidRPr="00C32362" w:rsidRDefault="00B62A89" w:rsidP="00B62A89">
      <w:pPr>
        <w:tabs>
          <w:tab w:val="left" w:pos="-1440"/>
        </w:tabs>
        <w:jc w:val="center"/>
      </w:pPr>
    </w:p>
    <w:p w:rsidR="00B62A89" w:rsidRPr="00C32362" w:rsidRDefault="00B62A89" w:rsidP="00B62A89">
      <w:pPr>
        <w:pStyle w:val="BodyText2"/>
        <w:rPr>
          <w:rFonts w:ascii="Times New Roman" w:hAnsi="Times New Roman"/>
          <w:color w:val="auto"/>
        </w:rPr>
      </w:pPr>
      <w:r w:rsidRPr="00C32362">
        <w:rPr>
          <w:rFonts w:ascii="Times New Roman" w:hAnsi="Times New Roman"/>
          <w:color w:val="auto"/>
        </w:rPr>
        <w:t>The Government will answer relevant and appropriate questions regarding this solicitation.  Any offeror questions should be submitted as soon as possible.</w:t>
      </w:r>
    </w:p>
    <w:p w:rsidR="00B62A89" w:rsidRPr="00C32362" w:rsidRDefault="00B62A89" w:rsidP="00B62A89">
      <w:pPr>
        <w:tabs>
          <w:tab w:val="left" w:pos="-1440"/>
        </w:tabs>
        <w:jc w:val="center"/>
      </w:pPr>
    </w:p>
    <w:p w:rsidR="00B62A89" w:rsidRPr="00C32362" w:rsidRDefault="00B62A89" w:rsidP="00B62A89">
      <w:pPr>
        <w:tabs>
          <w:tab w:val="left" w:pos="-1440"/>
        </w:tabs>
        <w:jc w:val="center"/>
      </w:pPr>
      <w:r w:rsidRPr="00C32362">
        <w:t>(End of provision)</w:t>
      </w:r>
    </w:p>
    <w:p w:rsidR="00B62A89" w:rsidRPr="00C32362" w:rsidRDefault="00B62A89" w:rsidP="00B62A89">
      <w:pPr>
        <w:tabs>
          <w:tab w:val="left" w:pos="-1440"/>
        </w:tabs>
        <w:jc w:val="center"/>
      </w:pPr>
    </w:p>
    <w:p w:rsidR="00B62A89" w:rsidRPr="00C32362" w:rsidRDefault="00B62A89" w:rsidP="00B62A89">
      <w:pPr>
        <w:pStyle w:val="Heading3"/>
      </w:pPr>
      <w:bookmarkStart w:id="1300" w:name="_Toc127245242"/>
      <w:bookmarkStart w:id="1301" w:name="_Toc349561390"/>
      <w:bookmarkStart w:id="1302" w:name="_Toc349567606"/>
      <w:bookmarkStart w:id="1303" w:name="_Toc359425694"/>
      <w:bookmarkStart w:id="1304" w:name="_Toc361312851"/>
      <w:bookmarkStart w:id="1305" w:name="_Toc361314094"/>
      <w:bookmarkStart w:id="1306" w:name="_Toc364329446"/>
      <w:bookmarkStart w:id="1307" w:name="_Toc370288410"/>
      <w:r w:rsidRPr="00C32362">
        <w:t>A.3.2. OFFER ACCEPTANCE PERIOD</w:t>
      </w:r>
      <w:bookmarkEnd w:id="1300"/>
      <w:bookmarkEnd w:id="1301"/>
      <w:bookmarkEnd w:id="1302"/>
      <w:bookmarkEnd w:id="1303"/>
      <w:bookmarkEnd w:id="1304"/>
      <w:bookmarkEnd w:id="1305"/>
      <w:bookmarkEnd w:id="1306"/>
      <w:bookmarkEnd w:id="1307"/>
    </w:p>
    <w:p w:rsidR="00B62A89" w:rsidRPr="00C32362" w:rsidRDefault="00B62A89" w:rsidP="00B62A89">
      <w:r w:rsidRPr="00C32362">
        <w:t xml:space="preserve">The offeror's proposal shall remain valid for a period of not less than </w:t>
      </w:r>
      <w:r w:rsidRPr="00C32362">
        <w:rPr>
          <w:b/>
        </w:rPr>
        <w:t>180 calendar days</w:t>
      </w:r>
      <w:r w:rsidRPr="00C32362">
        <w:t>.</w:t>
      </w:r>
    </w:p>
    <w:p w:rsidR="00B62A89" w:rsidRPr="00C32362" w:rsidRDefault="00B62A89" w:rsidP="00B62A89"/>
    <w:p w:rsidR="00B62A89" w:rsidRPr="00C32362" w:rsidRDefault="00B62A89" w:rsidP="00B62A89">
      <w:pPr>
        <w:tabs>
          <w:tab w:val="left" w:pos="-1440"/>
        </w:tabs>
        <w:jc w:val="center"/>
      </w:pPr>
      <w:r w:rsidRPr="00C32362">
        <w:t>(End of text)</w:t>
      </w:r>
    </w:p>
    <w:p w:rsidR="00B62A89" w:rsidRPr="00C32362" w:rsidRDefault="00B62A89" w:rsidP="00B62A89">
      <w:pPr>
        <w:jc w:val="center"/>
      </w:pPr>
    </w:p>
    <w:p w:rsidR="00B62A89" w:rsidRPr="00C32362" w:rsidRDefault="00B62A89" w:rsidP="00B62A89">
      <w:pPr>
        <w:pStyle w:val="Heading3"/>
      </w:pPr>
      <w:bookmarkStart w:id="1308" w:name="_Toc127245243"/>
      <w:bookmarkStart w:id="1309" w:name="_Toc349561391"/>
      <w:bookmarkStart w:id="1310" w:name="_Toc349567607"/>
      <w:bookmarkStart w:id="1311" w:name="_Toc359425695"/>
      <w:bookmarkStart w:id="1312" w:name="_Toc361312852"/>
      <w:bookmarkStart w:id="1313" w:name="_Toc361314095"/>
      <w:bookmarkStart w:id="1314" w:name="_Toc364329447"/>
      <w:bookmarkStart w:id="1315" w:name="_Toc370288411"/>
      <w:r w:rsidRPr="00C32362">
        <w:t>A.3.3. TYPE OF CONTRACT (52.216-1) (APR 1984)</w:t>
      </w:r>
      <w:bookmarkEnd w:id="1308"/>
      <w:bookmarkEnd w:id="1309"/>
      <w:bookmarkEnd w:id="1310"/>
      <w:bookmarkEnd w:id="1311"/>
      <w:bookmarkEnd w:id="1312"/>
      <w:bookmarkEnd w:id="1313"/>
      <w:bookmarkEnd w:id="1314"/>
      <w:bookmarkEnd w:id="1315"/>
    </w:p>
    <w:p w:rsidR="00B62A89" w:rsidRPr="00C32362" w:rsidRDefault="00B62A89" w:rsidP="00B62A89">
      <w:r w:rsidRPr="00C32362">
        <w:t xml:space="preserve">The Government contemplates awarding multiple firm-fixed price (FFP), indefinite delivery/indefinite quantity (IDIQ) contracts resulting from this solicitation.  </w:t>
      </w:r>
    </w:p>
    <w:p w:rsidR="00B62A89" w:rsidRPr="00C32362" w:rsidRDefault="00B62A89" w:rsidP="00B62A89">
      <w:pPr>
        <w:pStyle w:val="BodyTextIndent2"/>
        <w:jc w:val="center"/>
        <w:rPr>
          <w:color w:val="auto"/>
        </w:rPr>
      </w:pPr>
      <w:r w:rsidRPr="00C32362">
        <w:rPr>
          <w:color w:val="auto"/>
        </w:rPr>
        <w:t>(End of provision)</w:t>
      </w:r>
    </w:p>
    <w:p w:rsidR="00B62A89" w:rsidRPr="00C32362" w:rsidRDefault="00B62A89" w:rsidP="00B62A89">
      <w:pPr>
        <w:rPr>
          <w:b/>
        </w:rPr>
      </w:pPr>
    </w:p>
    <w:p w:rsidR="00B62A89" w:rsidRPr="00C32362" w:rsidRDefault="00B62A89" w:rsidP="00B62A89">
      <w:pPr>
        <w:rPr>
          <w:b/>
        </w:rPr>
      </w:pPr>
    </w:p>
    <w:p w:rsidR="00B62A89" w:rsidRPr="00C32362" w:rsidRDefault="005E1F82" w:rsidP="00B62A89">
      <w:pPr>
        <w:pStyle w:val="Heading3"/>
      </w:pPr>
      <w:bookmarkStart w:id="1316" w:name="_Toc127245245"/>
      <w:bookmarkStart w:id="1317" w:name="_Toc349561392"/>
      <w:bookmarkStart w:id="1318" w:name="_Toc349567608"/>
      <w:bookmarkStart w:id="1319" w:name="_Toc359425696"/>
      <w:bookmarkStart w:id="1320" w:name="_Toc361312853"/>
      <w:bookmarkStart w:id="1321" w:name="_Toc361314096"/>
      <w:bookmarkStart w:id="1322" w:name="_Toc364329448"/>
      <w:bookmarkStart w:id="1323" w:name="_Toc370288412"/>
      <w:r w:rsidRPr="00C32362">
        <w:t>A.3.4 SERVICE</w:t>
      </w:r>
      <w:r w:rsidR="00B62A89" w:rsidRPr="00C32362">
        <w:t xml:space="preserve"> OF PROTEST (52.233</w:t>
      </w:r>
      <w:r w:rsidR="00B62A89" w:rsidRPr="00C32362">
        <w:noBreakHyphen/>
        <w:t>2) (</w:t>
      </w:r>
      <w:r w:rsidR="00E92069" w:rsidRPr="00C32362">
        <w:t>SEP 2006</w:t>
      </w:r>
      <w:r w:rsidR="00B62A89" w:rsidRPr="00C32362">
        <w:t>)</w:t>
      </w:r>
      <w:bookmarkEnd w:id="1316"/>
      <w:bookmarkEnd w:id="1317"/>
      <w:bookmarkEnd w:id="1318"/>
      <w:bookmarkEnd w:id="1319"/>
      <w:bookmarkEnd w:id="1320"/>
      <w:bookmarkEnd w:id="1321"/>
      <w:bookmarkEnd w:id="1322"/>
      <w:bookmarkEnd w:id="1323"/>
    </w:p>
    <w:p w:rsidR="00E92069" w:rsidRPr="00C32362" w:rsidRDefault="00E92069" w:rsidP="00E92069">
      <w:pPr>
        <w:pStyle w:val="pbody"/>
        <w:rPr>
          <w:rFonts w:ascii="Times New Roman" w:hAnsi="Times New Roman" w:cs="Times New Roman"/>
        </w:rPr>
      </w:pPr>
      <w:r w:rsidRPr="00C32362">
        <w:rPr>
          <w:rFonts w:ascii="Times New Roman" w:hAnsi="Times New Roman" w:cs="Times New Roman"/>
        </w:rPr>
        <w:t xml:space="preserve">(a) Protests, as defined in section </w:t>
      </w:r>
      <w:hyperlink r:id="rId263" w:anchor="wp1089550" w:history="1">
        <w:r w:rsidRPr="00C32362">
          <w:rPr>
            <w:rStyle w:val="Hyperlink"/>
            <w:rFonts w:ascii="Times New Roman" w:hAnsi="Times New Roman" w:cs="Times New Roman"/>
          </w:rPr>
          <w:t>31.101</w:t>
        </w:r>
      </w:hyperlink>
      <w:r w:rsidRPr="00C32362">
        <w:rPr>
          <w:rFonts w:ascii="Times New Roman" w:hAnsi="Times New Roman" w:cs="Times New Roman"/>
        </w:rPr>
        <w:t xml:space="preserve">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rsidR="00E92069" w:rsidRPr="00C32362" w:rsidRDefault="00E92069" w:rsidP="00E92069">
      <w:pPr>
        <w:pStyle w:val="pbody"/>
        <w:rPr>
          <w:rFonts w:ascii="Times New Roman" w:hAnsi="Times New Roman" w:cs="Times New Roman"/>
        </w:rPr>
      </w:pPr>
      <w:bookmarkStart w:id="1324" w:name="wp1113327"/>
      <w:bookmarkEnd w:id="1324"/>
    </w:p>
    <w:p w:rsidR="00B62A89" w:rsidRPr="00C32362" w:rsidRDefault="00B62A89" w:rsidP="00B62A89"/>
    <w:p w:rsidR="00B62A89" w:rsidRPr="00C32362" w:rsidRDefault="00B62A89" w:rsidP="00B62A89">
      <w:r w:rsidRPr="00C32362">
        <w:t>Dock Master</w:t>
      </w:r>
    </w:p>
    <w:p w:rsidR="00B62A89" w:rsidRPr="00C32362" w:rsidRDefault="00B62A89" w:rsidP="00B62A89">
      <w:r w:rsidRPr="00C32362">
        <w:t>Goddard Space Flight Center</w:t>
      </w:r>
    </w:p>
    <w:p w:rsidR="00B62A89" w:rsidRPr="00C32362" w:rsidRDefault="00B62A89" w:rsidP="00B62A89">
      <w:r w:rsidRPr="00C32362">
        <w:t>Greenbelt, MD  20771</w:t>
      </w:r>
    </w:p>
    <w:p w:rsidR="00B62A89" w:rsidRPr="00C32362" w:rsidRDefault="00B62A89" w:rsidP="00B62A89">
      <w:r w:rsidRPr="00C32362">
        <w:t xml:space="preserve">Building </w:t>
      </w:r>
      <w:r w:rsidR="00CC6EAE" w:rsidRPr="00C32362">
        <w:t>35</w:t>
      </w:r>
      <w:r w:rsidRPr="00C32362">
        <w:t>—Shipping and Receiving Dock</w:t>
      </w:r>
    </w:p>
    <w:p w:rsidR="00B62A89" w:rsidRPr="00C32362" w:rsidRDefault="00B62A89" w:rsidP="00B62A89"/>
    <w:p w:rsidR="00B62A89" w:rsidRPr="00C32362" w:rsidRDefault="00B62A89" w:rsidP="00B62A89">
      <w:r w:rsidRPr="00C32362">
        <w:t>Prominently mark the envelope or package as follows:</w:t>
      </w:r>
    </w:p>
    <w:p w:rsidR="00B62A89" w:rsidRPr="00C32362" w:rsidRDefault="00B62A89" w:rsidP="00B62A89"/>
    <w:p w:rsidR="00B62A89" w:rsidRPr="00C32362" w:rsidRDefault="00B62A89" w:rsidP="00B62A89">
      <w:pPr>
        <w:rPr>
          <w:b/>
          <w:bCs/>
        </w:rPr>
      </w:pPr>
      <w:r w:rsidRPr="00C32362">
        <w:rPr>
          <w:b/>
          <w:bCs/>
        </w:rPr>
        <w:t>Protest: Solicitation Number (NNG</w:t>
      </w:r>
      <w:r w:rsidR="003A167A" w:rsidRPr="00C32362">
        <w:rPr>
          <w:b/>
          <w:bCs/>
        </w:rPr>
        <w:t>13451284R</w:t>
      </w:r>
      <w:r w:rsidRPr="00C32362">
        <w:rPr>
          <w:b/>
          <w:bCs/>
        </w:rPr>
        <w:t>)</w:t>
      </w:r>
    </w:p>
    <w:p w:rsidR="00B62A89" w:rsidRPr="00C32362" w:rsidRDefault="00B62A89" w:rsidP="00B62A89">
      <w:pPr>
        <w:rPr>
          <w:b/>
          <w:bCs/>
        </w:rPr>
      </w:pPr>
      <w:r w:rsidRPr="00C32362">
        <w:rPr>
          <w:b/>
          <w:bCs/>
        </w:rPr>
        <w:t xml:space="preserve">Attn: </w:t>
      </w:r>
      <w:r w:rsidR="00CA2BFA" w:rsidRPr="00CA2BFA">
        <w:rPr>
          <w:b/>
          <w:bCs/>
          <w:highlight w:val="yellow"/>
        </w:rPr>
        <w:t>LaShawn Davis</w:t>
      </w:r>
    </w:p>
    <w:p w:rsidR="00B62A89" w:rsidRPr="00C32362" w:rsidRDefault="00B62A89" w:rsidP="00B62A89">
      <w:pPr>
        <w:rPr>
          <w:b/>
          <w:bCs/>
        </w:rPr>
      </w:pPr>
      <w:r w:rsidRPr="00C32362">
        <w:rPr>
          <w:b/>
          <w:bCs/>
        </w:rPr>
        <w:t>Contracting Officer Phone No. 301-614-7100</w:t>
      </w:r>
    </w:p>
    <w:p w:rsidR="00B62A89" w:rsidRPr="00C32362" w:rsidRDefault="00B62A89" w:rsidP="00B62A89">
      <w:r w:rsidRPr="00C32362">
        <w:rPr>
          <w:b/>
          <w:bCs/>
        </w:rPr>
        <w:t xml:space="preserve">                                  </w:t>
      </w:r>
      <w:r w:rsidR="00CC6EAE" w:rsidRPr="00C32362">
        <w:rPr>
          <w:b/>
          <w:bCs/>
        </w:rPr>
        <w:t xml:space="preserve">   </w:t>
      </w:r>
      <w:r w:rsidRPr="00C32362">
        <w:rPr>
          <w:b/>
          <w:bCs/>
        </w:rPr>
        <w:t>Fax No.  301-614-7134</w:t>
      </w:r>
    </w:p>
    <w:p w:rsidR="00B62A89" w:rsidRPr="00C32362" w:rsidRDefault="00B62A89" w:rsidP="00B62A89"/>
    <w:p w:rsidR="00B62A89" w:rsidRPr="00C32362" w:rsidRDefault="00B62A89" w:rsidP="00B62A89">
      <w:r w:rsidRPr="00C32362">
        <w:t xml:space="preserve">Note: The Building </w:t>
      </w:r>
      <w:r w:rsidR="00CC6EAE" w:rsidRPr="00C32362">
        <w:t>35</w:t>
      </w:r>
      <w:r w:rsidRPr="00C32362">
        <w:t xml:space="preserve"> Shipping and Receiving dock is open from 7:30AM to 3:30PM, Monday through Friday, except Government holidays.  Contractor personnel conduct the GSFC receiving function, which includes mailroom operations.  Protests will be marked with the date and time of receipt, subjected to security screening, secured, and delivered unopened to the Contracting Officer.</w:t>
      </w:r>
    </w:p>
    <w:p w:rsidR="00B62A89" w:rsidRPr="00C32362" w:rsidRDefault="00B62A89" w:rsidP="00B62A89"/>
    <w:p w:rsidR="00B62A89" w:rsidRPr="00C32362" w:rsidRDefault="00B62A89" w:rsidP="00B62A89">
      <w:r w:rsidRPr="00C32362">
        <w:t xml:space="preserve">There is public access to the Building </w:t>
      </w:r>
      <w:r w:rsidR="00CC6EAE" w:rsidRPr="00C32362">
        <w:t>35</w:t>
      </w:r>
      <w:r w:rsidRPr="00C32362">
        <w:t xml:space="preserve"> Shipping and Receiving Dock.  GSFC passes, badges, escorts, etc. are not required for access to the receiving dock.</w:t>
      </w:r>
    </w:p>
    <w:p w:rsidR="00B62A89" w:rsidRPr="00C32362" w:rsidRDefault="00B62A89" w:rsidP="00B62A89"/>
    <w:p w:rsidR="00B510B4" w:rsidRDefault="00E92069" w:rsidP="00B510B4">
      <w:pPr>
        <w:pStyle w:val="ListParagraph"/>
        <w:numPr>
          <w:ilvl w:val="0"/>
          <w:numId w:val="68"/>
        </w:numPr>
      </w:pPr>
      <w:r w:rsidRPr="00C32362">
        <w:t xml:space="preserve">The copy of any protest shall be received in the office designated above within one day of filing a protest with the GAO. </w:t>
      </w:r>
    </w:p>
    <w:p w:rsidR="00B62A89" w:rsidRPr="00C32362" w:rsidRDefault="00B62A89" w:rsidP="00E92069">
      <w:pPr>
        <w:pStyle w:val="ListParagraph"/>
        <w:ind w:left="0"/>
        <w:jc w:val="center"/>
      </w:pPr>
      <w:r w:rsidRPr="00C32362">
        <w:t>(End of provision)</w:t>
      </w:r>
    </w:p>
    <w:p w:rsidR="00B62A89" w:rsidRPr="00C32362" w:rsidRDefault="00B62A89" w:rsidP="00B62A89">
      <w:pPr>
        <w:pStyle w:val="Heading3"/>
      </w:pPr>
      <w:bookmarkStart w:id="1325" w:name="_Toc127245246"/>
      <w:bookmarkStart w:id="1326" w:name="_Toc349561393"/>
      <w:bookmarkStart w:id="1327" w:name="_Toc349567609"/>
      <w:bookmarkStart w:id="1328" w:name="_Toc359425697"/>
      <w:bookmarkStart w:id="1329" w:name="_Toc361312854"/>
      <w:bookmarkStart w:id="1330" w:name="_Toc361314097"/>
      <w:bookmarkStart w:id="1331" w:name="_Toc364329449"/>
      <w:bookmarkStart w:id="1332" w:name="_Toc370288413"/>
      <w:r w:rsidRPr="00C32362">
        <w:t>A.3.</w:t>
      </w:r>
      <w:r w:rsidR="00E77111">
        <w:t>5</w:t>
      </w:r>
      <w:r w:rsidRPr="00C32362">
        <w:t>. PROPOSALS REQUESTED</w:t>
      </w:r>
      <w:bookmarkEnd w:id="1325"/>
      <w:bookmarkEnd w:id="1326"/>
      <w:bookmarkEnd w:id="1327"/>
      <w:bookmarkEnd w:id="1328"/>
      <w:bookmarkEnd w:id="1329"/>
      <w:bookmarkEnd w:id="1330"/>
      <w:bookmarkEnd w:id="1331"/>
      <w:bookmarkEnd w:id="1332"/>
    </w:p>
    <w:p w:rsidR="00B62A89" w:rsidRPr="00C32362" w:rsidRDefault="00B62A89" w:rsidP="00B62A89"/>
    <w:p w:rsidR="00B62A89" w:rsidRPr="00C32362" w:rsidRDefault="00B62A89" w:rsidP="00B62A89">
      <w:r w:rsidRPr="00C32362">
        <w:t xml:space="preserve"> Only one proposal for each group per offeror will be accepted.  Should a particular offeror wish to propose on more than one group, that offeror shall submit a complete and </w:t>
      </w:r>
      <w:r w:rsidRPr="00C32362">
        <w:rPr>
          <w:u w:val="single"/>
        </w:rPr>
        <w:t>separate proposal for each group</w:t>
      </w:r>
      <w:r w:rsidRPr="00C32362">
        <w:t xml:space="preserve">.  The proposal shall be based on the effort described or estimated in the proposed contract schedule. </w:t>
      </w:r>
    </w:p>
    <w:p w:rsidR="00B62A89" w:rsidRPr="00C32362" w:rsidRDefault="00B62A89" w:rsidP="00B62A89"/>
    <w:p w:rsidR="00B62A89" w:rsidRPr="00C32362" w:rsidRDefault="00B62A89" w:rsidP="00B62A89">
      <w:pPr>
        <w:tabs>
          <w:tab w:val="left" w:pos="-1440"/>
        </w:tabs>
        <w:jc w:val="center"/>
      </w:pPr>
      <w:r w:rsidRPr="00C32362">
        <w:t>(End of text)</w:t>
      </w:r>
    </w:p>
    <w:p w:rsidR="00B62A89" w:rsidRDefault="00B62A89" w:rsidP="00B62A89">
      <w:pPr>
        <w:tabs>
          <w:tab w:val="left" w:pos="-1440"/>
        </w:tabs>
        <w:jc w:val="center"/>
      </w:pPr>
    </w:p>
    <w:p w:rsidR="00D922F4" w:rsidRDefault="00D922F4" w:rsidP="00B62A89">
      <w:pPr>
        <w:tabs>
          <w:tab w:val="left" w:pos="-1440"/>
        </w:tabs>
        <w:jc w:val="center"/>
      </w:pPr>
    </w:p>
    <w:p w:rsidR="00D922F4" w:rsidRDefault="00D922F4" w:rsidP="00B62A89">
      <w:pPr>
        <w:tabs>
          <w:tab w:val="left" w:pos="-1440"/>
        </w:tabs>
        <w:jc w:val="center"/>
      </w:pPr>
    </w:p>
    <w:p w:rsidR="00D922F4" w:rsidRDefault="00D922F4" w:rsidP="00B62A89">
      <w:pPr>
        <w:tabs>
          <w:tab w:val="left" w:pos="-1440"/>
        </w:tabs>
        <w:jc w:val="center"/>
      </w:pPr>
    </w:p>
    <w:p w:rsidR="00D922F4" w:rsidRPr="00C32362" w:rsidRDefault="00D922F4" w:rsidP="00B62A89">
      <w:pPr>
        <w:tabs>
          <w:tab w:val="left" w:pos="-1440"/>
        </w:tabs>
        <w:jc w:val="center"/>
      </w:pPr>
    </w:p>
    <w:p w:rsidR="00B62A89" w:rsidRPr="00C32362" w:rsidRDefault="00B62A89" w:rsidP="00B62A89">
      <w:pPr>
        <w:pStyle w:val="Heading3"/>
      </w:pPr>
      <w:bookmarkStart w:id="1333" w:name="_Toc349561394"/>
      <w:bookmarkStart w:id="1334" w:name="_Toc349567610"/>
      <w:bookmarkStart w:id="1335" w:name="_Toc359425698"/>
      <w:bookmarkStart w:id="1336" w:name="_Toc361312855"/>
      <w:bookmarkStart w:id="1337" w:name="_Toc361314098"/>
      <w:bookmarkStart w:id="1338" w:name="_Toc364329450"/>
      <w:bookmarkStart w:id="1339" w:name="_Toc370288414"/>
      <w:bookmarkStart w:id="1340" w:name="_Toc127245247"/>
      <w:r w:rsidRPr="00C32362">
        <w:t>A.3.</w:t>
      </w:r>
      <w:r w:rsidR="00E77111">
        <w:t>6</w:t>
      </w:r>
      <w:r w:rsidRPr="00C32362">
        <w:t>. PROPOSAL PREPARATION—GENERAL INSTRUCTIONS</w:t>
      </w:r>
      <w:bookmarkEnd w:id="1333"/>
      <w:bookmarkEnd w:id="1334"/>
      <w:bookmarkEnd w:id="1335"/>
      <w:bookmarkEnd w:id="1336"/>
      <w:bookmarkEnd w:id="1337"/>
      <w:bookmarkEnd w:id="1338"/>
      <w:bookmarkEnd w:id="1339"/>
    </w:p>
    <w:p w:rsidR="00CC6EAE" w:rsidRPr="00C32362" w:rsidRDefault="00CC6EAE" w:rsidP="00B62A89"/>
    <w:p w:rsidR="00E92912" w:rsidRPr="00C32362" w:rsidRDefault="00E92912" w:rsidP="00E92912">
      <w:r w:rsidRPr="00C32362">
        <w:t xml:space="preserve">It is NASA's intent, by providing the instructions set forth below, to solicit information that will demonstrate the offeror's competence to successfully complete the requirements specified in the Statement of Work (SOW), Attachment </w:t>
      </w:r>
      <w:r w:rsidR="007A3C28">
        <w:t>C</w:t>
      </w:r>
      <w:r w:rsidR="005E1F82" w:rsidRPr="00C32362">
        <w:t xml:space="preserve">. </w:t>
      </w:r>
      <w:r w:rsidRPr="00C32362">
        <w:t>Generally, the proposal should:</w:t>
      </w:r>
    </w:p>
    <w:p w:rsidR="00E92912" w:rsidRPr="00C32362" w:rsidRDefault="00E92912" w:rsidP="00E92912">
      <w:pPr>
        <w:pStyle w:val="Footer"/>
        <w:tabs>
          <w:tab w:val="clear" w:pos="4320"/>
          <w:tab w:val="clear" w:pos="8640"/>
        </w:tabs>
      </w:pPr>
    </w:p>
    <w:p w:rsidR="00B510B4" w:rsidRDefault="00E92912" w:rsidP="00B510B4">
      <w:pPr>
        <w:numPr>
          <w:ilvl w:val="0"/>
          <w:numId w:val="137"/>
        </w:numPr>
      </w:pPr>
      <w:r w:rsidRPr="00C32362">
        <w:t>Demonstrate understanding of the overall and specific requirements of the proposed contract.</w:t>
      </w:r>
    </w:p>
    <w:p w:rsidR="00B510B4" w:rsidRDefault="00E92912" w:rsidP="00B510B4">
      <w:pPr>
        <w:numPr>
          <w:ilvl w:val="0"/>
          <w:numId w:val="137"/>
        </w:numPr>
      </w:pPr>
      <w:r w:rsidRPr="00C32362">
        <w:t>Convey the company's capabilities for transforming understanding into accomplishment.</w:t>
      </w:r>
    </w:p>
    <w:p w:rsidR="00B510B4" w:rsidRDefault="00E92912" w:rsidP="00B510B4">
      <w:pPr>
        <w:numPr>
          <w:ilvl w:val="0"/>
          <w:numId w:val="137"/>
        </w:numPr>
      </w:pPr>
      <w:r w:rsidRPr="00C32362">
        <w:t>Present in detail, the plans and methods for so doing.</w:t>
      </w:r>
    </w:p>
    <w:p w:rsidR="00B510B4" w:rsidRDefault="00E92912" w:rsidP="00B510B4">
      <w:pPr>
        <w:numPr>
          <w:ilvl w:val="0"/>
          <w:numId w:val="137"/>
        </w:numPr>
      </w:pPr>
      <w:r w:rsidRPr="00C32362">
        <w:t>Present the costs associated with so doing.</w:t>
      </w:r>
    </w:p>
    <w:p w:rsidR="00E92912" w:rsidRPr="00C32362" w:rsidRDefault="00E92912" w:rsidP="00E92912"/>
    <w:p w:rsidR="00E92912" w:rsidRPr="00C32362" w:rsidRDefault="00E92912" w:rsidP="00E92912">
      <w:r w:rsidRPr="00C32362">
        <w:t>In the event that other organizations are proposed as being involved in conducting this work, their relationships during the effort shall be explained and their proposed contributions shall be identified and integrated into each part of the proposal, as appropriate.</w:t>
      </w:r>
    </w:p>
    <w:p w:rsidR="00B62A89" w:rsidRPr="00C32362" w:rsidRDefault="00B62A89" w:rsidP="00B62A89"/>
    <w:p w:rsidR="00B62A89" w:rsidRPr="00C32362" w:rsidRDefault="00B62A89" w:rsidP="00D9231D">
      <w:r w:rsidRPr="00C32362">
        <w:t xml:space="preserve"> </w:t>
      </w:r>
      <w:bookmarkStart w:id="1341" w:name="_Toc349561395"/>
      <w:bookmarkStart w:id="1342" w:name="_Toc349567611"/>
      <w:r w:rsidRPr="00C32362">
        <w:t xml:space="preserve">(a)  </w:t>
      </w:r>
      <w:r w:rsidRPr="00C32362">
        <w:tab/>
      </w:r>
      <w:r w:rsidRPr="00D9231D">
        <w:rPr>
          <w:u w:val="single"/>
        </w:rPr>
        <w:t>PROPOSAL FORMAT AND ORGANZATION</w:t>
      </w:r>
      <w:bookmarkEnd w:id="1341"/>
      <w:bookmarkEnd w:id="1342"/>
    </w:p>
    <w:p w:rsidR="00B62A89" w:rsidRPr="00C32362" w:rsidRDefault="00B62A89" w:rsidP="00B62A89">
      <w:pPr>
        <w:pStyle w:val="Footer"/>
        <w:keepNext/>
        <w:widowControl w:val="0"/>
        <w:tabs>
          <w:tab w:val="clear" w:pos="4320"/>
          <w:tab w:val="clear" w:pos="8640"/>
        </w:tabs>
      </w:pPr>
    </w:p>
    <w:p w:rsidR="00B62A89" w:rsidRPr="00C32362" w:rsidRDefault="00B62A89" w:rsidP="00B62A89">
      <w:r w:rsidRPr="00C32362">
        <w:t xml:space="preserve">(1)  Offerors shall submit proposals in four volumes as specified below: </w:t>
      </w:r>
    </w:p>
    <w:p w:rsidR="00B62A89" w:rsidRPr="00C32362" w:rsidRDefault="00B62A89" w:rsidP="00B62A89"/>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50"/>
        <w:gridCol w:w="3240"/>
        <w:gridCol w:w="3084"/>
      </w:tblGrid>
      <w:tr w:rsidR="00B62A89" w:rsidRPr="00C32362" w:rsidTr="00C83780">
        <w:trPr>
          <w:trHeight w:val="359"/>
        </w:trPr>
        <w:tc>
          <w:tcPr>
            <w:tcW w:w="1350" w:type="dxa"/>
          </w:tcPr>
          <w:p w:rsidR="00B62A89" w:rsidRPr="00C32362" w:rsidRDefault="00B62A89" w:rsidP="00C83780">
            <w:pPr>
              <w:rPr>
                <w:b/>
              </w:rPr>
            </w:pPr>
            <w:r w:rsidRPr="00C32362">
              <w:rPr>
                <w:b/>
              </w:rPr>
              <w:t>Volume</w:t>
            </w:r>
          </w:p>
        </w:tc>
        <w:tc>
          <w:tcPr>
            <w:tcW w:w="3240" w:type="dxa"/>
          </w:tcPr>
          <w:p w:rsidR="00B62A89" w:rsidRPr="00C32362" w:rsidRDefault="00B62A89" w:rsidP="00C83780">
            <w:pPr>
              <w:rPr>
                <w:b/>
              </w:rPr>
            </w:pPr>
            <w:r w:rsidRPr="00C32362">
              <w:rPr>
                <w:b/>
              </w:rPr>
              <w:t>Title</w:t>
            </w:r>
          </w:p>
        </w:tc>
        <w:tc>
          <w:tcPr>
            <w:tcW w:w="3084" w:type="dxa"/>
          </w:tcPr>
          <w:p w:rsidR="00B62A89" w:rsidRPr="00C32362" w:rsidRDefault="00B62A89" w:rsidP="00C83780">
            <w:pPr>
              <w:rPr>
                <w:b/>
              </w:rPr>
            </w:pPr>
            <w:r w:rsidRPr="00C32362">
              <w:rPr>
                <w:b/>
              </w:rPr>
              <w:t>Copies</w:t>
            </w:r>
          </w:p>
        </w:tc>
      </w:tr>
      <w:tr w:rsidR="00B62A89" w:rsidRPr="00C32362" w:rsidTr="00C83780">
        <w:tc>
          <w:tcPr>
            <w:tcW w:w="1350" w:type="dxa"/>
          </w:tcPr>
          <w:p w:rsidR="00B62A89" w:rsidRPr="00C32362" w:rsidRDefault="00B62A89" w:rsidP="00C83780">
            <w:pPr>
              <w:rPr>
                <w:b/>
              </w:rPr>
            </w:pPr>
            <w:r w:rsidRPr="00C32362">
              <w:t>I</w:t>
            </w:r>
          </w:p>
        </w:tc>
        <w:tc>
          <w:tcPr>
            <w:tcW w:w="3240" w:type="dxa"/>
          </w:tcPr>
          <w:p w:rsidR="00B62A89" w:rsidRPr="00C32362" w:rsidRDefault="00B62A89" w:rsidP="00C83780">
            <w:pPr>
              <w:rPr>
                <w:b/>
              </w:rPr>
            </w:pPr>
            <w:r w:rsidRPr="00C32362">
              <w:t>Offer Volume</w:t>
            </w:r>
          </w:p>
        </w:tc>
        <w:tc>
          <w:tcPr>
            <w:tcW w:w="3084" w:type="dxa"/>
          </w:tcPr>
          <w:p w:rsidR="00FF2071" w:rsidRPr="00C32362" w:rsidRDefault="00B62A89">
            <w:pPr>
              <w:rPr>
                <w:rFonts w:eastAsia="Times"/>
                <w:b/>
              </w:rPr>
            </w:pPr>
            <w:r w:rsidRPr="00C32362">
              <w:rPr>
                <w:rFonts w:eastAsia="Times"/>
              </w:rPr>
              <w:t xml:space="preserve">Original plus </w:t>
            </w:r>
            <w:r w:rsidR="00A92559" w:rsidRPr="00C32362">
              <w:rPr>
                <w:rFonts w:eastAsia="Times"/>
              </w:rPr>
              <w:t xml:space="preserve">four </w:t>
            </w:r>
            <w:r w:rsidRPr="00C32362">
              <w:rPr>
                <w:rFonts w:eastAsia="Times"/>
              </w:rPr>
              <w:t xml:space="preserve">Hard Copies and two electronic copies </w:t>
            </w:r>
          </w:p>
        </w:tc>
      </w:tr>
      <w:tr w:rsidR="00B62A89" w:rsidRPr="00C32362" w:rsidTr="00C83780">
        <w:trPr>
          <w:trHeight w:val="926"/>
        </w:trPr>
        <w:tc>
          <w:tcPr>
            <w:tcW w:w="1350" w:type="dxa"/>
          </w:tcPr>
          <w:p w:rsidR="00B62A89" w:rsidRPr="00C32362" w:rsidRDefault="00B62A89" w:rsidP="00C83780">
            <w:pPr>
              <w:rPr>
                <w:b/>
              </w:rPr>
            </w:pPr>
            <w:r w:rsidRPr="00C32362">
              <w:t>II</w:t>
            </w:r>
          </w:p>
        </w:tc>
        <w:tc>
          <w:tcPr>
            <w:tcW w:w="3240" w:type="dxa"/>
          </w:tcPr>
          <w:p w:rsidR="00B62A89" w:rsidRPr="00C32362" w:rsidRDefault="005C567E" w:rsidP="00C83780">
            <w:pPr>
              <w:rPr>
                <w:b/>
              </w:rPr>
            </w:pPr>
            <w:r w:rsidRPr="00C32362">
              <w:t>Management/Technical Approach</w:t>
            </w:r>
            <w:r w:rsidR="00B62A89" w:rsidRPr="00C32362">
              <w:t xml:space="preserve"> Volume</w:t>
            </w:r>
          </w:p>
        </w:tc>
        <w:tc>
          <w:tcPr>
            <w:tcW w:w="3084" w:type="dxa"/>
          </w:tcPr>
          <w:p w:rsidR="00B62A89" w:rsidRPr="00C32362" w:rsidRDefault="00B62A89" w:rsidP="00C83780">
            <w:pPr>
              <w:rPr>
                <w:rFonts w:eastAsia="Times"/>
                <w:b/>
              </w:rPr>
            </w:pPr>
            <w:r w:rsidRPr="00C32362">
              <w:rPr>
                <w:rFonts w:eastAsia="Times"/>
              </w:rPr>
              <w:t>Original plus four Hard Copies and two electronic copies.</w:t>
            </w:r>
          </w:p>
        </w:tc>
      </w:tr>
      <w:tr w:rsidR="00B62A89" w:rsidRPr="00C32362" w:rsidTr="00C83780">
        <w:tc>
          <w:tcPr>
            <w:tcW w:w="1350" w:type="dxa"/>
          </w:tcPr>
          <w:p w:rsidR="00B62A89" w:rsidRPr="00C32362" w:rsidRDefault="00B62A89" w:rsidP="00C83780">
            <w:pPr>
              <w:rPr>
                <w:b/>
              </w:rPr>
            </w:pPr>
            <w:r w:rsidRPr="00C32362">
              <w:t>III</w:t>
            </w:r>
          </w:p>
        </w:tc>
        <w:tc>
          <w:tcPr>
            <w:tcW w:w="3240" w:type="dxa"/>
          </w:tcPr>
          <w:p w:rsidR="00B62A89" w:rsidRPr="00C32362" w:rsidRDefault="00B62A89" w:rsidP="00C83780">
            <w:pPr>
              <w:rPr>
                <w:b/>
              </w:rPr>
            </w:pPr>
            <w:r w:rsidRPr="00C32362">
              <w:t xml:space="preserve">Price Volume </w:t>
            </w:r>
          </w:p>
        </w:tc>
        <w:tc>
          <w:tcPr>
            <w:tcW w:w="3084" w:type="dxa"/>
          </w:tcPr>
          <w:p w:rsidR="00FF2071" w:rsidRPr="00C32362" w:rsidRDefault="00A92559">
            <w:pPr>
              <w:rPr>
                <w:b/>
              </w:rPr>
            </w:pPr>
            <w:r w:rsidRPr="00C32362">
              <w:t>T</w:t>
            </w:r>
            <w:r w:rsidR="00B62A89" w:rsidRPr="00C32362">
              <w:t>wo electronic copies</w:t>
            </w:r>
          </w:p>
        </w:tc>
      </w:tr>
      <w:tr w:rsidR="00B62A89" w:rsidRPr="00C32362" w:rsidTr="00C83780">
        <w:tc>
          <w:tcPr>
            <w:tcW w:w="1350" w:type="dxa"/>
          </w:tcPr>
          <w:p w:rsidR="00B62A89" w:rsidRPr="00C32362" w:rsidRDefault="00B62A89" w:rsidP="00C83780">
            <w:r w:rsidRPr="00C32362">
              <w:t>IV</w:t>
            </w:r>
          </w:p>
        </w:tc>
        <w:tc>
          <w:tcPr>
            <w:tcW w:w="3240" w:type="dxa"/>
          </w:tcPr>
          <w:p w:rsidR="00B62A89" w:rsidRPr="00C32362" w:rsidRDefault="00B62A89" w:rsidP="00C83780">
            <w:r w:rsidRPr="00C32362">
              <w:t>Past Performance Volume</w:t>
            </w:r>
          </w:p>
        </w:tc>
        <w:tc>
          <w:tcPr>
            <w:tcW w:w="3084" w:type="dxa"/>
          </w:tcPr>
          <w:p w:rsidR="00B62A89" w:rsidRPr="00C32362" w:rsidRDefault="00B62A89" w:rsidP="00C83780">
            <w:r w:rsidRPr="00C32362">
              <w:rPr>
                <w:rFonts w:eastAsia="Times"/>
              </w:rPr>
              <w:t>Original plus four Hard Copies and two electronic copies</w:t>
            </w:r>
          </w:p>
        </w:tc>
      </w:tr>
    </w:tbl>
    <w:p w:rsidR="00B62A89" w:rsidRPr="00C32362" w:rsidRDefault="00B62A89" w:rsidP="00B62A89">
      <w:pPr>
        <w:rPr>
          <w:b/>
        </w:rPr>
      </w:pPr>
    </w:p>
    <w:p w:rsidR="00B62A89" w:rsidRPr="00C32362" w:rsidRDefault="00B62A89" w:rsidP="00B62A89"/>
    <w:p w:rsidR="003C59D6" w:rsidRPr="00C32362" w:rsidRDefault="000E3C21">
      <w:pPr>
        <w:pStyle w:val="BodyTextIndent3"/>
        <w:widowControl w:val="0"/>
        <w:ind w:left="0"/>
        <w:rPr>
          <w:rFonts w:ascii="Times New Roman" w:hAnsi="Times New Roman"/>
          <w:sz w:val="20"/>
        </w:rPr>
      </w:pPr>
      <w:r w:rsidRPr="00C32362">
        <w:rPr>
          <w:rFonts w:ascii="Times New Roman" w:hAnsi="Times New Roman"/>
          <w:sz w:val="20"/>
        </w:rPr>
        <w:t>(</w:t>
      </w:r>
      <w:r w:rsidR="001C432D" w:rsidRPr="00C32362">
        <w:rPr>
          <w:rFonts w:ascii="Times New Roman" w:hAnsi="Times New Roman"/>
          <w:sz w:val="20"/>
        </w:rPr>
        <w:t>2</w:t>
      </w:r>
      <w:r w:rsidRPr="00C32362">
        <w:rPr>
          <w:rFonts w:ascii="Times New Roman" w:hAnsi="Times New Roman"/>
          <w:sz w:val="20"/>
        </w:rPr>
        <w:t xml:space="preserve">)  All pages of Volumes I, II, III, and IV shall be numbered and identified with the offeror’s name, RFP number and date.  Subsequent revisions, if requested, shall be similarly identified to show revision number and date.  A table of contents shall be provided with figures and tables listed separately.  </w:t>
      </w:r>
    </w:p>
    <w:p w:rsidR="001C432D" w:rsidRPr="00C32362" w:rsidRDefault="001C432D" w:rsidP="001C432D">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p w:rsidR="003C59D6" w:rsidRPr="00C32362" w:rsidRDefault="001C432D">
      <w:pPr>
        <w:pStyle w:val="BodyTextIndent3"/>
        <w:widowControl w:val="0"/>
        <w:ind w:left="0"/>
        <w:rPr>
          <w:rStyle w:val="BodyTextIndent3Char"/>
          <w:rFonts w:ascii="Times New Roman" w:hAnsi="Times New Roman"/>
          <w:sz w:val="20"/>
        </w:rPr>
      </w:pPr>
      <w:r w:rsidRPr="00C32362">
        <w:rPr>
          <w:rFonts w:ascii="Times New Roman" w:hAnsi="Times New Roman"/>
          <w:sz w:val="20"/>
        </w:rPr>
        <w:t>(3</w:t>
      </w:r>
      <w:r w:rsidR="000E3C21" w:rsidRPr="00C32362">
        <w:rPr>
          <w:rFonts w:ascii="Times New Roman" w:hAnsi="Times New Roman"/>
          <w:sz w:val="20"/>
        </w:rPr>
        <w:t xml:space="preserve">)  Two electronic copies of the offeror’s proposal, designating one as “back-up,” shall be submitted (in addition to the hardcopies specified above).  </w:t>
      </w:r>
      <w:r w:rsidR="000E3C21" w:rsidRPr="00C32362">
        <w:rPr>
          <w:rStyle w:val="BodyTextIndent3Char"/>
          <w:rFonts w:ascii="Times New Roman" w:hAnsi="Times New Roman"/>
          <w:sz w:val="20"/>
        </w:rPr>
        <w:t>All volumes shall be prepared using either Microsoft Word (with backwards compatibility for Microsoft Word 200</w:t>
      </w:r>
      <w:r w:rsidR="00A92559" w:rsidRPr="00C32362">
        <w:rPr>
          <w:rStyle w:val="BodyTextIndent3Char"/>
          <w:rFonts w:ascii="Times New Roman" w:hAnsi="Times New Roman"/>
          <w:sz w:val="20"/>
        </w:rPr>
        <w:t>7</w:t>
      </w:r>
      <w:r w:rsidR="000E3C21" w:rsidRPr="00C32362">
        <w:rPr>
          <w:rStyle w:val="BodyTextIndent3Char"/>
          <w:rFonts w:ascii="Times New Roman" w:hAnsi="Times New Roman"/>
          <w:sz w:val="20"/>
        </w:rPr>
        <w:t>) or a searchable Portable Document Format (PDF) compatible with Adobe Reader 9.  Cost proposal charts shall use Microsoft Excel (with backwards compatibility for Microsoft Excel 200</w:t>
      </w:r>
      <w:r w:rsidR="00A92559" w:rsidRPr="00C32362">
        <w:rPr>
          <w:rStyle w:val="BodyTextIndent3Char"/>
          <w:rFonts w:ascii="Times New Roman" w:hAnsi="Times New Roman"/>
          <w:sz w:val="20"/>
        </w:rPr>
        <w:t>7</w:t>
      </w:r>
      <w:r w:rsidR="000E3C21" w:rsidRPr="00C32362">
        <w:rPr>
          <w:rStyle w:val="BodyTextIndent3Char"/>
          <w:rFonts w:ascii="Times New Roman" w:hAnsi="Times New Roman"/>
          <w:sz w:val="20"/>
        </w:rPr>
        <w:t xml:space="preserve">).  Formulas, not values should be used in Excel spreadsheets, unless otherwise directed in the cost model instructions, where amounts are calculated in electronic versions.  DO NOT compress any electronic files.  DO NOT password protect any portion of your electronic submission.  </w:t>
      </w:r>
    </w:p>
    <w:p w:rsidR="003C59D6" w:rsidRPr="00C32362" w:rsidRDefault="003C59D6">
      <w:pPr>
        <w:pStyle w:val="BodyTextIndent3"/>
        <w:widowControl w:val="0"/>
        <w:ind w:left="0"/>
        <w:rPr>
          <w:rFonts w:ascii="Times New Roman" w:hAnsi="Times New Roman"/>
          <w:sz w:val="20"/>
        </w:rPr>
      </w:pPr>
    </w:p>
    <w:p w:rsidR="003C59D6" w:rsidRPr="00C32362" w:rsidRDefault="000E3C21">
      <w:pPr>
        <w:pStyle w:val="BodyTextIndent3"/>
        <w:widowControl w:val="0"/>
        <w:ind w:left="0"/>
        <w:rPr>
          <w:rFonts w:ascii="Times New Roman" w:hAnsi="Times New Roman"/>
          <w:sz w:val="20"/>
        </w:rPr>
      </w:pPr>
      <w:r w:rsidRPr="00C32362">
        <w:rPr>
          <w:rFonts w:ascii="Times New Roman" w:hAnsi="Times New Roman"/>
          <w:sz w:val="20"/>
        </w:rPr>
        <w:t>Electronic files of Volumes I, II, III, and IV shall be on virus free CD-ROM (CD-R format) discs with an external label indicating:  (1) the name of the offeror, (2) the RFP number, (3) the format and software versions used, (4) a list of the files contained on the disk and (5) date of the information</w:t>
      </w:r>
      <w:r w:rsidRPr="00C32362">
        <w:rPr>
          <w:rFonts w:ascii="Times New Roman" w:hAnsi="Times New Roman"/>
          <w:b/>
          <w:sz w:val="20"/>
        </w:rPr>
        <w:t>.</w:t>
      </w:r>
      <w:r w:rsidRPr="00C32362">
        <w:rPr>
          <w:rFonts w:ascii="Times New Roman" w:hAnsi="Times New Roman"/>
          <w:sz w:val="20"/>
        </w:rPr>
        <w:t xml:space="preserve">  In the event of any inconsistency between data provided on electronic media and hard copies, the hard copy data will be considered to be correct.</w:t>
      </w:r>
    </w:p>
    <w:p w:rsidR="001C432D" w:rsidRPr="00C32362" w:rsidRDefault="001C432D" w:rsidP="001C432D">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p w:rsidR="003C59D6" w:rsidRPr="00C32362" w:rsidRDefault="000E3C21">
      <w:pPr>
        <w:pStyle w:val="BodyTextIndent3"/>
        <w:widowControl w:val="0"/>
        <w:ind w:left="0" w:right="630"/>
        <w:rPr>
          <w:rFonts w:ascii="Times New Roman" w:hAnsi="Times New Roman"/>
          <w:sz w:val="20"/>
        </w:rPr>
      </w:pPr>
      <w:r w:rsidRPr="00C32362">
        <w:rPr>
          <w:rFonts w:ascii="Times New Roman" w:hAnsi="Times New Roman"/>
          <w:sz w:val="20"/>
        </w:rPr>
        <w:t>(</w:t>
      </w:r>
      <w:r w:rsidR="001C432D" w:rsidRPr="00C32362">
        <w:rPr>
          <w:rFonts w:ascii="Times New Roman" w:hAnsi="Times New Roman"/>
          <w:sz w:val="20"/>
        </w:rPr>
        <w:t>4</w:t>
      </w:r>
      <w:r w:rsidRPr="00C32362">
        <w:rPr>
          <w:rFonts w:ascii="Times New Roman" w:hAnsi="Times New Roman"/>
          <w:sz w:val="20"/>
        </w:rPr>
        <w:t xml:space="preserve">)  The format for each proposal volume shall parallel, to the greatest extent possible, the format of the evaluation factors and subfactors contained in Section </w:t>
      </w:r>
      <w:r w:rsidR="00D81DE2">
        <w:rPr>
          <w:rFonts w:ascii="Times New Roman" w:hAnsi="Times New Roman"/>
          <w:sz w:val="20"/>
        </w:rPr>
        <w:t>III</w:t>
      </w:r>
      <w:r w:rsidR="00D81DE2" w:rsidRPr="00C32362">
        <w:rPr>
          <w:rFonts w:ascii="Times New Roman" w:hAnsi="Times New Roman"/>
          <w:sz w:val="20"/>
        </w:rPr>
        <w:t xml:space="preserve"> </w:t>
      </w:r>
      <w:r w:rsidRPr="00C32362">
        <w:rPr>
          <w:rFonts w:ascii="Times New Roman" w:hAnsi="Times New Roman"/>
          <w:sz w:val="20"/>
        </w:rPr>
        <w:t xml:space="preserve">of this solicitation. The proposal content shall </w:t>
      </w:r>
      <w:r w:rsidRPr="00C32362">
        <w:rPr>
          <w:rFonts w:ascii="Times New Roman" w:hAnsi="Times New Roman"/>
          <w:sz w:val="20"/>
        </w:rPr>
        <w:lastRenderedPageBreak/>
        <w:t xml:space="preserve">provide a basis for evaluation against the requirements of this solicitation, which will be evaluated in accordance with Section </w:t>
      </w:r>
      <w:r w:rsidR="00D81DE2">
        <w:rPr>
          <w:rFonts w:ascii="Times New Roman" w:hAnsi="Times New Roman"/>
          <w:sz w:val="20"/>
        </w:rPr>
        <w:t>IV</w:t>
      </w:r>
      <w:r w:rsidRPr="00C32362">
        <w:rPr>
          <w:rFonts w:ascii="Times New Roman" w:hAnsi="Times New Roman"/>
          <w:sz w:val="20"/>
        </w:rPr>
        <w:t xml:space="preserve">.  The proposal content shall provide a basis for evaluation against the requirements of the solicitation. </w:t>
      </w:r>
      <w:r w:rsidR="00BB3DC4" w:rsidRPr="00C32362">
        <w:rPr>
          <w:rFonts w:ascii="Times New Roman" w:hAnsi="Times New Roman"/>
          <w:sz w:val="20"/>
        </w:rPr>
        <w:t>Each volume of the proposal shall specify the relevant evaluation criteria being addressed, if appropriate</w:t>
      </w:r>
      <w:r w:rsidR="00A92559" w:rsidRPr="00C32362">
        <w:rPr>
          <w:rFonts w:ascii="Times New Roman" w:hAnsi="Times New Roman"/>
          <w:sz w:val="20"/>
        </w:rPr>
        <w:t>.</w:t>
      </w:r>
    </w:p>
    <w:p w:rsidR="001C432D" w:rsidRPr="00C32362" w:rsidRDefault="001C432D" w:rsidP="001C432D">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p w:rsidR="003C59D6" w:rsidRPr="00C32362" w:rsidRDefault="000E3C21">
      <w:pPr>
        <w:pStyle w:val="BodyTextIndent3"/>
        <w:widowControl w:val="0"/>
        <w:ind w:left="0"/>
        <w:rPr>
          <w:rFonts w:ascii="Times New Roman" w:hAnsi="Times New Roman"/>
          <w:sz w:val="20"/>
        </w:rPr>
      </w:pPr>
      <w:r w:rsidRPr="00C32362">
        <w:rPr>
          <w:rFonts w:ascii="Times New Roman" w:hAnsi="Times New Roman"/>
          <w:sz w:val="20"/>
        </w:rPr>
        <w:t>(</w:t>
      </w:r>
      <w:r w:rsidR="001C432D" w:rsidRPr="00C32362">
        <w:rPr>
          <w:rFonts w:ascii="Times New Roman" w:hAnsi="Times New Roman"/>
          <w:sz w:val="20"/>
        </w:rPr>
        <w:t>5</w:t>
      </w:r>
      <w:r w:rsidRPr="00C32362">
        <w:rPr>
          <w:rFonts w:ascii="Times New Roman" w:hAnsi="Times New Roman"/>
          <w:sz w:val="20"/>
        </w:rPr>
        <w:t xml:space="preserve">)  Information shall be precise, factual, detailed and complete.  Offerors shall not assume that the evaluation team is aware of company abilities, capabilities, plans, facilities, organization or any other pertinent fact that is important to accomplishment of the work as specified in the SOW.  The evaluation will be based primarily on the information presented in the written proposal.  The proposal shall specifically address each listed evaluation factor and subfactor. </w:t>
      </w:r>
    </w:p>
    <w:p w:rsidR="003C59D6" w:rsidRPr="00C32362" w:rsidRDefault="003C59D6">
      <w:pPr>
        <w:pStyle w:val="BodyTextIndent3"/>
        <w:widowControl w:val="0"/>
        <w:ind w:left="0"/>
        <w:rPr>
          <w:rFonts w:ascii="Times New Roman" w:hAnsi="Times New Roman"/>
          <w:sz w:val="20"/>
        </w:rPr>
      </w:pPr>
    </w:p>
    <w:p w:rsidR="00B62A89" w:rsidRPr="00C32362" w:rsidRDefault="001C432D" w:rsidP="00B62A89">
      <w:pPr>
        <w:rPr>
          <w:u w:val="single"/>
        </w:rPr>
      </w:pPr>
      <w:r w:rsidRPr="00C32362" w:rsidDel="001C432D">
        <w:t xml:space="preserve"> </w:t>
      </w:r>
      <w:r w:rsidR="00B62A89" w:rsidRPr="00C32362">
        <w:t>(b)</w:t>
      </w:r>
      <w:r w:rsidR="00B62A89" w:rsidRPr="00C32362">
        <w:tab/>
      </w:r>
      <w:r w:rsidR="00B62A89" w:rsidRPr="00C32362">
        <w:rPr>
          <w:u w:val="single"/>
        </w:rPr>
        <w:t>PROPOSAL CONTENT AND PAGE LIMITATIONS</w:t>
      </w:r>
    </w:p>
    <w:p w:rsidR="00B62A89" w:rsidRPr="00C32362" w:rsidRDefault="00B62A89" w:rsidP="00B62A89"/>
    <w:p w:rsidR="00B62A89" w:rsidRPr="00C32362" w:rsidRDefault="00B62A89" w:rsidP="00B62A89">
      <w:r w:rsidRPr="00C32362">
        <w:t>(1)  The following table contains the page limitations for each portion of the proposal submitted in response to this solicitation.  Additional instructions for each component of the proposal are located in the contract provision noted under the Reference heading.</w:t>
      </w:r>
    </w:p>
    <w:p w:rsidR="00B62A89" w:rsidRPr="00C32362" w:rsidRDefault="00B62A89" w:rsidP="00B62A89"/>
    <w:p w:rsidR="00B62A89" w:rsidRPr="00C32362" w:rsidRDefault="00B62A89" w:rsidP="00B62A89">
      <w:pPr>
        <w:rPr>
          <w:b/>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160"/>
        <w:gridCol w:w="1080"/>
        <w:gridCol w:w="1691"/>
      </w:tblGrid>
      <w:tr w:rsidR="00B62A89" w:rsidRPr="00C32362" w:rsidTr="00C83780">
        <w:trPr>
          <w:tblHeader/>
        </w:trPr>
        <w:tc>
          <w:tcPr>
            <w:tcW w:w="5160" w:type="dxa"/>
            <w:tcBorders>
              <w:top w:val="single" w:sz="18" w:space="0" w:color="auto"/>
              <w:bottom w:val="nil"/>
            </w:tcBorders>
          </w:tcPr>
          <w:p w:rsidR="00B62A89" w:rsidRPr="00C32362" w:rsidRDefault="00B62A89" w:rsidP="00C83780">
            <w:pPr>
              <w:rPr>
                <w:b/>
              </w:rPr>
            </w:pPr>
          </w:p>
          <w:p w:rsidR="00B62A89" w:rsidRPr="00C32362" w:rsidRDefault="00B62A89" w:rsidP="00C83780">
            <w:pPr>
              <w:rPr>
                <w:b/>
              </w:rPr>
            </w:pPr>
            <w:r w:rsidRPr="00C32362">
              <w:rPr>
                <w:b/>
              </w:rPr>
              <w:t>Proposal Component</w:t>
            </w:r>
          </w:p>
        </w:tc>
        <w:tc>
          <w:tcPr>
            <w:tcW w:w="1080" w:type="dxa"/>
            <w:tcBorders>
              <w:top w:val="single" w:sz="18" w:space="0" w:color="auto"/>
              <w:bottom w:val="nil"/>
            </w:tcBorders>
          </w:tcPr>
          <w:p w:rsidR="00B62A89" w:rsidRPr="00C32362" w:rsidRDefault="00B62A89" w:rsidP="00C83780">
            <w:pPr>
              <w:rPr>
                <w:b/>
              </w:rPr>
            </w:pPr>
          </w:p>
          <w:p w:rsidR="00B62A89" w:rsidRPr="00C32362" w:rsidRDefault="00B62A89" w:rsidP="00C83780">
            <w:pPr>
              <w:rPr>
                <w:b/>
              </w:rPr>
            </w:pPr>
            <w:r w:rsidRPr="00C32362">
              <w:rPr>
                <w:b/>
              </w:rPr>
              <w:t>Volume</w:t>
            </w:r>
          </w:p>
        </w:tc>
        <w:tc>
          <w:tcPr>
            <w:tcW w:w="1691" w:type="dxa"/>
            <w:tcBorders>
              <w:top w:val="single" w:sz="18" w:space="0" w:color="auto"/>
              <w:bottom w:val="nil"/>
            </w:tcBorders>
          </w:tcPr>
          <w:p w:rsidR="00B62A89" w:rsidRPr="00C32362" w:rsidRDefault="00B62A89" w:rsidP="00C83780">
            <w:pPr>
              <w:rPr>
                <w:b/>
              </w:rPr>
            </w:pPr>
            <w:r w:rsidRPr="00C32362">
              <w:rPr>
                <w:b/>
              </w:rPr>
              <w:t>Page Limitations</w:t>
            </w:r>
          </w:p>
        </w:tc>
      </w:tr>
      <w:tr w:rsidR="00B62A89" w:rsidRPr="00C32362" w:rsidTr="00C83780">
        <w:tc>
          <w:tcPr>
            <w:tcW w:w="5160" w:type="dxa"/>
            <w:tcBorders>
              <w:top w:val="single" w:sz="18" w:space="0" w:color="auto"/>
              <w:bottom w:val="single" w:sz="4" w:space="0" w:color="auto"/>
            </w:tcBorders>
          </w:tcPr>
          <w:p w:rsidR="00B62A89" w:rsidRPr="00C32362" w:rsidRDefault="00B62A89" w:rsidP="00C83780">
            <w:pPr>
              <w:rPr>
                <w:b/>
              </w:rPr>
            </w:pPr>
            <w:r w:rsidRPr="00C32362">
              <w:rPr>
                <w:b/>
              </w:rPr>
              <w:t>Offer Volume</w:t>
            </w:r>
          </w:p>
        </w:tc>
        <w:tc>
          <w:tcPr>
            <w:tcW w:w="1080" w:type="dxa"/>
            <w:tcBorders>
              <w:top w:val="single" w:sz="18" w:space="0" w:color="auto"/>
              <w:bottom w:val="single" w:sz="4" w:space="0" w:color="auto"/>
            </w:tcBorders>
          </w:tcPr>
          <w:p w:rsidR="00B62A89" w:rsidRPr="00C32362" w:rsidRDefault="00B62A89" w:rsidP="00C83780">
            <w:pPr>
              <w:rPr>
                <w:b/>
              </w:rPr>
            </w:pPr>
            <w:r w:rsidRPr="00C32362">
              <w:rPr>
                <w:b/>
              </w:rPr>
              <w:t>I</w:t>
            </w:r>
          </w:p>
        </w:tc>
        <w:tc>
          <w:tcPr>
            <w:tcW w:w="1691" w:type="dxa"/>
            <w:tcBorders>
              <w:top w:val="single" w:sz="18" w:space="0" w:color="auto"/>
              <w:bottom w:val="single" w:sz="4" w:space="0" w:color="auto"/>
            </w:tcBorders>
          </w:tcPr>
          <w:p w:rsidR="00B62A89" w:rsidRPr="00C32362" w:rsidRDefault="00B62A89" w:rsidP="00C83780">
            <w:pPr>
              <w:rPr>
                <w:b/>
              </w:rPr>
            </w:pPr>
            <w:bookmarkStart w:id="1343" w:name="_Toc470501639"/>
            <w:bookmarkStart w:id="1344" w:name="_Toc475256862"/>
            <w:bookmarkStart w:id="1345" w:name="_Toc475517914"/>
            <w:bookmarkStart w:id="1346" w:name="_Toc475518111"/>
            <w:bookmarkStart w:id="1347" w:name="_Toc478537971"/>
            <w:bookmarkStart w:id="1348" w:name="_Toc479560683"/>
            <w:bookmarkStart w:id="1349" w:name="_Toc482600483"/>
            <w:bookmarkStart w:id="1350" w:name="_Toc485022131"/>
            <w:r w:rsidRPr="00C32362">
              <w:rPr>
                <w:b/>
              </w:rPr>
              <w:t xml:space="preserve">         None</w:t>
            </w:r>
            <w:bookmarkEnd w:id="1343"/>
            <w:bookmarkEnd w:id="1344"/>
            <w:bookmarkEnd w:id="1345"/>
            <w:bookmarkEnd w:id="1346"/>
            <w:bookmarkEnd w:id="1347"/>
            <w:bookmarkEnd w:id="1348"/>
            <w:bookmarkEnd w:id="1349"/>
            <w:bookmarkEnd w:id="1350"/>
          </w:p>
        </w:tc>
      </w:tr>
      <w:tr w:rsidR="00B62A89" w:rsidRPr="00C32362" w:rsidTr="00B460B3">
        <w:tc>
          <w:tcPr>
            <w:tcW w:w="5160" w:type="dxa"/>
            <w:tcBorders>
              <w:top w:val="single" w:sz="18" w:space="0" w:color="auto"/>
              <w:bottom w:val="single" w:sz="4" w:space="0" w:color="auto"/>
            </w:tcBorders>
          </w:tcPr>
          <w:p w:rsidR="00B62A89" w:rsidRPr="00C32362" w:rsidRDefault="005C567E" w:rsidP="00C83780">
            <w:pPr>
              <w:rPr>
                <w:b/>
              </w:rPr>
            </w:pPr>
            <w:r w:rsidRPr="00C32362">
              <w:rPr>
                <w:b/>
              </w:rPr>
              <w:t>Management/Technical Approach</w:t>
            </w:r>
            <w:r w:rsidR="00B62A89" w:rsidRPr="00C32362">
              <w:rPr>
                <w:b/>
              </w:rPr>
              <w:t xml:space="preserve"> Volume</w:t>
            </w:r>
          </w:p>
        </w:tc>
        <w:tc>
          <w:tcPr>
            <w:tcW w:w="1080" w:type="dxa"/>
            <w:tcBorders>
              <w:top w:val="single" w:sz="18" w:space="0" w:color="auto"/>
              <w:bottom w:val="single" w:sz="4" w:space="0" w:color="auto"/>
            </w:tcBorders>
          </w:tcPr>
          <w:p w:rsidR="00B62A89" w:rsidRPr="00C32362" w:rsidRDefault="00B62A89" w:rsidP="00C83780">
            <w:pPr>
              <w:rPr>
                <w:b/>
              </w:rPr>
            </w:pPr>
            <w:r w:rsidRPr="00C32362">
              <w:rPr>
                <w:b/>
              </w:rPr>
              <w:t>II</w:t>
            </w:r>
          </w:p>
        </w:tc>
        <w:tc>
          <w:tcPr>
            <w:tcW w:w="1691" w:type="dxa"/>
            <w:tcBorders>
              <w:top w:val="single" w:sz="18" w:space="0" w:color="auto"/>
              <w:bottom w:val="single" w:sz="4" w:space="0" w:color="auto"/>
            </w:tcBorders>
          </w:tcPr>
          <w:p w:rsidR="00B62A89" w:rsidRPr="00C32362" w:rsidRDefault="00B62A89" w:rsidP="00C83780">
            <w:pPr>
              <w:rPr>
                <w:b/>
              </w:rPr>
            </w:pPr>
            <w:r w:rsidRPr="00C32362">
              <w:rPr>
                <w:b/>
              </w:rPr>
              <w:t xml:space="preserve"> </w:t>
            </w:r>
            <w:r w:rsidR="00A92559" w:rsidRPr="00C32362">
              <w:rPr>
                <w:b/>
              </w:rPr>
              <w:t>90</w:t>
            </w:r>
            <w:r w:rsidRPr="00C32362">
              <w:rPr>
                <w:b/>
              </w:rPr>
              <w:t xml:space="preserve"> Pages</w:t>
            </w:r>
          </w:p>
        </w:tc>
      </w:tr>
      <w:tr w:rsidR="00B62A89" w:rsidRPr="00C32362" w:rsidTr="00222D0D">
        <w:tc>
          <w:tcPr>
            <w:tcW w:w="5160" w:type="dxa"/>
            <w:tcBorders>
              <w:top w:val="single" w:sz="4" w:space="0" w:color="auto"/>
              <w:bottom w:val="single" w:sz="4" w:space="0" w:color="auto"/>
            </w:tcBorders>
          </w:tcPr>
          <w:p w:rsidR="00B62A89" w:rsidRPr="00C32362" w:rsidRDefault="00B62A89" w:rsidP="001C432D">
            <w:r w:rsidRPr="00C32362">
              <w:t xml:space="preserve">(a) Cover Page, Indices, </w:t>
            </w:r>
          </w:p>
        </w:tc>
        <w:tc>
          <w:tcPr>
            <w:tcW w:w="1080" w:type="dxa"/>
            <w:tcBorders>
              <w:top w:val="single" w:sz="4" w:space="0" w:color="auto"/>
              <w:bottom w:val="single" w:sz="4" w:space="0" w:color="auto"/>
            </w:tcBorders>
          </w:tcPr>
          <w:p w:rsidR="00B62A89" w:rsidRPr="00C32362" w:rsidRDefault="00B62A89" w:rsidP="00C83780"/>
        </w:tc>
        <w:tc>
          <w:tcPr>
            <w:tcW w:w="1691" w:type="dxa"/>
            <w:tcBorders>
              <w:top w:val="single" w:sz="4" w:space="0" w:color="auto"/>
              <w:bottom w:val="single" w:sz="4" w:space="0" w:color="auto"/>
            </w:tcBorders>
          </w:tcPr>
          <w:p w:rsidR="00B62A89" w:rsidRPr="00C32362" w:rsidRDefault="00B62A89" w:rsidP="00C83780">
            <w:r w:rsidRPr="00C32362">
              <w:t>Excluded</w:t>
            </w:r>
          </w:p>
        </w:tc>
      </w:tr>
      <w:tr w:rsidR="00D8433B" w:rsidRPr="00C32362" w:rsidTr="00222D0D">
        <w:tc>
          <w:tcPr>
            <w:tcW w:w="5160" w:type="dxa"/>
            <w:tcBorders>
              <w:top w:val="single" w:sz="4" w:space="0" w:color="auto"/>
              <w:bottom w:val="single" w:sz="4" w:space="0" w:color="auto"/>
            </w:tcBorders>
          </w:tcPr>
          <w:p w:rsidR="00D8433B" w:rsidRPr="00C32362" w:rsidRDefault="00D8433B" w:rsidP="00014050">
            <w:pPr>
              <w:tabs>
                <w:tab w:val="left" w:pos="3249"/>
              </w:tabs>
              <w:rPr>
                <w:b/>
              </w:rPr>
            </w:pPr>
            <w:r w:rsidRPr="00C32362">
              <w:t>(b)</w:t>
            </w:r>
            <w:r w:rsidRPr="00C32362">
              <w:rPr>
                <w:b/>
              </w:rPr>
              <w:t xml:space="preserve"> </w:t>
            </w:r>
            <w:r w:rsidR="000E3C21" w:rsidRPr="00C32362">
              <w:t>Deviations and Exceptions</w:t>
            </w:r>
            <w:r w:rsidR="00014050">
              <w:tab/>
            </w:r>
          </w:p>
        </w:tc>
        <w:tc>
          <w:tcPr>
            <w:tcW w:w="1080" w:type="dxa"/>
            <w:tcBorders>
              <w:top w:val="single" w:sz="4" w:space="0" w:color="auto"/>
              <w:bottom w:val="single" w:sz="4" w:space="0" w:color="auto"/>
            </w:tcBorders>
          </w:tcPr>
          <w:p w:rsidR="00D8433B" w:rsidRPr="00C32362" w:rsidRDefault="00D8433B" w:rsidP="00C83780">
            <w:pPr>
              <w:rPr>
                <w:b/>
              </w:rPr>
            </w:pPr>
          </w:p>
        </w:tc>
        <w:tc>
          <w:tcPr>
            <w:tcW w:w="1691" w:type="dxa"/>
            <w:tcBorders>
              <w:top w:val="single" w:sz="4" w:space="0" w:color="auto"/>
              <w:bottom w:val="single" w:sz="4" w:space="0" w:color="auto"/>
            </w:tcBorders>
          </w:tcPr>
          <w:p w:rsidR="00D8433B" w:rsidRPr="00C32362" w:rsidRDefault="002C5954" w:rsidP="00D8433B">
            <w:r>
              <w:t>Excluded</w:t>
            </w:r>
          </w:p>
        </w:tc>
      </w:tr>
      <w:tr w:rsidR="00014050" w:rsidRPr="00C32362" w:rsidTr="00B460B3">
        <w:tc>
          <w:tcPr>
            <w:tcW w:w="5160" w:type="dxa"/>
            <w:tcBorders>
              <w:top w:val="single" w:sz="4" w:space="0" w:color="auto"/>
              <w:bottom w:val="single" w:sz="18" w:space="0" w:color="auto"/>
            </w:tcBorders>
          </w:tcPr>
          <w:p w:rsidR="00014050" w:rsidRPr="00C32362" w:rsidRDefault="00014050" w:rsidP="00014050">
            <w:pPr>
              <w:tabs>
                <w:tab w:val="left" w:pos="3249"/>
              </w:tabs>
            </w:pPr>
            <w:r>
              <w:t>(c ) Tab 1</w:t>
            </w:r>
            <w:r w:rsidR="00BB024B">
              <w:t xml:space="preserve"> </w:t>
            </w:r>
            <w:r w:rsidR="00BB024B" w:rsidRPr="007B1BFF">
              <w:rPr>
                <w:highlight w:val="yellow"/>
              </w:rPr>
              <w:t xml:space="preserve">and Tab </w:t>
            </w:r>
            <w:r w:rsidR="008C7B2B" w:rsidRPr="007B1BFF">
              <w:rPr>
                <w:highlight w:val="yellow"/>
              </w:rPr>
              <w:t>3</w:t>
            </w:r>
          </w:p>
        </w:tc>
        <w:tc>
          <w:tcPr>
            <w:tcW w:w="1080" w:type="dxa"/>
            <w:tcBorders>
              <w:top w:val="single" w:sz="4" w:space="0" w:color="auto"/>
              <w:bottom w:val="single" w:sz="18" w:space="0" w:color="auto"/>
            </w:tcBorders>
          </w:tcPr>
          <w:p w:rsidR="00014050" w:rsidRPr="00C32362" w:rsidRDefault="00014050" w:rsidP="00C83780">
            <w:pPr>
              <w:rPr>
                <w:b/>
              </w:rPr>
            </w:pPr>
          </w:p>
        </w:tc>
        <w:tc>
          <w:tcPr>
            <w:tcW w:w="1691" w:type="dxa"/>
            <w:tcBorders>
              <w:top w:val="single" w:sz="4" w:space="0" w:color="auto"/>
              <w:bottom w:val="single" w:sz="18" w:space="0" w:color="auto"/>
            </w:tcBorders>
          </w:tcPr>
          <w:p w:rsidR="00014050" w:rsidRPr="00C32362" w:rsidDel="00014050" w:rsidRDefault="00014050" w:rsidP="00D8433B">
            <w:r>
              <w:t>Excluded</w:t>
            </w:r>
          </w:p>
        </w:tc>
      </w:tr>
      <w:tr w:rsidR="00B62A89" w:rsidRPr="00C32362" w:rsidTr="00684B58">
        <w:tc>
          <w:tcPr>
            <w:tcW w:w="5160" w:type="dxa"/>
            <w:tcBorders>
              <w:top w:val="single" w:sz="18" w:space="0" w:color="auto"/>
              <w:bottom w:val="single" w:sz="4" w:space="0" w:color="auto"/>
            </w:tcBorders>
          </w:tcPr>
          <w:p w:rsidR="00B62A89" w:rsidRPr="00C32362" w:rsidRDefault="00541C35" w:rsidP="00C83780">
            <w:pPr>
              <w:rPr>
                <w:b/>
              </w:rPr>
            </w:pPr>
            <w:r w:rsidRPr="00C32362">
              <w:rPr>
                <w:b/>
              </w:rPr>
              <w:t>Price Volume</w:t>
            </w:r>
          </w:p>
        </w:tc>
        <w:tc>
          <w:tcPr>
            <w:tcW w:w="1080" w:type="dxa"/>
            <w:tcBorders>
              <w:top w:val="single" w:sz="18" w:space="0" w:color="auto"/>
              <w:bottom w:val="single" w:sz="4" w:space="0" w:color="auto"/>
            </w:tcBorders>
          </w:tcPr>
          <w:p w:rsidR="00B62A89" w:rsidRPr="00C32362" w:rsidRDefault="00B62A89" w:rsidP="00C83780">
            <w:pPr>
              <w:rPr>
                <w:b/>
              </w:rPr>
            </w:pPr>
            <w:r w:rsidRPr="00C32362">
              <w:rPr>
                <w:b/>
              </w:rPr>
              <w:t>III</w:t>
            </w:r>
          </w:p>
        </w:tc>
        <w:tc>
          <w:tcPr>
            <w:tcW w:w="1691" w:type="dxa"/>
            <w:tcBorders>
              <w:top w:val="single" w:sz="18" w:space="0" w:color="auto"/>
              <w:bottom w:val="single" w:sz="4" w:space="0" w:color="auto"/>
            </w:tcBorders>
          </w:tcPr>
          <w:p w:rsidR="00B62A89" w:rsidRPr="00C32362" w:rsidRDefault="00B62A89" w:rsidP="00C83780">
            <w:pPr>
              <w:rPr>
                <w:b/>
              </w:rPr>
            </w:pPr>
            <w:r w:rsidRPr="00C32362">
              <w:rPr>
                <w:b/>
              </w:rPr>
              <w:t>None</w:t>
            </w:r>
          </w:p>
        </w:tc>
      </w:tr>
      <w:tr w:rsidR="00B62A89" w:rsidRPr="00C32362" w:rsidTr="00684B58">
        <w:tc>
          <w:tcPr>
            <w:tcW w:w="5160" w:type="dxa"/>
            <w:tcBorders>
              <w:top w:val="single" w:sz="4" w:space="0" w:color="auto"/>
              <w:bottom w:val="single" w:sz="4" w:space="0" w:color="auto"/>
            </w:tcBorders>
          </w:tcPr>
          <w:p w:rsidR="00B62A89" w:rsidRPr="00C32362" w:rsidRDefault="00541C35" w:rsidP="00E77111">
            <w:r w:rsidRPr="00C32362">
              <w:t xml:space="preserve">(a) </w:t>
            </w:r>
            <w:r w:rsidR="00E77111">
              <w:t xml:space="preserve">Price </w:t>
            </w:r>
            <w:r w:rsidRPr="00C32362">
              <w:t>Exhibits</w:t>
            </w:r>
          </w:p>
        </w:tc>
        <w:tc>
          <w:tcPr>
            <w:tcW w:w="1080" w:type="dxa"/>
            <w:tcBorders>
              <w:top w:val="single" w:sz="4" w:space="0" w:color="auto"/>
              <w:bottom w:val="single" w:sz="4" w:space="0" w:color="auto"/>
            </w:tcBorders>
          </w:tcPr>
          <w:p w:rsidR="00B62A89" w:rsidRPr="00C32362" w:rsidRDefault="00B62A89" w:rsidP="00C83780"/>
        </w:tc>
        <w:tc>
          <w:tcPr>
            <w:tcW w:w="1691" w:type="dxa"/>
            <w:tcBorders>
              <w:top w:val="single" w:sz="4" w:space="0" w:color="auto"/>
              <w:bottom w:val="single" w:sz="4" w:space="0" w:color="auto"/>
            </w:tcBorders>
          </w:tcPr>
          <w:p w:rsidR="00B62A89" w:rsidRPr="00222D0D" w:rsidRDefault="00B510B4" w:rsidP="00C83780">
            <w:r w:rsidRPr="00B510B4">
              <w:t>Excluded</w:t>
            </w:r>
          </w:p>
        </w:tc>
      </w:tr>
      <w:tr w:rsidR="00D8433B" w:rsidRPr="00C32362" w:rsidTr="00684B58">
        <w:tc>
          <w:tcPr>
            <w:tcW w:w="5160" w:type="dxa"/>
            <w:tcBorders>
              <w:top w:val="single" w:sz="4" w:space="0" w:color="auto"/>
              <w:bottom w:val="single" w:sz="18" w:space="0" w:color="auto"/>
            </w:tcBorders>
          </w:tcPr>
          <w:p w:rsidR="00D8433B" w:rsidRPr="00C32362" w:rsidRDefault="00541C35" w:rsidP="00C83780">
            <w:pPr>
              <w:rPr>
                <w:b/>
              </w:rPr>
            </w:pPr>
            <w:r w:rsidRPr="00C32362">
              <w:t>(b)</w:t>
            </w:r>
            <w:r w:rsidRPr="00C32362">
              <w:rPr>
                <w:b/>
              </w:rPr>
              <w:t xml:space="preserve"> </w:t>
            </w:r>
            <w:r w:rsidRPr="00C32362">
              <w:t>Deviations and Exceptions</w:t>
            </w:r>
          </w:p>
        </w:tc>
        <w:tc>
          <w:tcPr>
            <w:tcW w:w="1080" w:type="dxa"/>
            <w:tcBorders>
              <w:top w:val="single" w:sz="4" w:space="0" w:color="auto"/>
              <w:bottom w:val="single" w:sz="18" w:space="0" w:color="auto"/>
            </w:tcBorders>
          </w:tcPr>
          <w:p w:rsidR="00D8433B" w:rsidRPr="00C32362" w:rsidRDefault="00D8433B" w:rsidP="00C83780">
            <w:pPr>
              <w:rPr>
                <w:b/>
              </w:rPr>
            </w:pPr>
          </w:p>
        </w:tc>
        <w:tc>
          <w:tcPr>
            <w:tcW w:w="1691" w:type="dxa"/>
            <w:tcBorders>
              <w:top w:val="single" w:sz="4" w:space="0" w:color="auto"/>
              <w:bottom w:val="single" w:sz="18" w:space="0" w:color="auto"/>
            </w:tcBorders>
          </w:tcPr>
          <w:p w:rsidR="00D8433B" w:rsidRPr="00222D0D" w:rsidRDefault="00B510B4" w:rsidP="00C83780">
            <w:r w:rsidRPr="00B510B4">
              <w:t>Excluded</w:t>
            </w:r>
          </w:p>
        </w:tc>
      </w:tr>
      <w:tr w:rsidR="00B62A89" w:rsidRPr="00C32362" w:rsidTr="00684B58">
        <w:tc>
          <w:tcPr>
            <w:tcW w:w="5160" w:type="dxa"/>
            <w:tcBorders>
              <w:top w:val="single" w:sz="18" w:space="0" w:color="auto"/>
              <w:bottom w:val="single" w:sz="4" w:space="0" w:color="auto"/>
            </w:tcBorders>
          </w:tcPr>
          <w:p w:rsidR="00B62A89" w:rsidRPr="00C32362" w:rsidRDefault="00B62A89" w:rsidP="00C83780">
            <w:pPr>
              <w:rPr>
                <w:b/>
              </w:rPr>
            </w:pPr>
            <w:bookmarkStart w:id="1351" w:name="_Toc470501641"/>
            <w:bookmarkStart w:id="1352" w:name="_Toc475256864"/>
            <w:bookmarkStart w:id="1353" w:name="_Toc475517916"/>
            <w:bookmarkStart w:id="1354" w:name="_Toc475518113"/>
            <w:bookmarkStart w:id="1355" w:name="_Toc478537973"/>
            <w:bookmarkStart w:id="1356" w:name="_Toc479560685"/>
            <w:bookmarkStart w:id="1357" w:name="_Toc482600485"/>
            <w:bookmarkStart w:id="1358" w:name="_Toc485022133"/>
            <w:r w:rsidRPr="00C32362">
              <w:rPr>
                <w:b/>
              </w:rPr>
              <w:t>Past Performance Volume</w:t>
            </w:r>
            <w:bookmarkEnd w:id="1351"/>
            <w:bookmarkEnd w:id="1352"/>
            <w:bookmarkEnd w:id="1353"/>
            <w:bookmarkEnd w:id="1354"/>
            <w:bookmarkEnd w:id="1355"/>
            <w:bookmarkEnd w:id="1356"/>
            <w:bookmarkEnd w:id="1357"/>
            <w:bookmarkEnd w:id="1358"/>
          </w:p>
        </w:tc>
        <w:tc>
          <w:tcPr>
            <w:tcW w:w="1080" w:type="dxa"/>
            <w:tcBorders>
              <w:top w:val="single" w:sz="18" w:space="0" w:color="auto"/>
              <w:bottom w:val="single" w:sz="4" w:space="0" w:color="auto"/>
            </w:tcBorders>
          </w:tcPr>
          <w:p w:rsidR="00B62A89" w:rsidRPr="00C32362" w:rsidRDefault="00B62A89" w:rsidP="00C83780">
            <w:pPr>
              <w:rPr>
                <w:b/>
              </w:rPr>
            </w:pPr>
            <w:r w:rsidRPr="00C32362">
              <w:rPr>
                <w:b/>
              </w:rPr>
              <w:t>IV</w:t>
            </w:r>
          </w:p>
        </w:tc>
        <w:tc>
          <w:tcPr>
            <w:tcW w:w="1691" w:type="dxa"/>
            <w:tcBorders>
              <w:top w:val="single" w:sz="18" w:space="0" w:color="auto"/>
              <w:bottom w:val="single" w:sz="4" w:space="0" w:color="auto"/>
            </w:tcBorders>
          </w:tcPr>
          <w:p w:rsidR="00B62A89" w:rsidRPr="00C32362" w:rsidRDefault="00B62A89" w:rsidP="00C83780">
            <w:pPr>
              <w:rPr>
                <w:b/>
              </w:rPr>
            </w:pPr>
          </w:p>
        </w:tc>
      </w:tr>
      <w:tr w:rsidR="00B62A89" w:rsidRPr="00C32362" w:rsidTr="00A92559">
        <w:trPr>
          <w:trHeight w:val="143"/>
        </w:trPr>
        <w:tc>
          <w:tcPr>
            <w:tcW w:w="5160" w:type="dxa"/>
            <w:tcBorders>
              <w:top w:val="single" w:sz="4" w:space="0" w:color="auto"/>
              <w:bottom w:val="single" w:sz="4" w:space="0" w:color="auto"/>
            </w:tcBorders>
          </w:tcPr>
          <w:p w:rsidR="00B62A89" w:rsidRPr="00C32362" w:rsidRDefault="00541C35" w:rsidP="00C83780">
            <w:r w:rsidRPr="00C32362">
              <w:t>(a) Information from the Offeror</w:t>
            </w:r>
          </w:p>
        </w:tc>
        <w:tc>
          <w:tcPr>
            <w:tcW w:w="1080" w:type="dxa"/>
            <w:tcBorders>
              <w:top w:val="single" w:sz="4" w:space="0" w:color="auto"/>
              <w:bottom w:val="single" w:sz="4" w:space="0" w:color="auto"/>
            </w:tcBorders>
          </w:tcPr>
          <w:p w:rsidR="00B62A89" w:rsidRPr="00C32362" w:rsidRDefault="00B62A89" w:rsidP="00C83780"/>
        </w:tc>
        <w:tc>
          <w:tcPr>
            <w:tcW w:w="1691" w:type="dxa"/>
            <w:tcBorders>
              <w:top w:val="single" w:sz="4" w:space="0" w:color="auto"/>
              <w:bottom w:val="single" w:sz="4" w:space="0" w:color="auto"/>
            </w:tcBorders>
          </w:tcPr>
          <w:p w:rsidR="00B62A89" w:rsidRPr="00C32362" w:rsidRDefault="00B62A89" w:rsidP="00C83780">
            <w:pPr>
              <w:rPr>
                <w:b/>
              </w:rPr>
            </w:pPr>
            <w:r w:rsidRPr="00C32362">
              <w:rPr>
                <w:b/>
              </w:rPr>
              <w:t xml:space="preserve"> 10 Pages</w:t>
            </w:r>
          </w:p>
        </w:tc>
      </w:tr>
      <w:tr w:rsidR="00B62A89" w:rsidRPr="00C32362" w:rsidTr="00C83780">
        <w:tc>
          <w:tcPr>
            <w:tcW w:w="5160" w:type="dxa"/>
            <w:tcBorders>
              <w:top w:val="single" w:sz="4" w:space="0" w:color="auto"/>
              <w:bottom w:val="single" w:sz="4" w:space="0" w:color="auto"/>
            </w:tcBorders>
          </w:tcPr>
          <w:p w:rsidR="00B62A89" w:rsidRPr="00C32362" w:rsidRDefault="00541C35" w:rsidP="009B3B71">
            <w:r w:rsidRPr="009B3B71">
              <w:rPr>
                <w:highlight w:val="yellow"/>
              </w:rPr>
              <w:t>(b)</w:t>
            </w:r>
            <w:r w:rsidR="00D80635">
              <w:t xml:space="preserve"> Cover Page, Indices</w:t>
            </w:r>
            <w:r w:rsidRPr="00C32362">
              <w:t xml:space="preserve">, Customer Evaluations, </w:t>
            </w:r>
            <w:r w:rsidR="00F73658">
              <w:t xml:space="preserve">and </w:t>
            </w:r>
            <w:r w:rsidRPr="00C32362">
              <w:t>Termination/Descope i</w:t>
            </w:r>
            <w:r w:rsidR="00F73658">
              <w:t xml:space="preserve">nformation </w:t>
            </w:r>
          </w:p>
        </w:tc>
        <w:tc>
          <w:tcPr>
            <w:tcW w:w="1080" w:type="dxa"/>
            <w:tcBorders>
              <w:top w:val="single" w:sz="4" w:space="0" w:color="auto"/>
              <w:bottom w:val="single" w:sz="4" w:space="0" w:color="auto"/>
            </w:tcBorders>
          </w:tcPr>
          <w:p w:rsidR="00B62A89" w:rsidRPr="00C32362" w:rsidRDefault="00B62A89" w:rsidP="00C83780"/>
        </w:tc>
        <w:tc>
          <w:tcPr>
            <w:tcW w:w="1691" w:type="dxa"/>
            <w:tcBorders>
              <w:top w:val="single" w:sz="4" w:space="0" w:color="auto"/>
              <w:bottom w:val="single" w:sz="4" w:space="0" w:color="auto"/>
            </w:tcBorders>
          </w:tcPr>
          <w:p w:rsidR="00B62A89" w:rsidRPr="00222D0D" w:rsidRDefault="00B510B4" w:rsidP="00C83780">
            <w:r w:rsidRPr="00B510B4">
              <w:t>Excluded</w:t>
            </w:r>
          </w:p>
        </w:tc>
      </w:tr>
      <w:tr w:rsidR="00D8433B" w:rsidRPr="00222D0D" w:rsidTr="00C83780">
        <w:tc>
          <w:tcPr>
            <w:tcW w:w="5160" w:type="dxa"/>
            <w:tcBorders>
              <w:top w:val="single" w:sz="4" w:space="0" w:color="auto"/>
              <w:bottom w:val="single" w:sz="4" w:space="0" w:color="auto"/>
            </w:tcBorders>
          </w:tcPr>
          <w:p w:rsidR="00D8433B" w:rsidRPr="00222D0D" w:rsidRDefault="00B510B4" w:rsidP="00D8433B">
            <w:r w:rsidRPr="00B510B4">
              <w:t>( c) Deviations and Exceptions</w:t>
            </w:r>
          </w:p>
        </w:tc>
        <w:tc>
          <w:tcPr>
            <w:tcW w:w="1080" w:type="dxa"/>
            <w:tcBorders>
              <w:top w:val="single" w:sz="4" w:space="0" w:color="auto"/>
              <w:bottom w:val="single" w:sz="4" w:space="0" w:color="auto"/>
            </w:tcBorders>
          </w:tcPr>
          <w:p w:rsidR="00D8433B" w:rsidRPr="00222D0D" w:rsidRDefault="00D8433B" w:rsidP="00C83780"/>
        </w:tc>
        <w:tc>
          <w:tcPr>
            <w:tcW w:w="1691" w:type="dxa"/>
            <w:tcBorders>
              <w:top w:val="single" w:sz="4" w:space="0" w:color="auto"/>
              <w:bottom w:val="single" w:sz="4" w:space="0" w:color="auto"/>
            </w:tcBorders>
          </w:tcPr>
          <w:p w:rsidR="00D8433B" w:rsidRPr="00222D0D" w:rsidRDefault="00B510B4" w:rsidP="00C83780">
            <w:r w:rsidRPr="00B510B4">
              <w:t>Excluded</w:t>
            </w:r>
          </w:p>
        </w:tc>
      </w:tr>
    </w:tbl>
    <w:p w:rsidR="00B62A89" w:rsidRPr="00222D0D" w:rsidRDefault="00B510B4" w:rsidP="00B62A89">
      <w:r w:rsidRPr="00B510B4">
        <w:t xml:space="preserve"> </w:t>
      </w:r>
    </w:p>
    <w:p w:rsidR="00B62A89" w:rsidRPr="00C32362" w:rsidRDefault="00B62A89" w:rsidP="00B62A89"/>
    <w:p w:rsidR="003C59D6" w:rsidRPr="00C32362" w:rsidRDefault="000E3C21" w:rsidP="00A47710">
      <w:pPr>
        <w:pStyle w:val="BodyTextIndent3"/>
        <w:widowControl w:val="0"/>
        <w:ind w:left="0"/>
        <w:rPr>
          <w:rFonts w:ascii="Times New Roman" w:hAnsi="Times New Roman"/>
          <w:sz w:val="20"/>
        </w:rPr>
      </w:pPr>
      <w:r w:rsidRPr="00C32362">
        <w:rPr>
          <w:rFonts w:ascii="Times New Roman" w:hAnsi="Times New Roman"/>
          <w:sz w:val="20"/>
        </w:rPr>
        <w:t>(2)A page is defined as one side of a sheet, 8-1/2" x 11", with at least one inch margins on all sides, using not smaller than 12 point type Times New Roman font.  Line spacing or the amount of vertical space between lines of text shall not be less than single line (Microsoft Word’s default line spacing).  Character spacing shall be “Normal”, not “Expanded” or “Condensed.”  The margins may contain headers and footers, but shall not contain any proposal content to be evaluated.  Foldouts count as an equivalent number of 8-1/2" x 11" pages.  The metric standard format most closely approximating the described standard 8-1/2" x 11" size may also be used.</w:t>
      </w:r>
    </w:p>
    <w:p w:rsidR="003C59D6" w:rsidRPr="00C32362" w:rsidRDefault="003C59D6">
      <w:pPr>
        <w:pStyle w:val="BodyTextIndent3"/>
        <w:widowControl w:val="0"/>
        <w:ind w:left="0"/>
        <w:rPr>
          <w:rFonts w:ascii="Times New Roman" w:hAnsi="Times New Roman"/>
          <w:sz w:val="20"/>
        </w:rPr>
      </w:pPr>
    </w:p>
    <w:p w:rsidR="003C59D6" w:rsidRPr="00C32362" w:rsidRDefault="001C432D">
      <w:r w:rsidRPr="00C32362">
        <w:t>Volumes I, II</w:t>
      </w:r>
      <w:r w:rsidR="00E77111" w:rsidRPr="00C32362">
        <w:t>, and</w:t>
      </w:r>
      <w:r w:rsidRPr="00C32362">
        <w:t xml:space="preserve"> IV shall be submitted in separate ringed (or similarly bound) binders. Diagrams, tables, artwork, and photographs may be reduced and, if necessary, run landscape or folded to eliminate oversize pages.  Text in Diagrams, schedules, charts, tables, artwork, and photographs shall be no smaller than 10 point.  Diagrams, tables, artwork, and photographs shall not be used to circumvent the text size limitations of the proposal.</w:t>
      </w:r>
    </w:p>
    <w:p w:rsidR="003C59D6" w:rsidRPr="00C32362" w:rsidRDefault="003C59D6">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p w:rsidR="003C59D6" w:rsidRPr="00C32362" w:rsidRDefault="000E3C21">
      <w:pPr>
        <w:pStyle w:val="BodyTextIndent3"/>
        <w:widowControl w:val="0"/>
        <w:ind w:left="0"/>
        <w:rPr>
          <w:rFonts w:ascii="Times New Roman" w:hAnsi="Times New Roman"/>
          <w:sz w:val="20"/>
        </w:rPr>
      </w:pPr>
      <w:r w:rsidRPr="00C32362">
        <w:rPr>
          <w:rFonts w:ascii="Times New Roman" w:hAnsi="Times New Roman"/>
          <w:sz w:val="20"/>
        </w:rPr>
        <w:t>(3)  Title pages, tabs, and tables of contents are excluded from the page counts specified in paragraph (1) of this provision (as well as other documents specified in table (b</w:t>
      </w:r>
      <w:r w:rsidR="00E77111" w:rsidRPr="00C32362">
        <w:rPr>
          <w:rFonts w:ascii="Times New Roman" w:hAnsi="Times New Roman"/>
          <w:sz w:val="20"/>
        </w:rPr>
        <w:t>) (</w:t>
      </w:r>
      <w:r w:rsidRPr="00C32362">
        <w:rPr>
          <w:rFonts w:ascii="Times New Roman" w:hAnsi="Times New Roman"/>
          <w:sz w:val="20"/>
        </w:rPr>
        <w:t xml:space="preserve">1) above).  In addition, the </w:t>
      </w:r>
      <w:r w:rsidR="00D81DE2">
        <w:rPr>
          <w:rFonts w:ascii="Times New Roman" w:hAnsi="Times New Roman"/>
          <w:sz w:val="20"/>
        </w:rPr>
        <w:t>Price</w:t>
      </w:r>
      <w:r w:rsidR="00D81DE2" w:rsidRPr="00C32362">
        <w:rPr>
          <w:rFonts w:ascii="Times New Roman" w:hAnsi="Times New Roman"/>
          <w:sz w:val="20"/>
        </w:rPr>
        <w:t xml:space="preserve"> </w:t>
      </w:r>
      <w:r w:rsidRPr="00C32362">
        <w:rPr>
          <w:rFonts w:ascii="Times New Roman" w:hAnsi="Times New Roman"/>
          <w:sz w:val="20"/>
        </w:rPr>
        <w:t>volume of yo</w:t>
      </w:r>
      <w:r w:rsidR="001C432D" w:rsidRPr="00C32362">
        <w:rPr>
          <w:rFonts w:ascii="Times New Roman" w:hAnsi="Times New Roman"/>
          <w:sz w:val="20"/>
        </w:rPr>
        <w:t xml:space="preserve">ur proposal is not page limited. </w:t>
      </w:r>
      <w:r w:rsidRPr="00C32362">
        <w:rPr>
          <w:rFonts w:ascii="Times New Roman" w:hAnsi="Times New Roman"/>
          <w:sz w:val="20"/>
        </w:rPr>
        <w:t>However, this volume is to be strictly limited to price information.  Information that can be construed as belonging in one of the other volumes of the proposal will be so construed and counted against that volume's page limitation.</w:t>
      </w:r>
    </w:p>
    <w:p w:rsidR="003C59D6" w:rsidRPr="00C32362" w:rsidRDefault="003C59D6">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p w:rsidR="003C59D6" w:rsidRPr="00C32362" w:rsidRDefault="001C432D">
      <w:r w:rsidRPr="00C32362">
        <w:t xml:space="preserve">(4)  The Government intends to evaluate proposals and award contract(s) without discussions with offerors (except clarifications as described in FAR 15.306(a)). Therefore, the offeror's initial proposal should contain the offeror's </w:t>
      </w:r>
      <w:r w:rsidRPr="00C32362">
        <w:lastRenderedPageBreak/>
        <w:t>best terms from a price and technical standpoint. The Government reserves the right to conduct discussions if the Contracting Officer later determines them to be necessary.   If discussions are held and final proposal revisions are requested, the Government will specify separate page limitations in its request for that submission.</w:t>
      </w:r>
    </w:p>
    <w:p w:rsidR="003C59D6" w:rsidRPr="00C32362" w:rsidRDefault="003C59D6">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p w:rsidR="003C59D6" w:rsidRPr="00C32362" w:rsidRDefault="001C432D">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r w:rsidRPr="00C32362">
        <w:t>(5)  Pages submitted in excess of the limitations specified in this provision will not be evaluated by the Government and will be returned to the offeror</w:t>
      </w:r>
      <w:r w:rsidR="000E3C21" w:rsidRPr="00C32362">
        <w:t xml:space="preserve"> in accordance with NFS 1815.204-70(b).</w:t>
      </w:r>
    </w:p>
    <w:p w:rsidR="003C59D6" w:rsidRPr="00C32362" w:rsidRDefault="003C59D6">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pPr>
    </w:p>
    <w:p w:rsidR="001C432D" w:rsidRPr="00C32362" w:rsidRDefault="001C432D" w:rsidP="001C432D"/>
    <w:p w:rsidR="001C432D" w:rsidRPr="00C32362" w:rsidRDefault="001C432D" w:rsidP="001C432D">
      <w:pPr>
        <w:jc w:val="center"/>
      </w:pPr>
      <w:r w:rsidRPr="00C32362">
        <w:t>(End of provision)</w:t>
      </w:r>
    </w:p>
    <w:p w:rsidR="00B62A89" w:rsidRPr="00C32362" w:rsidRDefault="00B62A89" w:rsidP="00B62A89">
      <w:pPr>
        <w:pStyle w:val="Heading3"/>
      </w:pPr>
      <w:bookmarkStart w:id="1359" w:name="_Toc127245248"/>
      <w:bookmarkStart w:id="1360" w:name="_Toc349561396"/>
      <w:bookmarkStart w:id="1361" w:name="_Toc349567612"/>
      <w:bookmarkStart w:id="1362" w:name="_Toc359425699"/>
      <w:bookmarkStart w:id="1363" w:name="_Toc361312856"/>
      <w:bookmarkStart w:id="1364" w:name="_Toc361314099"/>
      <w:bookmarkStart w:id="1365" w:name="_Toc364329451"/>
      <w:bookmarkStart w:id="1366" w:name="_Toc370288415"/>
      <w:bookmarkEnd w:id="1340"/>
      <w:r w:rsidRPr="00C32362">
        <w:t>A.3.</w:t>
      </w:r>
      <w:r w:rsidR="00E77111">
        <w:t>7</w:t>
      </w:r>
      <w:r w:rsidRPr="00C32362">
        <w:t>. PROPOSAL VOLUMES</w:t>
      </w:r>
      <w:bookmarkEnd w:id="1359"/>
      <w:bookmarkEnd w:id="1360"/>
      <w:bookmarkEnd w:id="1361"/>
      <w:bookmarkEnd w:id="1362"/>
      <w:bookmarkEnd w:id="1363"/>
      <w:bookmarkEnd w:id="1364"/>
      <w:bookmarkEnd w:id="1365"/>
      <w:bookmarkEnd w:id="1366"/>
    </w:p>
    <w:p w:rsidR="00B62A89" w:rsidRPr="00C32362" w:rsidRDefault="00B62A89" w:rsidP="00B62A89"/>
    <w:p w:rsidR="00B62A89" w:rsidRPr="00C32362" w:rsidRDefault="00B62A89" w:rsidP="00B62A89">
      <w:r w:rsidRPr="00C32362">
        <w:t xml:space="preserve">1.  </w:t>
      </w:r>
      <w:r w:rsidR="00A92559" w:rsidRPr="00C32362">
        <w:t>P</w:t>
      </w:r>
      <w:r w:rsidRPr="00C32362">
        <w:t>roposal volumes</w:t>
      </w:r>
      <w:r w:rsidR="00A92559" w:rsidRPr="00C32362">
        <w:t xml:space="preserve"> I, II and IV</w:t>
      </w:r>
      <w:r w:rsidRPr="00C32362">
        <w:t xml:space="preserve"> are to be submitted in a hard copy format.  In addition to the hard copy format, a CD ROM is required for the Offer </w:t>
      </w:r>
      <w:r w:rsidR="00D81DE2">
        <w:t>Volume</w:t>
      </w:r>
      <w:r w:rsidRPr="00C32362">
        <w:t xml:space="preserve">, </w:t>
      </w:r>
      <w:r w:rsidR="005C567E" w:rsidRPr="00C32362">
        <w:t>Management/Technical Approach</w:t>
      </w:r>
      <w:r w:rsidRPr="00C32362">
        <w:t xml:space="preserve"> </w:t>
      </w:r>
      <w:r w:rsidR="00D81DE2">
        <w:t>Volume</w:t>
      </w:r>
      <w:r w:rsidRPr="00C32362">
        <w:t xml:space="preserve">, Price </w:t>
      </w:r>
      <w:r w:rsidR="00D81DE2">
        <w:t>Volume</w:t>
      </w:r>
      <w:r w:rsidRPr="00C32362">
        <w:t xml:space="preserve"> and the Past Performance </w:t>
      </w:r>
      <w:r w:rsidR="00D81DE2">
        <w:t>Volume</w:t>
      </w:r>
      <w:r w:rsidRPr="00C32362">
        <w:t>. The offeror's proposal shall consist of the following physically separate volumes:</w:t>
      </w:r>
    </w:p>
    <w:p w:rsidR="00B62A89" w:rsidRPr="00C32362" w:rsidRDefault="00B62A89" w:rsidP="00B62A89">
      <w:r w:rsidRPr="00C32362">
        <w:t xml:space="preserve">Volume I   </w:t>
      </w:r>
      <w:r w:rsidR="00E77111" w:rsidRPr="00C32362">
        <w:t>- Offer</w:t>
      </w:r>
      <w:r w:rsidRPr="00C32362">
        <w:t xml:space="preserve"> </w:t>
      </w:r>
      <w:r w:rsidR="00E77111" w:rsidRPr="00C32362">
        <w:t>Volume (</w:t>
      </w:r>
      <w:r w:rsidRPr="00C32362">
        <w:t>as described in Sections A.3.</w:t>
      </w:r>
      <w:r w:rsidR="00E77111">
        <w:t>8</w:t>
      </w:r>
      <w:r w:rsidRPr="00C32362">
        <w:t>. and A.3.</w:t>
      </w:r>
      <w:r w:rsidR="00E77111">
        <w:t>9</w:t>
      </w:r>
      <w:r w:rsidRPr="00C32362">
        <w:t>.)</w:t>
      </w:r>
    </w:p>
    <w:p w:rsidR="00B62A89" w:rsidRPr="00C32362" w:rsidRDefault="00B62A89" w:rsidP="00B62A89">
      <w:r w:rsidRPr="00C32362">
        <w:t xml:space="preserve">Volume </w:t>
      </w:r>
      <w:r w:rsidR="00E77111" w:rsidRPr="00C32362">
        <w:t>II - Management</w:t>
      </w:r>
      <w:r w:rsidR="005C567E" w:rsidRPr="00C32362">
        <w:t>/Technical Approach</w:t>
      </w:r>
      <w:r w:rsidRPr="00C32362">
        <w:t xml:space="preserve"> Volume (Tabs 1 through </w:t>
      </w:r>
      <w:r w:rsidR="00E77111">
        <w:t>8</w:t>
      </w:r>
      <w:r w:rsidRPr="00C32362">
        <w:t>)</w:t>
      </w:r>
    </w:p>
    <w:p w:rsidR="00B62A89" w:rsidRPr="00C32362" w:rsidRDefault="00B62A89" w:rsidP="00B62A89">
      <w:r w:rsidRPr="00C32362">
        <w:t>Volume III - Price Volume</w:t>
      </w:r>
    </w:p>
    <w:p w:rsidR="00B62A89" w:rsidRPr="00C32362" w:rsidRDefault="00B62A89" w:rsidP="00B62A89">
      <w:r w:rsidRPr="00C32362">
        <w:t>Volume IV - Past Performance Volume</w:t>
      </w:r>
    </w:p>
    <w:p w:rsidR="00B62A89" w:rsidRPr="00C32362" w:rsidRDefault="00B62A89" w:rsidP="00B62A89"/>
    <w:p w:rsidR="00B62A89" w:rsidRPr="00C32362" w:rsidRDefault="00B62A89" w:rsidP="00B62A89"/>
    <w:p w:rsidR="00B62A89" w:rsidRPr="00C32362" w:rsidRDefault="00B62A89" w:rsidP="00B62A89">
      <w:r w:rsidRPr="00C32362">
        <w:t xml:space="preserve">2.  </w:t>
      </w:r>
      <w:r w:rsidR="005C567E" w:rsidRPr="00C32362">
        <w:t>Management/Technical Approach</w:t>
      </w:r>
      <w:r w:rsidRPr="00C32362">
        <w:t xml:space="preserve"> Tab Description    </w:t>
      </w:r>
    </w:p>
    <w:p w:rsidR="00B62A89" w:rsidRPr="00C32362" w:rsidRDefault="00B62A89" w:rsidP="00B62A89">
      <w:r w:rsidRPr="00C32362">
        <w:t xml:space="preserve">                                                     </w:t>
      </w: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Executive Summary</w:t>
      </w: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TAB 1 - Minimum Mandatory Specifications</w:t>
      </w:r>
      <w:r w:rsidR="00014050">
        <w:rPr>
          <w:rFonts w:ascii="Times New Roman" w:eastAsia="MS Mincho" w:hAnsi="Times New Roman"/>
        </w:rPr>
        <w:t>/ 508 Documentation</w:t>
      </w:r>
      <w:r w:rsidRPr="00C32362">
        <w:rPr>
          <w:rFonts w:ascii="Times New Roman" w:eastAsia="MS Mincho" w:hAnsi="Times New Roman"/>
        </w:rPr>
        <w:t xml:space="preserve"> </w:t>
      </w: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 xml:space="preserve">TAB 2 - </w:t>
      </w:r>
      <w:r w:rsidRPr="00D80635">
        <w:rPr>
          <w:rFonts w:ascii="Times New Roman" w:eastAsia="MS Mincho" w:hAnsi="Times New Roman"/>
          <w:highlight w:val="yellow"/>
        </w:rPr>
        <w:t>Proposed Systems</w:t>
      </w: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TAB 3 - Available Components</w:t>
      </w: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TAB 4 - Exceeding the Minimum</w:t>
      </w:r>
      <w:r w:rsidR="008F5DE5" w:rsidRPr="00C32362">
        <w:rPr>
          <w:rFonts w:ascii="Times New Roman" w:eastAsia="MS Mincho" w:hAnsi="Times New Roman"/>
        </w:rPr>
        <w:t xml:space="preserve"> / Desirable Features</w:t>
      </w: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 xml:space="preserve">TAB </w:t>
      </w:r>
      <w:r w:rsidR="008F5DE5" w:rsidRPr="00C32362">
        <w:rPr>
          <w:rFonts w:ascii="Times New Roman" w:eastAsia="MS Mincho" w:hAnsi="Times New Roman"/>
        </w:rPr>
        <w:t xml:space="preserve">5 </w:t>
      </w:r>
      <w:r w:rsidRPr="00C32362">
        <w:rPr>
          <w:rFonts w:ascii="Times New Roman" w:eastAsia="MS Mincho" w:hAnsi="Times New Roman"/>
        </w:rPr>
        <w:t>- Other Features</w:t>
      </w: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 xml:space="preserve">TAB </w:t>
      </w:r>
      <w:r w:rsidR="008F5DE5" w:rsidRPr="00C32362">
        <w:rPr>
          <w:rFonts w:ascii="Times New Roman" w:eastAsia="MS Mincho" w:hAnsi="Times New Roman"/>
        </w:rPr>
        <w:t xml:space="preserve">6 </w:t>
      </w:r>
      <w:r w:rsidRPr="00C32362">
        <w:rPr>
          <w:rFonts w:ascii="Times New Roman" w:eastAsia="MS Mincho" w:hAnsi="Times New Roman"/>
        </w:rPr>
        <w:t xml:space="preserve">- </w:t>
      </w:r>
      <w:r w:rsidR="00F677D2" w:rsidRPr="00D80635">
        <w:rPr>
          <w:rFonts w:ascii="Times New Roman" w:eastAsia="MS Mincho" w:hAnsi="Times New Roman"/>
          <w:b/>
          <w:highlight w:val="yellow"/>
        </w:rPr>
        <w:t>Commitment to Supply Chain Management and Supply Diversity</w:t>
      </w: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 xml:space="preserve">TAB </w:t>
      </w:r>
      <w:r w:rsidR="008F5DE5" w:rsidRPr="00C32362">
        <w:rPr>
          <w:rFonts w:ascii="Times New Roman" w:eastAsia="MS Mincho" w:hAnsi="Times New Roman"/>
        </w:rPr>
        <w:t xml:space="preserve">7 </w:t>
      </w:r>
      <w:r w:rsidRPr="00C32362">
        <w:rPr>
          <w:rFonts w:ascii="Times New Roman" w:eastAsia="MS Mincho" w:hAnsi="Times New Roman"/>
        </w:rPr>
        <w:t>- Post Award Support and Service</w:t>
      </w:r>
    </w:p>
    <w:p w:rsidR="00B62A89" w:rsidRDefault="00B62A89" w:rsidP="00B62A89">
      <w:pPr>
        <w:pStyle w:val="PlainText"/>
        <w:rPr>
          <w:rFonts w:ascii="Times New Roman" w:eastAsia="MS Mincho" w:hAnsi="Times New Roman"/>
        </w:rPr>
      </w:pPr>
      <w:r w:rsidRPr="00C32362">
        <w:rPr>
          <w:rFonts w:ascii="Times New Roman" w:eastAsia="MS Mincho" w:hAnsi="Times New Roman"/>
        </w:rPr>
        <w:t xml:space="preserve">TAB </w:t>
      </w:r>
      <w:r w:rsidR="008F5DE5" w:rsidRPr="00C32362">
        <w:rPr>
          <w:rFonts w:ascii="Times New Roman" w:eastAsia="MS Mincho" w:hAnsi="Times New Roman"/>
        </w:rPr>
        <w:t xml:space="preserve">8 </w:t>
      </w:r>
      <w:r w:rsidRPr="00C32362">
        <w:rPr>
          <w:rFonts w:ascii="Times New Roman" w:eastAsia="MS Mincho" w:hAnsi="Times New Roman"/>
        </w:rPr>
        <w:t>- Management Plan</w:t>
      </w:r>
    </w:p>
    <w:p w:rsidR="00041120" w:rsidRDefault="00041120" w:rsidP="00B62A89">
      <w:pPr>
        <w:pStyle w:val="PlainText"/>
        <w:rPr>
          <w:rFonts w:ascii="Times New Roman" w:eastAsia="MS Mincho" w:hAnsi="Times New Roman"/>
        </w:rPr>
      </w:pPr>
    </w:p>
    <w:p w:rsidR="00041120" w:rsidRDefault="00041120" w:rsidP="00041120">
      <w:pPr>
        <w:pStyle w:val="PlainText"/>
        <w:rPr>
          <w:rFonts w:ascii="Times New Roman" w:eastAsia="MS Mincho" w:hAnsi="Times New Roman"/>
        </w:rPr>
      </w:pPr>
      <w:r w:rsidRPr="0063514C">
        <w:rPr>
          <w:rFonts w:ascii="Times New Roman" w:eastAsia="MS Mincho" w:hAnsi="Times New Roman"/>
          <w:highlight w:val="yellow"/>
        </w:rPr>
        <w:t>Please Note: 508 Documentation may be provided electronically, on CD ROM.</w:t>
      </w:r>
    </w:p>
    <w:p w:rsidR="00041120" w:rsidRPr="00C32362" w:rsidRDefault="00041120" w:rsidP="00B62A89">
      <w:pPr>
        <w:pStyle w:val="PlainText"/>
        <w:rPr>
          <w:rFonts w:ascii="Times New Roman" w:eastAsia="MS Mincho" w:hAnsi="Times New Roman"/>
        </w:rPr>
      </w:pPr>
    </w:p>
    <w:p w:rsidR="00B62A89" w:rsidRPr="00C32362" w:rsidRDefault="00B62A89" w:rsidP="00B62A89">
      <w:pPr>
        <w:jc w:val="center"/>
      </w:pPr>
      <w:r w:rsidRPr="00C32362" w:rsidDel="00321337">
        <w:rPr>
          <w:rFonts w:eastAsia="MS Mincho"/>
        </w:rPr>
        <w:t xml:space="preserve"> </w:t>
      </w:r>
      <w:r w:rsidRPr="00C32362">
        <w:t>(End of text)</w:t>
      </w:r>
    </w:p>
    <w:p w:rsidR="00B62A89" w:rsidRPr="00C32362" w:rsidRDefault="00B62A89" w:rsidP="00B62A89">
      <w:pPr>
        <w:jc w:val="center"/>
      </w:pPr>
    </w:p>
    <w:p w:rsidR="00B62A89" w:rsidRPr="00C32362" w:rsidRDefault="00B62A89" w:rsidP="00B62A89">
      <w:pPr>
        <w:pStyle w:val="Heading3"/>
      </w:pPr>
      <w:bookmarkStart w:id="1367" w:name="_Toc127245249"/>
      <w:bookmarkStart w:id="1368" w:name="_Toc349561397"/>
      <w:bookmarkStart w:id="1369" w:name="_Toc349567613"/>
      <w:bookmarkStart w:id="1370" w:name="_Toc359425700"/>
      <w:bookmarkStart w:id="1371" w:name="_Toc361312857"/>
      <w:bookmarkStart w:id="1372" w:name="_Toc361314100"/>
      <w:bookmarkStart w:id="1373" w:name="_Toc364329452"/>
      <w:bookmarkStart w:id="1374" w:name="_Toc370288416"/>
      <w:r w:rsidRPr="00C32362">
        <w:t>A.3.</w:t>
      </w:r>
      <w:r w:rsidR="00E77111">
        <w:t>8</w:t>
      </w:r>
      <w:r w:rsidRPr="00C32362">
        <w:t>. INSTRUCTIONS FOR OFFER VOLUME INCLUDING EXECUTED STANDARD FORM 1449, AND REPRESENTATIONS AND CERTIFICATIONS</w:t>
      </w:r>
      <w:bookmarkEnd w:id="1367"/>
      <w:bookmarkEnd w:id="1368"/>
      <w:bookmarkEnd w:id="1369"/>
      <w:bookmarkEnd w:id="1370"/>
      <w:bookmarkEnd w:id="1371"/>
      <w:bookmarkEnd w:id="1372"/>
      <w:bookmarkEnd w:id="1373"/>
      <w:bookmarkEnd w:id="1374"/>
    </w:p>
    <w:p w:rsidR="00B62A89" w:rsidRPr="00C32362" w:rsidRDefault="00B62A89" w:rsidP="00B62A89"/>
    <w:p w:rsidR="00B62A89" w:rsidRPr="00C32362" w:rsidRDefault="00B62A89" w:rsidP="00B62A89">
      <w:r w:rsidRPr="00C32362">
        <w:t xml:space="preserve">SF 1449 – The offeror shall appropriately complete Blocks 12, 17, and 30 and return the completed SF 1449, signed by a duly authorized individual. </w:t>
      </w:r>
    </w:p>
    <w:p w:rsidR="00B62A89" w:rsidRPr="00C32362" w:rsidRDefault="00B62A89" w:rsidP="00B62A89"/>
    <w:p w:rsidR="00E77111" w:rsidRDefault="00B62A89" w:rsidP="00B62A89">
      <w:r w:rsidRPr="00C32362">
        <w:t>Offeror Representations and Certifications – the offeror shall ap</w:t>
      </w:r>
      <w:r w:rsidR="00E77111">
        <w:t>propriately complete and return.</w:t>
      </w:r>
    </w:p>
    <w:p w:rsidR="00B62A89" w:rsidRPr="00C32362" w:rsidRDefault="00CD258F" w:rsidP="00B62A89">
      <w:r w:rsidRPr="00C32362">
        <w:t xml:space="preserve"> </w:t>
      </w:r>
      <w:r w:rsidR="00B62A89" w:rsidRPr="00C32362">
        <w:t>Offeror Representations and Certifications—Commercial Items (52-212-3).State any deviations/exceptions taken to the required Offeror Representations and Certifications and include the reason for the deviation/exception.</w:t>
      </w:r>
    </w:p>
    <w:p w:rsidR="00B62A89" w:rsidRPr="00C32362" w:rsidRDefault="00B62A89" w:rsidP="00B62A89"/>
    <w:p w:rsidR="00A31BA1" w:rsidRDefault="007B1BFF" w:rsidP="00EA48F0">
      <w:r>
        <w:rPr>
          <w:highlight w:val="yellow"/>
        </w:rPr>
        <w:t>T</w:t>
      </w:r>
      <w:r w:rsidR="00B62A89" w:rsidRPr="007B1BFF">
        <w:rPr>
          <w:highlight w:val="yellow"/>
        </w:rPr>
        <w:t xml:space="preserve">he </w:t>
      </w:r>
      <w:r w:rsidR="00B62A89" w:rsidRPr="00B46E70">
        <w:rPr>
          <w:highlight w:val="yellow"/>
        </w:rPr>
        <w:t>offeror shall sign four original SF 1449s and return with your offer</w:t>
      </w:r>
      <w:r w:rsidR="009965E9" w:rsidRPr="00B46E70">
        <w:rPr>
          <w:highlight w:val="yellow"/>
        </w:rPr>
        <w:t>.  The offeror shall sign one original SF30 of all amendments issued. Parts I and II become the Model Contract after award.</w:t>
      </w:r>
    </w:p>
    <w:p w:rsidR="00EA48F0" w:rsidRPr="00C32362" w:rsidRDefault="00B62A89" w:rsidP="00EA48F0">
      <w:r w:rsidRPr="00C32362">
        <w:t xml:space="preserve"> </w:t>
      </w:r>
    </w:p>
    <w:p w:rsidR="003C59D6" w:rsidRPr="00C32362" w:rsidRDefault="000E3C21">
      <w:pPr>
        <w:pStyle w:val="ListParagraph"/>
        <w:ind w:left="0"/>
      </w:pPr>
      <w:r w:rsidRPr="00C32362">
        <w:t>Commercial Small Business Subcontracting Plan – In accordance with FAR 52.219-9 Small Business Subcontracting Plan—Alternate II, contained in this solicitation, all offerors, that are not small businesses, must submit a Sm</w:t>
      </w:r>
      <w:r w:rsidR="001115D4" w:rsidRPr="00C32362">
        <w:t>all Business Subcontracting Commercial Plan</w:t>
      </w:r>
      <w:r w:rsidRPr="00C32362">
        <w:t xml:space="preserve">.  Failure to submit a Small Business Subcontracting Plan shall make the offeror ineligible for award of a contract. </w:t>
      </w:r>
    </w:p>
    <w:p w:rsidR="00684B58" w:rsidRPr="00C32362" w:rsidRDefault="00684B58">
      <w:pPr>
        <w:pStyle w:val="ListParagraph"/>
        <w:ind w:left="0"/>
      </w:pPr>
    </w:p>
    <w:p w:rsidR="00B62A89" w:rsidRPr="00C32362" w:rsidRDefault="00B62A89" w:rsidP="00B62A89">
      <w:r w:rsidRPr="00C32362">
        <w:t xml:space="preserve">Contact Information: </w:t>
      </w:r>
      <w:r w:rsidR="00684B58" w:rsidRPr="00C32362">
        <w:t>All Offeror’s shall provide t</w:t>
      </w:r>
      <w:r w:rsidRPr="00C32362">
        <w:t>he names, email addresses, and phone numbers of persons to be contacted for clarification of questions of a technical and business nature.</w:t>
      </w:r>
    </w:p>
    <w:p w:rsidR="00B62A89" w:rsidRPr="00C32362" w:rsidRDefault="00B62A89" w:rsidP="00B62A89"/>
    <w:p w:rsidR="00B62A89" w:rsidRDefault="00B62A89" w:rsidP="00B62A89">
      <w:r w:rsidRPr="00C32362">
        <w:t xml:space="preserve">Information concerning Responsibility: </w:t>
      </w:r>
      <w:r w:rsidR="00684B58" w:rsidRPr="00C32362">
        <w:t xml:space="preserve"> All Offeror’s shall provide i</w:t>
      </w:r>
      <w:r w:rsidRPr="00C32362">
        <w:t>nformation addressing all of the elements under FAR 9.104 to demonstrate responsibility.</w:t>
      </w:r>
    </w:p>
    <w:p w:rsidR="00F73658" w:rsidRDefault="00F73658" w:rsidP="00B62A89"/>
    <w:p w:rsidR="00F73658" w:rsidRPr="00C32362" w:rsidRDefault="00F73658" w:rsidP="00B62A89">
      <w:r w:rsidRPr="00F73658">
        <w:rPr>
          <w:highlight w:val="yellow"/>
        </w:rPr>
        <w:t>The offeror shall submit t</w:t>
      </w:r>
      <w:r w:rsidRPr="00F73658">
        <w:rPr>
          <w:bCs/>
          <w:highlight w:val="yellow"/>
        </w:rPr>
        <w:t>he list of Acronyms, which applies to the entire proposal submission.</w:t>
      </w:r>
    </w:p>
    <w:p w:rsidR="00B62A89" w:rsidRPr="00C32362" w:rsidRDefault="00B62A89" w:rsidP="00B62A89"/>
    <w:p w:rsidR="00B62A89" w:rsidRPr="00C32362" w:rsidRDefault="000923EF" w:rsidP="00B62A89">
      <w:r w:rsidRPr="000923EF">
        <w:t>NOTE: The Government does not intend to accept proposals with alternate terms and conditions.</w:t>
      </w:r>
    </w:p>
    <w:p w:rsidR="00B62A89" w:rsidRPr="00C32362" w:rsidRDefault="00B62A89" w:rsidP="00B62A89"/>
    <w:p w:rsidR="00B62A89" w:rsidRPr="00C32362" w:rsidRDefault="00B62A89" w:rsidP="00B62A89">
      <w:pPr>
        <w:jc w:val="center"/>
      </w:pPr>
      <w:r w:rsidRPr="00C32362">
        <w:t xml:space="preserve"> (End of text)</w:t>
      </w:r>
    </w:p>
    <w:p w:rsidR="00B62A89" w:rsidRPr="00C32362" w:rsidRDefault="00B62A89" w:rsidP="00B62A89">
      <w:pPr>
        <w:pStyle w:val="Heading3"/>
      </w:pPr>
      <w:bookmarkStart w:id="1375" w:name="_Toc127245250"/>
      <w:bookmarkStart w:id="1376" w:name="_Toc349561398"/>
      <w:bookmarkStart w:id="1377" w:name="_Toc349567614"/>
      <w:bookmarkStart w:id="1378" w:name="_Toc359425701"/>
      <w:bookmarkStart w:id="1379" w:name="_Toc361312858"/>
      <w:bookmarkStart w:id="1380" w:name="_Toc361314101"/>
      <w:bookmarkStart w:id="1381" w:name="_Toc364329453"/>
      <w:bookmarkStart w:id="1382" w:name="_Toc370288417"/>
      <w:r w:rsidRPr="00C32362">
        <w:rPr>
          <w:rFonts w:eastAsia="MS Mincho"/>
        </w:rPr>
        <w:t>A.3.</w:t>
      </w:r>
      <w:r w:rsidR="00E77111">
        <w:rPr>
          <w:rFonts w:eastAsia="MS Mincho"/>
        </w:rPr>
        <w:t>9</w:t>
      </w:r>
      <w:r w:rsidRPr="00C32362">
        <w:rPr>
          <w:rFonts w:eastAsia="MS Mincho"/>
        </w:rPr>
        <w:t xml:space="preserve">. </w:t>
      </w:r>
      <w:r w:rsidRPr="00C32362">
        <w:t>SUMMARY OF EXCEPTION</w:t>
      </w:r>
      <w:bookmarkEnd w:id="1375"/>
      <w:r w:rsidRPr="00C32362">
        <w:t>S</w:t>
      </w:r>
      <w:bookmarkEnd w:id="1376"/>
      <w:bookmarkEnd w:id="1377"/>
      <w:bookmarkEnd w:id="1378"/>
      <w:bookmarkEnd w:id="1379"/>
      <w:bookmarkEnd w:id="1380"/>
      <w:bookmarkEnd w:id="1381"/>
      <w:bookmarkEnd w:id="1382"/>
    </w:p>
    <w:p w:rsidR="00B62A89" w:rsidRPr="00C32362" w:rsidRDefault="00B62A89" w:rsidP="00B62A89"/>
    <w:p w:rsidR="0087002D" w:rsidRDefault="0087002D" w:rsidP="0087002D">
      <w:r>
        <w:t xml:space="preserve">Include a statement of acceptance of the anticipated contract provisions and proposed contract schedule, or list all specific exceptions to the terms, conditions, and requirements of Addenda I and II of this solicitation, to the Representations and Certifications (Addendum V) or to the information requested in Addendum III.  Include the reason for the exception, or refer to where the reason is addressed in the proposal.  This list must include all exceptions, both “business” and “technical”.  </w:t>
      </w:r>
    </w:p>
    <w:p w:rsidR="0087002D" w:rsidRDefault="0087002D" w:rsidP="0087002D"/>
    <w:p w:rsidR="0087002D" w:rsidRDefault="0087002D" w:rsidP="0087002D">
      <w:r>
        <w:t>Include any new terms, conditions, or clauses proposed by the offeror which are of benefit to the Government. Discuss the benefit to the Government in Volume I, II, III, or IV as appropriate.</w:t>
      </w:r>
    </w:p>
    <w:p w:rsidR="0087002D" w:rsidRDefault="0087002D" w:rsidP="0087002D"/>
    <w:p w:rsidR="0087002D" w:rsidRDefault="0087002D" w:rsidP="0087002D">
      <w:r>
        <w:t xml:space="preserve">Offerors are cautioned that exceptions may result in a determination of proposal </w:t>
      </w:r>
      <w:r w:rsidR="000F483B">
        <w:t>unacceptability</w:t>
      </w:r>
      <w:r>
        <w:t xml:space="preserve"> (NFS 1815.305-70), may preclude award to an offeror if award is made without discussions, or may otherwise affect an offeror’s competitive standing. </w:t>
      </w:r>
    </w:p>
    <w:p w:rsidR="0087002D" w:rsidRDefault="0087002D" w:rsidP="0087002D"/>
    <w:p w:rsidR="00B62A89" w:rsidRPr="00C32362" w:rsidRDefault="00B62A89" w:rsidP="00B62A89"/>
    <w:p w:rsidR="00B62A89" w:rsidRDefault="00B62A89" w:rsidP="00B62A89">
      <w:pPr>
        <w:jc w:val="center"/>
      </w:pPr>
      <w:r w:rsidRPr="00C32362">
        <w:t>(End of text)</w:t>
      </w:r>
    </w:p>
    <w:p w:rsidR="00267BD9" w:rsidRDefault="00267BD9" w:rsidP="00B62A89">
      <w:pPr>
        <w:jc w:val="center"/>
      </w:pPr>
    </w:p>
    <w:p w:rsidR="00267BD9" w:rsidRPr="00C32362" w:rsidRDefault="00267BD9" w:rsidP="00B62A89">
      <w:pPr>
        <w:jc w:val="center"/>
      </w:pPr>
    </w:p>
    <w:p w:rsidR="00B62A89" w:rsidRPr="00C32362" w:rsidRDefault="00B62A89" w:rsidP="00B62A89">
      <w:pPr>
        <w:pStyle w:val="Heading3"/>
        <w:rPr>
          <w:rFonts w:eastAsia="MS Mincho"/>
        </w:rPr>
      </w:pPr>
      <w:bookmarkStart w:id="1383" w:name="_Toc127245251"/>
      <w:bookmarkStart w:id="1384" w:name="_Toc349561399"/>
      <w:bookmarkStart w:id="1385" w:name="_Toc349567615"/>
      <w:bookmarkStart w:id="1386" w:name="_Toc359425702"/>
      <w:bookmarkStart w:id="1387" w:name="_Toc361312859"/>
      <w:bookmarkStart w:id="1388" w:name="_Toc361314102"/>
      <w:bookmarkStart w:id="1389" w:name="_Toc364329454"/>
      <w:bookmarkStart w:id="1390" w:name="_Toc370288418"/>
      <w:r w:rsidRPr="00C32362">
        <w:rPr>
          <w:rFonts w:eastAsia="MS Mincho"/>
        </w:rPr>
        <w:t>A.3.1</w:t>
      </w:r>
      <w:r w:rsidR="00E77111">
        <w:rPr>
          <w:rFonts w:eastAsia="MS Mincho"/>
        </w:rPr>
        <w:t>0</w:t>
      </w:r>
      <w:r w:rsidRPr="00C32362">
        <w:rPr>
          <w:rFonts w:eastAsia="MS Mincho"/>
        </w:rPr>
        <w:t xml:space="preserve">. GENERAL </w:t>
      </w:r>
      <w:r w:rsidR="005C567E" w:rsidRPr="00C32362">
        <w:rPr>
          <w:rFonts w:eastAsia="MS Mincho"/>
        </w:rPr>
        <w:t>MANAGEMENT/TECHNICAL APPROACH</w:t>
      </w:r>
      <w:r w:rsidRPr="00C32362">
        <w:rPr>
          <w:rFonts w:eastAsia="MS Mincho"/>
        </w:rPr>
        <w:t xml:space="preserve"> PROPOSAL INSTRUCTIONS</w:t>
      </w:r>
      <w:bookmarkEnd w:id="1383"/>
      <w:bookmarkEnd w:id="1384"/>
      <w:bookmarkEnd w:id="1385"/>
      <w:bookmarkEnd w:id="1386"/>
      <w:bookmarkEnd w:id="1387"/>
      <w:bookmarkEnd w:id="1388"/>
      <w:bookmarkEnd w:id="1389"/>
      <w:bookmarkEnd w:id="1390"/>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 xml:space="preserve">This section describes the overall guidelines and specifications for preparing 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volume.</w:t>
      </w:r>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Heading4"/>
        <w:rPr>
          <w:rFonts w:eastAsia="MS Mincho"/>
        </w:rPr>
      </w:pPr>
      <w:bookmarkStart w:id="1391" w:name="_Toc127245252"/>
      <w:bookmarkStart w:id="1392" w:name="_Toc349561400"/>
      <w:bookmarkStart w:id="1393" w:name="_Toc349567616"/>
      <w:r w:rsidRPr="00C32362">
        <w:rPr>
          <w:rFonts w:eastAsia="MS Mincho"/>
        </w:rPr>
        <w:t>A.3.1</w:t>
      </w:r>
      <w:r w:rsidR="00E77111">
        <w:rPr>
          <w:rFonts w:eastAsia="MS Mincho"/>
        </w:rPr>
        <w:t>0</w:t>
      </w:r>
      <w:r w:rsidRPr="00C32362">
        <w:rPr>
          <w:rFonts w:eastAsia="MS Mincho"/>
        </w:rPr>
        <w:t xml:space="preserve">.1. General Guidelines in Preparing the </w:t>
      </w:r>
      <w:r w:rsidR="005C567E" w:rsidRPr="00C32362">
        <w:rPr>
          <w:rFonts w:eastAsia="MS Mincho"/>
        </w:rPr>
        <w:t>Management/Technical Approach</w:t>
      </w:r>
      <w:r w:rsidRPr="00C32362">
        <w:rPr>
          <w:rFonts w:eastAsia="MS Mincho"/>
        </w:rPr>
        <w:t xml:space="preserve"> Proposal</w:t>
      </w:r>
      <w:bookmarkEnd w:id="1391"/>
      <w:bookmarkEnd w:id="1392"/>
      <w:bookmarkEnd w:id="1393"/>
    </w:p>
    <w:p w:rsidR="00B62A89" w:rsidRPr="00C32362" w:rsidRDefault="00B62A89" w:rsidP="00B62A89">
      <w:pPr>
        <w:pStyle w:val="PlainText"/>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 xml:space="preserve">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 must specifically state for which group the offeror is proposing.</w:t>
      </w:r>
    </w:p>
    <w:p w:rsidR="00C05C2A" w:rsidRPr="00C32362" w:rsidRDefault="00C05C2A" w:rsidP="00C05C2A">
      <w:pPr>
        <w:pStyle w:val="PlainText"/>
        <w:ind w:left="360"/>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 xml:space="preserve">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 shall be completely separate and apart from the Offer Proposal, Past Performance Proposal and the Price Proposal.  All information submitted in 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 shall be current as of the month of submission of the proposal and shall be specific, complete, and meet the minimum requirements of this RFP.   </w:t>
      </w:r>
    </w:p>
    <w:p w:rsidR="00EA54A4" w:rsidRPr="00C32362" w:rsidRDefault="00EA54A4" w:rsidP="00B62A89">
      <w:pPr>
        <w:pStyle w:val="PlainText"/>
        <w:rPr>
          <w:rFonts w:ascii="Times New Roman" w:eastAsia="MS Mincho" w:hAnsi="Times New Roman"/>
        </w:rPr>
      </w:pPr>
    </w:p>
    <w:p w:rsidR="00B62A89" w:rsidRPr="00C32362" w:rsidRDefault="00B62A89" w:rsidP="00B62A89">
      <w:pPr>
        <w:pStyle w:val="Heading4"/>
        <w:rPr>
          <w:rFonts w:eastAsia="MS Mincho"/>
        </w:rPr>
      </w:pPr>
      <w:bookmarkStart w:id="1394" w:name="_Toc127245253"/>
      <w:bookmarkStart w:id="1395" w:name="_Toc349561401"/>
      <w:bookmarkStart w:id="1396" w:name="_Toc349567617"/>
      <w:r w:rsidRPr="00C32362">
        <w:rPr>
          <w:rFonts w:eastAsia="MS Mincho"/>
        </w:rPr>
        <w:t>A.3.1</w:t>
      </w:r>
      <w:r w:rsidR="00E77111">
        <w:rPr>
          <w:rFonts w:eastAsia="MS Mincho"/>
        </w:rPr>
        <w:t>0</w:t>
      </w:r>
      <w:r w:rsidRPr="00C32362">
        <w:rPr>
          <w:rFonts w:eastAsia="MS Mincho"/>
        </w:rPr>
        <w:t xml:space="preserve">.2. Structure and Content of the </w:t>
      </w:r>
      <w:r w:rsidR="005C567E" w:rsidRPr="00C32362">
        <w:rPr>
          <w:rFonts w:eastAsia="MS Mincho"/>
        </w:rPr>
        <w:t>Management/Technical Approach</w:t>
      </w:r>
      <w:r w:rsidRPr="00C32362">
        <w:rPr>
          <w:rFonts w:eastAsia="MS Mincho"/>
        </w:rPr>
        <w:t xml:space="preserve"> Proposal</w:t>
      </w:r>
      <w:bookmarkEnd w:id="1394"/>
      <w:bookmarkEnd w:id="1395"/>
      <w:bookmarkEnd w:id="1396"/>
    </w:p>
    <w:p w:rsidR="00B62A89" w:rsidRPr="00C32362" w:rsidRDefault="00B62A89" w:rsidP="00B62A89">
      <w:pPr>
        <w:pStyle w:val="PlainText"/>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 xml:space="preserve">The offeror shall structure 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 with multiple sections.  Each section shall be sequentially tabbed with the title indicated on the tab.  The titl</w:t>
      </w:r>
      <w:r w:rsidR="00EA54A4" w:rsidRPr="00C32362">
        <w:rPr>
          <w:rFonts w:ascii="Times New Roman" w:eastAsia="MS Mincho" w:hAnsi="Times New Roman"/>
        </w:rPr>
        <w:t>es shall correspond to the tab</w:t>
      </w:r>
      <w:r w:rsidRPr="00C32362">
        <w:rPr>
          <w:rFonts w:ascii="Times New Roman" w:eastAsia="MS Mincho" w:hAnsi="Times New Roman"/>
        </w:rPr>
        <w:t>s listed in paragraph 2 of A.3.</w:t>
      </w:r>
      <w:r w:rsidR="00E77111">
        <w:rPr>
          <w:rFonts w:ascii="Times New Roman" w:eastAsia="MS Mincho" w:hAnsi="Times New Roman"/>
        </w:rPr>
        <w:t>7</w:t>
      </w:r>
      <w:r w:rsidRPr="00C32362">
        <w:rPr>
          <w:rFonts w:ascii="Times New Roman" w:eastAsia="MS Mincho" w:hAnsi="Times New Roman"/>
        </w:rPr>
        <w:t>. and provide the information requested below.</w:t>
      </w:r>
    </w:p>
    <w:p w:rsidR="00C05C2A" w:rsidRPr="00C32362" w:rsidRDefault="00C05C2A" w:rsidP="00C05C2A">
      <w:pPr>
        <w:pStyle w:val="PlainText"/>
        <w:ind w:left="360"/>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lastRenderedPageBreak/>
        <w:t xml:space="preserve">In addition, the offeror shall provide 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 in both a hard copy and machine readable Windows format on a CD ROM. The Government will use a PC with Microsoft </w:t>
      </w:r>
      <w:r w:rsidRPr="00C32362">
        <w:rPr>
          <w:rFonts w:ascii="Times New Roman" w:hAnsi="Times New Roman"/>
        </w:rPr>
        <w:t xml:space="preserve">Windows 7 Operating System, and Office 2007 (Word/Excel). </w:t>
      </w:r>
    </w:p>
    <w:p w:rsidR="00C05C2A" w:rsidRPr="00C32362" w:rsidRDefault="00B62A89" w:rsidP="00C05C2A">
      <w:pPr>
        <w:ind w:left="360"/>
        <w:rPr>
          <w:rFonts w:eastAsia="MS Mincho"/>
        </w:rPr>
      </w:pPr>
      <w:r w:rsidRPr="00C32362">
        <w:t>Two copies of the CD(s) shall be submitted with one copy identified as the backup.  In the case of any inconsistency between the hardcopy and CD format, the hardcopy version will prevail</w:t>
      </w:r>
      <w:r w:rsidRPr="00C32362">
        <w:rPr>
          <w:rFonts w:eastAsia="MS Mincho"/>
        </w:rPr>
        <w:t xml:space="preserve">. </w:t>
      </w:r>
    </w:p>
    <w:p w:rsidR="00B62A89" w:rsidRPr="00C32362" w:rsidRDefault="00B62A89" w:rsidP="00B62A89">
      <w:pPr>
        <w:pStyle w:val="PlainText"/>
        <w:rPr>
          <w:rFonts w:ascii="Times New Roman" w:eastAsia="MS Mincho" w:hAnsi="Times New Roman"/>
        </w:rPr>
      </w:pPr>
    </w:p>
    <w:p w:rsidR="00D922F4" w:rsidRPr="00C32362" w:rsidRDefault="00D922F4" w:rsidP="00B62A89">
      <w:pPr>
        <w:pStyle w:val="PlainText"/>
        <w:rPr>
          <w:rFonts w:ascii="Times New Roman" w:eastAsia="MS Mincho" w:hAnsi="Times New Roman"/>
        </w:rPr>
      </w:pPr>
    </w:p>
    <w:p w:rsidR="00B62A89" w:rsidRPr="00C32362" w:rsidRDefault="00B62A89" w:rsidP="00B62A89">
      <w:pPr>
        <w:pStyle w:val="Heading4"/>
        <w:rPr>
          <w:rFonts w:eastAsia="MS Mincho"/>
        </w:rPr>
      </w:pPr>
      <w:bookmarkStart w:id="1397" w:name="_Toc127245254"/>
      <w:bookmarkStart w:id="1398" w:name="_Toc349561402"/>
      <w:bookmarkStart w:id="1399" w:name="_Toc349567618"/>
      <w:r w:rsidRPr="00C32362">
        <w:rPr>
          <w:rFonts w:eastAsia="MS Mincho"/>
        </w:rPr>
        <w:t>A.3.1</w:t>
      </w:r>
      <w:r w:rsidR="00E77111">
        <w:rPr>
          <w:rFonts w:eastAsia="MS Mincho"/>
        </w:rPr>
        <w:t>0</w:t>
      </w:r>
      <w:r w:rsidRPr="00C32362">
        <w:rPr>
          <w:rFonts w:eastAsia="MS Mincho"/>
        </w:rPr>
        <w:t>.3. Clarity and Completeness</w:t>
      </w:r>
      <w:bookmarkEnd w:id="1397"/>
      <w:bookmarkEnd w:id="1398"/>
      <w:bookmarkEnd w:id="1399"/>
    </w:p>
    <w:p w:rsidR="00B62A89" w:rsidRPr="00C32362" w:rsidRDefault="00B62A89" w:rsidP="00B62A89">
      <w:pPr>
        <w:rPr>
          <w:rFonts w:eastAsia="MS Mincho"/>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 xml:space="preserve">The proposal shall clearly and fully demonstrate the offeror's capability, knowledge, and experience in regard to the technical requirements of this RFP.  The offeror shall fill in appropriate Technical Exhibits, entering only Yes/No or, where requested, succinctly describing how it meets the requirement.  </w:t>
      </w:r>
    </w:p>
    <w:p w:rsidR="00C05C2A" w:rsidRPr="00C32362" w:rsidRDefault="00C05C2A" w:rsidP="00C05C2A">
      <w:pPr>
        <w:pStyle w:val="PlainText"/>
        <w:ind w:left="360"/>
        <w:rPr>
          <w:rFonts w:ascii="Times New Roman" w:eastAsia="MS Mincho" w:hAnsi="Times New Roman"/>
        </w:rPr>
      </w:pPr>
    </w:p>
    <w:p w:rsidR="00C05C2A" w:rsidRPr="00C32362" w:rsidRDefault="00B62A89" w:rsidP="00C05C2A">
      <w:pPr>
        <w:pStyle w:val="PlainText"/>
        <w:ind w:left="360"/>
        <w:rPr>
          <w:rFonts w:ascii="Times New Roman" w:hAnsi="Times New Roman"/>
        </w:rPr>
      </w:pPr>
      <w:r w:rsidRPr="00C32362">
        <w:rPr>
          <w:rFonts w:ascii="Times New Roman" w:eastAsia="MS Mincho" w:hAnsi="Times New Roman"/>
        </w:rPr>
        <w:t>If any reference to documentation is made by the offeror such documentation shall be cited at the page, section, and paragraph level.  The cited offeror documentation shall be included in the proposal and counts against the page count as defined in A.3.</w:t>
      </w:r>
      <w:r w:rsidR="00E77111">
        <w:rPr>
          <w:rFonts w:ascii="Times New Roman" w:eastAsia="MS Mincho" w:hAnsi="Times New Roman"/>
        </w:rPr>
        <w:t>6</w:t>
      </w:r>
      <w:r w:rsidRPr="00C32362">
        <w:rPr>
          <w:rFonts w:ascii="Times New Roman" w:eastAsia="MS Mincho" w:hAnsi="Times New Roman"/>
        </w:rPr>
        <w:t xml:space="preserve">. </w:t>
      </w:r>
      <w:r w:rsidRPr="00C32362">
        <w:rPr>
          <w:rFonts w:ascii="Times New Roman" w:hAnsi="Times New Roman"/>
        </w:rPr>
        <w:t xml:space="preserve">Offerors are required to follow the instructions regarding the organization and content of the proposals. </w:t>
      </w:r>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Heading4"/>
      </w:pPr>
      <w:bookmarkStart w:id="1400" w:name="_Toc127245255"/>
      <w:bookmarkStart w:id="1401" w:name="_Toc349561403"/>
      <w:bookmarkStart w:id="1402" w:name="_Toc349567619"/>
      <w:r w:rsidRPr="00C32362">
        <w:rPr>
          <w:rFonts w:eastAsia="MS Mincho"/>
        </w:rPr>
        <w:t>A.3.1</w:t>
      </w:r>
      <w:r w:rsidR="00E77111">
        <w:rPr>
          <w:rFonts w:eastAsia="MS Mincho"/>
        </w:rPr>
        <w:t>0</w:t>
      </w:r>
      <w:r w:rsidRPr="00C32362">
        <w:rPr>
          <w:rFonts w:eastAsia="MS Mincho"/>
        </w:rPr>
        <w:t xml:space="preserve">.4. </w:t>
      </w:r>
      <w:r w:rsidRPr="00C32362">
        <w:t>Summary of Deviations\Exceptions (</w:t>
      </w:r>
      <w:r w:rsidR="005C567E" w:rsidRPr="00C32362">
        <w:t>Management/Technical Approach</w:t>
      </w:r>
      <w:r w:rsidRPr="00C32362">
        <w:t xml:space="preserve"> Proposal)</w:t>
      </w:r>
      <w:bookmarkEnd w:id="1400"/>
      <w:bookmarkEnd w:id="1401"/>
      <w:bookmarkEnd w:id="1402"/>
    </w:p>
    <w:p w:rsidR="00B62A89" w:rsidRPr="00C32362" w:rsidRDefault="00B62A89" w:rsidP="00B62A89"/>
    <w:p w:rsidR="00C05C2A" w:rsidRPr="00C32362" w:rsidRDefault="00B62A89" w:rsidP="00C05C2A">
      <w:pPr>
        <w:ind w:left="360"/>
      </w:pPr>
      <w:r w:rsidRPr="00C32362">
        <w:t xml:space="preserve">Identify and explain the reason for any deviations, exceptions, or conditional assumptions taken with respect to these </w:t>
      </w:r>
      <w:r w:rsidR="005C567E" w:rsidRPr="00C32362">
        <w:t>Management/Technical Approach</w:t>
      </w:r>
      <w:r w:rsidRPr="00C32362">
        <w:t xml:space="preserve"> proposal instructions or to any of the technical requirements of this solicitation, such as the </w:t>
      </w:r>
      <w:r w:rsidR="00EA54A4" w:rsidRPr="00C32362">
        <w:t>Statement of W</w:t>
      </w:r>
      <w:r w:rsidRPr="00C32362">
        <w:t xml:space="preserve">ork and related specifications. Offerors are cautioned that exceptions may result in a determination of proposal unacceptability (NFS 1815.305-70), may preclude award to an offeror if award is made without discussions, or may otherwise affect an offeror’s competitive standing. </w:t>
      </w:r>
    </w:p>
    <w:p w:rsidR="00C05C2A" w:rsidRPr="00C32362" w:rsidRDefault="00C05C2A" w:rsidP="00C05C2A">
      <w:pPr>
        <w:pStyle w:val="PlainText"/>
        <w:ind w:left="360"/>
        <w:rPr>
          <w:rFonts w:ascii="Times New Roman" w:eastAsia="MS Mincho" w:hAnsi="Times New Roman"/>
        </w:rPr>
      </w:pPr>
    </w:p>
    <w:p w:rsidR="00C05C2A" w:rsidRPr="00C32362" w:rsidRDefault="00B62A89" w:rsidP="00C05C2A">
      <w:pPr>
        <w:ind w:left="360"/>
        <w:jc w:val="center"/>
      </w:pPr>
      <w:r w:rsidRPr="00C32362">
        <w:t>(End of text)</w:t>
      </w:r>
    </w:p>
    <w:p w:rsidR="00B62A89" w:rsidRPr="00C32362" w:rsidRDefault="00B62A89" w:rsidP="00B62A89">
      <w:pPr>
        <w:pStyle w:val="Heading3"/>
        <w:rPr>
          <w:rFonts w:eastAsia="MS Mincho"/>
        </w:rPr>
      </w:pPr>
      <w:bookmarkStart w:id="1403" w:name="_Toc127245256"/>
      <w:bookmarkStart w:id="1404" w:name="_Toc349561404"/>
      <w:bookmarkStart w:id="1405" w:name="_Toc349567620"/>
      <w:bookmarkStart w:id="1406" w:name="_Toc359425703"/>
      <w:bookmarkStart w:id="1407" w:name="_Toc361312860"/>
      <w:bookmarkStart w:id="1408" w:name="_Toc361314103"/>
      <w:bookmarkStart w:id="1409" w:name="_Toc364329455"/>
      <w:bookmarkStart w:id="1410" w:name="_Toc370288419"/>
      <w:r w:rsidRPr="00C32362">
        <w:rPr>
          <w:rFonts w:eastAsia="MS Mincho"/>
        </w:rPr>
        <w:t>A.3.1</w:t>
      </w:r>
      <w:r w:rsidR="00E77111">
        <w:rPr>
          <w:rFonts w:eastAsia="MS Mincho"/>
        </w:rPr>
        <w:t>1</w:t>
      </w:r>
      <w:r w:rsidRPr="00C32362">
        <w:rPr>
          <w:rFonts w:eastAsia="MS Mincho"/>
        </w:rPr>
        <w:t>. COMPLIANCE WITH MINIMUM MANDATORY SPECIFICATIONS</w:t>
      </w:r>
      <w:bookmarkEnd w:id="1403"/>
      <w:r w:rsidRPr="00C32362">
        <w:rPr>
          <w:rFonts w:eastAsia="MS Mincho"/>
        </w:rPr>
        <w:t xml:space="preserve"> (Tab 1)</w:t>
      </w:r>
      <w:bookmarkEnd w:id="1404"/>
      <w:bookmarkEnd w:id="1405"/>
      <w:bookmarkEnd w:id="1406"/>
      <w:bookmarkEnd w:id="1407"/>
      <w:bookmarkEnd w:id="1408"/>
      <w:bookmarkEnd w:id="1409"/>
      <w:bookmarkEnd w:id="1410"/>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 xml:space="preserve">The following sections provide instructions on how to prepare the minimum mandatory aspects of the offeror's proposal. </w:t>
      </w:r>
      <w:r w:rsidRPr="00C32362">
        <w:rPr>
          <w:rFonts w:ascii="Times New Roman" w:hAnsi="Times New Roman"/>
        </w:rPr>
        <w:t xml:space="preserve">The Minimum Mandatory Specifications (Tab 1) are minimum requirements. Proposals will not be evaluated further and/or considered for award if they do not meet </w:t>
      </w:r>
      <w:r w:rsidR="00EA54A4" w:rsidRPr="00C32362">
        <w:rPr>
          <w:rFonts w:ascii="Times New Roman" w:hAnsi="Times New Roman"/>
        </w:rPr>
        <w:t>the minimum mandatory specifications</w:t>
      </w:r>
      <w:r w:rsidRPr="00C32362">
        <w:rPr>
          <w:rFonts w:ascii="Times New Roman" w:hAnsi="Times New Roman"/>
        </w:rPr>
        <w:t>.</w:t>
      </w:r>
    </w:p>
    <w:p w:rsidR="00B62A89" w:rsidRDefault="00B62A89" w:rsidP="00B62A89">
      <w:pPr>
        <w:pStyle w:val="PlainText"/>
        <w:rPr>
          <w:rFonts w:ascii="Times New Roman" w:eastAsia="MS Mincho" w:hAnsi="Times New Roman"/>
        </w:rPr>
      </w:pPr>
    </w:p>
    <w:p w:rsidR="00267BD9" w:rsidRPr="00C32362" w:rsidRDefault="00267BD9" w:rsidP="00B62A89">
      <w:pPr>
        <w:pStyle w:val="PlainText"/>
        <w:rPr>
          <w:rFonts w:ascii="Times New Roman" w:eastAsia="MS Mincho" w:hAnsi="Times New Roman"/>
        </w:rPr>
      </w:pPr>
    </w:p>
    <w:p w:rsidR="00B62A89" w:rsidRPr="00C32362" w:rsidRDefault="00B62A89" w:rsidP="00B62A89">
      <w:pPr>
        <w:pStyle w:val="Heading4"/>
        <w:rPr>
          <w:rFonts w:eastAsia="MS Mincho"/>
        </w:rPr>
      </w:pPr>
      <w:bookmarkStart w:id="1411" w:name="_Toc127245257"/>
      <w:bookmarkStart w:id="1412" w:name="_Toc349561405"/>
      <w:bookmarkStart w:id="1413" w:name="_Toc349567621"/>
      <w:r w:rsidRPr="00C32362">
        <w:rPr>
          <w:rFonts w:eastAsia="MS Mincho"/>
        </w:rPr>
        <w:t>A.3.1</w:t>
      </w:r>
      <w:r w:rsidR="00E77111">
        <w:rPr>
          <w:rFonts w:eastAsia="MS Mincho"/>
        </w:rPr>
        <w:t>1</w:t>
      </w:r>
      <w:r w:rsidRPr="00C32362">
        <w:rPr>
          <w:rFonts w:eastAsia="MS Mincho"/>
        </w:rPr>
        <w:t>.1. Instructions for TAB 1</w:t>
      </w:r>
      <w:bookmarkEnd w:id="1411"/>
      <w:bookmarkEnd w:id="1412"/>
      <w:bookmarkEnd w:id="1413"/>
    </w:p>
    <w:p w:rsidR="00B62A89" w:rsidRPr="00C32362" w:rsidRDefault="00B62A89" w:rsidP="00B62A89">
      <w:pPr>
        <w:pStyle w:val="PlainText"/>
        <w:rPr>
          <w:rFonts w:ascii="Times New Roman" w:eastAsia="MS Mincho" w:hAnsi="Times New Roman"/>
        </w:rPr>
      </w:pPr>
    </w:p>
    <w:p w:rsidR="00B62A89" w:rsidRPr="00C32362" w:rsidRDefault="00B62A89" w:rsidP="00267BD9">
      <w:pPr>
        <w:pStyle w:val="PlainText"/>
        <w:ind w:left="360"/>
        <w:rPr>
          <w:rFonts w:ascii="Times New Roman" w:eastAsia="MS Mincho" w:hAnsi="Times New Roman"/>
        </w:rPr>
      </w:pPr>
      <w:r w:rsidRPr="00C32362">
        <w:rPr>
          <w:rFonts w:ascii="Times New Roman" w:eastAsia="MS Mincho" w:hAnsi="Times New Roman"/>
        </w:rPr>
        <w:t xml:space="preserve">The offeror shall fill in every row in the appropriate group-specific Minimum Mandatory Specification Matrix Exhibit (Exhibits </w:t>
      </w:r>
      <w:r w:rsidR="008F5DE5" w:rsidRPr="00C32362">
        <w:rPr>
          <w:rFonts w:ascii="Times New Roman" w:eastAsia="MS Mincho" w:hAnsi="Times New Roman"/>
        </w:rPr>
        <w:t xml:space="preserve">MMA </w:t>
      </w:r>
      <w:r w:rsidRPr="00C32362">
        <w:rPr>
          <w:rFonts w:ascii="Times New Roman" w:eastAsia="MS Mincho" w:hAnsi="Times New Roman"/>
        </w:rPr>
        <w:t xml:space="preserve">through </w:t>
      </w:r>
      <w:r w:rsidR="008F5DE5" w:rsidRPr="00C32362">
        <w:rPr>
          <w:rFonts w:ascii="Times New Roman" w:eastAsia="MS Mincho" w:hAnsi="Times New Roman"/>
        </w:rPr>
        <w:t>MMD</w:t>
      </w:r>
      <w:r w:rsidRPr="00C32362">
        <w:rPr>
          <w:rFonts w:ascii="Times New Roman" w:eastAsia="MS Mincho" w:hAnsi="Times New Roman"/>
        </w:rPr>
        <w:t xml:space="preserve">) and submit it under TAB 1 in 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w:t>
      </w: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This exhibit as completed by the offeror shall</w:t>
      </w:r>
      <w:r w:rsidR="00267BD9">
        <w:rPr>
          <w:rFonts w:ascii="Times New Roman" w:eastAsia="MS Mincho" w:hAnsi="Times New Roman"/>
        </w:rPr>
        <w:t xml:space="preserve"> not</w:t>
      </w:r>
      <w:r w:rsidRPr="00C32362">
        <w:rPr>
          <w:rFonts w:ascii="Times New Roman" w:eastAsia="MS Mincho" w:hAnsi="Times New Roman"/>
        </w:rPr>
        <w:t xml:space="preserve"> count in the page total.</w:t>
      </w: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The extent to which the proposal exceeds the minimum mandatory specifications or provides desirable features shall not be discussed in this section.  How a proposal exceeds the minimum and provides desirable features should be identified in later sections.</w:t>
      </w:r>
    </w:p>
    <w:p w:rsidR="00B62A89" w:rsidRPr="00C32362" w:rsidRDefault="00B62A89" w:rsidP="00B62A89">
      <w:pPr>
        <w:pStyle w:val="PlainText"/>
        <w:rPr>
          <w:rFonts w:ascii="Times New Roman" w:eastAsia="MS Mincho" w:hAnsi="Times New Roman"/>
        </w:rPr>
      </w:pPr>
    </w:p>
    <w:p w:rsidR="00267BD9" w:rsidRDefault="00267BD9" w:rsidP="00267BD9">
      <w:pPr>
        <w:pStyle w:val="PlainText"/>
        <w:ind w:left="360"/>
        <w:rPr>
          <w:rFonts w:ascii="Times New Roman" w:eastAsia="MS Mincho" w:hAnsi="Times New Roman"/>
        </w:rPr>
      </w:pPr>
      <w:r>
        <w:rPr>
          <w:rFonts w:ascii="Times New Roman" w:eastAsia="MS Mincho" w:hAnsi="Times New Roman"/>
        </w:rPr>
        <w:t xml:space="preserve">TAB 1 shall also contain any Section 508 Voluntary </w:t>
      </w:r>
      <w:r w:rsidR="00045D69">
        <w:rPr>
          <w:rFonts w:ascii="Times New Roman" w:eastAsia="MS Mincho" w:hAnsi="Times New Roman"/>
        </w:rPr>
        <w:t>Product</w:t>
      </w:r>
      <w:r>
        <w:rPr>
          <w:rFonts w:ascii="Times New Roman" w:eastAsia="MS Mincho" w:hAnsi="Times New Roman"/>
        </w:rPr>
        <w:t xml:space="preserve"> Accessibility Templates or other supporting documentation as to how the proposed mandatory items meet applicable 508 standards.  </w:t>
      </w:r>
    </w:p>
    <w:p w:rsidR="00267BD9" w:rsidRDefault="00267BD9" w:rsidP="00267BD9">
      <w:pPr>
        <w:pStyle w:val="PlainText"/>
        <w:ind w:left="360"/>
        <w:rPr>
          <w:rFonts w:ascii="Times New Roman" w:eastAsia="MS Mincho" w:hAnsi="Times New Roman"/>
        </w:rPr>
      </w:pPr>
    </w:p>
    <w:p w:rsidR="00267BD9" w:rsidRPr="00C32362" w:rsidRDefault="00267BD9" w:rsidP="00267BD9">
      <w:pPr>
        <w:pStyle w:val="PlainText"/>
        <w:ind w:left="360"/>
        <w:rPr>
          <w:rFonts w:ascii="Times New Roman" w:eastAsia="MS Mincho" w:hAnsi="Times New Roman"/>
        </w:rPr>
      </w:pPr>
      <w:r>
        <w:rPr>
          <w:rFonts w:ascii="Times New Roman" w:eastAsia="MS Mincho" w:hAnsi="Times New Roman"/>
        </w:rPr>
        <w:t xml:space="preserve">Information contained in TAB 1 will be used solely to determine if the proposed mandatory items meet all mandatory requirements.  Information contained in TAB 1 will </w:t>
      </w:r>
      <w:r w:rsidR="00045D69">
        <w:rPr>
          <w:rFonts w:ascii="Times New Roman" w:eastAsia="MS Mincho" w:hAnsi="Times New Roman"/>
        </w:rPr>
        <w:t>n</w:t>
      </w:r>
      <w:r>
        <w:rPr>
          <w:rFonts w:ascii="Times New Roman" w:eastAsia="MS Mincho" w:hAnsi="Times New Roman"/>
        </w:rPr>
        <w:t>ot be reviewed during the proposal evaluation.</w:t>
      </w:r>
    </w:p>
    <w:p w:rsidR="00267BD9" w:rsidRPr="00C32362" w:rsidRDefault="00267BD9" w:rsidP="00267BD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p>
    <w:p w:rsidR="00B62A89" w:rsidRDefault="00B62A89" w:rsidP="00B62A89">
      <w:pPr>
        <w:jc w:val="center"/>
      </w:pPr>
      <w:r w:rsidRPr="00C32362">
        <w:t>(End of text)</w:t>
      </w:r>
    </w:p>
    <w:p w:rsidR="000C6F44" w:rsidRDefault="000C6F44" w:rsidP="00B62A89">
      <w:pPr>
        <w:jc w:val="center"/>
      </w:pPr>
    </w:p>
    <w:p w:rsidR="000C6F44" w:rsidRDefault="000C6F44" w:rsidP="00B62A89">
      <w:pPr>
        <w:jc w:val="center"/>
      </w:pPr>
    </w:p>
    <w:p w:rsidR="00A558CB" w:rsidRPr="00C32362" w:rsidRDefault="00A558CB" w:rsidP="00B62A89">
      <w:pPr>
        <w:jc w:val="center"/>
      </w:pPr>
    </w:p>
    <w:p w:rsidR="00B62A89" w:rsidRPr="00C32362" w:rsidRDefault="00B62A89" w:rsidP="00B62A89">
      <w:pPr>
        <w:pStyle w:val="Heading3"/>
        <w:rPr>
          <w:rFonts w:eastAsia="MS Mincho"/>
        </w:rPr>
      </w:pPr>
      <w:bookmarkStart w:id="1414" w:name="_Toc127245259"/>
      <w:bookmarkStart w:id="1415" w:name="_Toc349561406"/>
      <w:bookmarkStart w:id="1416" w:name="_Toc349567622"/>
      <w:bookmarkStart w:id="1417" w:name="_Toc359425704"/>
      <w:bookmarkStart w:id="1418" w:name="_Toc361312861"/>
      <w:bookmarkStart w:id="1419" w:name="_Toc361314104"/>
      <w:bookmarkStart w:id="1420" w:name="_Toc364329456"/>
      <w:bookmarkStart w:id="1421" w:name="_Toc370288420"/>
      <w:r w:rsidRPr="00C32362">
        <w:rPr>
          <w:rFonts w:eastAsia="MS Mincho"/>
        </w:rPr>
        <w:lastRenderedPageBreak/>
        <w:t>A.3.1</w:t>
      </w:r>
      <w:r w:rsidR="00E77111">
        <w:rPr>
          <w:rFonts w:eastAsia="MS Mincho"/>
        </w:rPr>
        <w:t>2</w:t>
      </w:r>
      <w:r w:rsidRPr="00C32362">
        <w:rPr>
          <w:rFonts w:eastAsia="MS Mincho"/>
        </w:rPr>
        <w:t xml:space="preserve">. </w:t>
      </w:r>
      <w:r w:rsidR="002E14C6" w:rsidRPr="00C32362">
        <w:rPr>
          <w:rFonts w:eastAsia="MS Mincho"/>
        </w:rPr>
        <w:t xml:space="preserve">MANAGEMENT/TECHNICAL </w:t>
      </w:r>
      <w:r w:rsidR="005C567E" w:rsidRPr="00C32362">
        <w:rPr>
          <w:rFonts w:eastAsia="MS Mincho"/>
        </w:rPr>
        <w:t>APPROACH</w:t>
      </w:r>
      <w:r w:rsidRPr="00C32362">
        <w:rPr>
          <w:rFonts w:eastAsia="MS Mincho"/>
        </w:rPr>
        <w:t xml:space="preserve"> PROPOSAL SUBFACTORS (Tab's 2-</w:t>
      </w:r>
      <w:r w:rsidR="008F5DE5" w:rsidRPr="00C32362">
        <w:rPr>
          <w:rFonts w:eastAsia="MS Mincho"/>
        </w:rPr>
        <w:t>8</w:t>
      </w:r>
      <w:r w:rsidRPr="00C32362">
        <w:rPr>
          <w:rFonts w:eastAsia="MS Mincho"/>
        </w:rPr>
        <w:t>)</w:t>
      </w:r>
      <w:bookmarkEnd w:id="1414"/>
      <w:bookmarkEnd w:id="1415"/>
      <w:bookmarkEnd w:id="1416"/>
      <w:bookmarkEnd w:id="1417"/>
      <w:bookmarkEnd w:id="1418"/>
      <w:bookmarkEnd w:id="1419"/>
      <w:bookmarkEnd w:id="1420"/>
      <w:bookmarkEnd w:id="1421"/>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 xml:space="preserve">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 shall address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subfactors.  There are three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subfactors as follows:</w:t>
      </w:r>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Excellence of Proposed Systems (Subfactor A)</w:t>
      </w:r>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Offeror's Support and Commitment (Subfactor B)</w:t>
      </w:r>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Management Plan (Subfactor C)</w:t>
      </w:r>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p>
    <w:p w:rsidR="00B62A89" w:rsidRPr="00C32362" w:rsidRDefault="00B62A89" w:rsidP="00B62A89">
      <w:r w:rsidRPr="00C32362">
        <w:t>Offerors shall address risk probability, impact, severity, timeframe, and alternatives available to reduce risks, a</w:t>
      </w:r>
      <w:r w:rsidR="00EA54A4" w:rsidRPr="00C32362">
        <w:t>nd offeror’s proposed solutions</w:t>
      </w:r>
      <w:r w:rsidRPr="00C32362">
        <w:t xml:space="preserve"> and approach to managing these risks. This information shall be provided for each of the three subfactors, as applicable under </w:t>
      </w:r>
      <w:r w:rsidR="005C567E" w:rsidRPr="00C32362">
        <w:t>Management/Technical Approach</w:t>
      </w:r>
      <w:r w:rsidRPr="00C32362">
        <w:t xml:space="preserve">. </w:t>
      </w:r>
    </w:p>
    <w:p w:rsidR="00B62A89" w:rsidRPr="00C32362" w:rsidRDefault="00B62A89" w:rsidP="00B62A89"/>
    <w:p w:rsidR="00B62A89" w:rsidRPr="00C32362" w:rsidRDefault="00B62A89" w:rsidP="00B62A89">
      <w:r w:rsidRPr="00C32362">
        <w:t xml:space="preserve">The headers/paragraph titles </w:t>
      </w:r>
      <w:r w:rsidR="00EA54A4" w:rsidRPr="00C32362">
        <w:t xml:space="preserve">used below </w:t>
      </w:r>
      <w:r w:rsidRPr="00C32362">
        <w:t>within any subfactor should not be construed as any indication of priority</w:t>
      </w:r>
      <w:r w:rsidR="00EA54A4" w:rsidRPr="00C32362">
        <w:t>, weight or emphasis,</w:t>
      </w:r>
      <w:r w:rsidRPr="00C32362">
        <w:t xml:space="preserve"> or as any establishment of</w:t>
      </w:r>
      <w:r w:rsidR="00EA54A4" w:rsidRPr="00C32362">
        <w:t xml:space="preserve"> evaluation sub-</w:t>
      </w:r>
      <w:r w:rsidRPr="00C32362">
        <w:t xml:space="preserve"> elements or criteria.  The headers are provided for clarity and ease of reading only.</w:t>
      </w:r>
    </w:p>
    <w:p w:rsidR="00B62A89" w:rsidRPr="00C32362" w:rsidRDefault="00B62A89" w:rsidP="00B62A89"/>
    <w:p w:rsidR="00B62A89" w:rsidRPr="00C32362" w:rsidRDefault="00B62A89" w:rsidP="00B62A89">
      <w:pPr>
        <w:pStyle w:val="Heading4"/>
        <w:rPr>
          <w:rFonts w:eastAsia="MS Mincho"/>
        </w:rPr>
      </w:pPr>
      <w:bookmarkStart w:id="1422" w:name="_Toc127245260"/>
      <w:bookmarkStart w:id="1423" w:name="_Toc349561407"/>
      <w:bookmarkStart w:id="1424" w:name="_Toc349567623"/>
      <w:r w:rsidRPr="00C32362">
        <w:rPr>
          <w:rFonts w:eastAsia="MS Mincho"/>
        </w:rPr>
        <w:t>A.3.1</w:t>
      </w:r>
      <w:r w:rsidR="00E77111">
        <w:rPr>
          <w:rFonts w:eastAsia="MS Mincho"/>
        </w:rPr>
        <w:t>2</w:t>
      </w:r>
      <w:r w:rsidRPr="00C32362">
        <w:rPr>
          <w:rFonts w:eastAsia="MS Mincho"/>
        </w:rPr>
        <w:t>.1 Excellence of Proposed Systems (Subfactor A)</w:t>
      </w:r>
      <w:bookmarkEnd w:id="1422"/>
      <w:bookmarkEnd w:id="1423"/>
      <w:bookmarkEnd w:id="1424"/>
    </w:p>
    <w:p w:rsidR="00B62A89" w:rsidRPr="00C32362" w:rsidRDefault="00B62A89" w:rsidP="00B62A89">
      <w:pPr>
        <w:pStyle w:val="PlainText"/>
        <w:rPr>
          <w:rFonts w:ascii="Times New Roman" w:eastAsia="MS Mincho" w:hAnsi="Times New Roman"/>
        </w:rPr>
      </w:pPr>
    </w:p>
    <w:p w:rsidR="00C05C2A" w:rsidRPr="00C32362" w:rsidRDefault="00F354B2" w:rsidP="00C05C2A">
      <w:pPr>
        <w:ind w:left="360"/>
      </w:pPr>
      <w:bookmarkStart w:id="1425" w:name="_Toc127245261"/>
      <w:r w:rsidRPr="00C32362">
        <w:t xml:space="preserve">This subfactor addresses the excellence of the Technical Approach proposal regarding the proposed technology in providing the required functionality and in meeting the Acquisition Objectives in Addendum 1, Attachment C, Statement of Work. </w:t>
      </w:r>
      <w:r w:rsidR="002E14C6" w:rsidRPr="00C32362">
        <w:t>The paragraphs below describe the sections to be referenced.</w:t>
      </w:r>
    </w:p>
    <w:bookmarkEnd w:id="1425"/>
    <w:p w:rsidR="00C05C2A" w:rsidRDefault="00C05C2A" w:rsidP="00C05C2A">
      <w:pPr>
        <w:pStyle w:val="PlainText"/>
        <w:ind w:left="360"/>
        <w:rPr>
          <w:rFonts w:ascii="Times New Roman" w:eastAsia="MS Mincho" w:hAnsi="Times New Roman"/>
        </w:rPr>
      </w:pPr>
    </w:p>
    <w:p w:rsidR="0027484D" w:rsidRPr="0027484D" w:rsidRDefault="0027484D" w:rsidP="00C05C2A">
      <w:pPr>
        <w:pStyle w:val="PlainText"/>
        <w:ind w:left="360"/>
        <w:rPr>
          <w:rFonts w:ascii="Times New Roman" w:eastAsia="MS Mincho" w:hAnsi="Times New Roman"/>
          <w:b/>
        </w:rPr>
      </w:pPr>
      <w:r w:rsidRPr="0027484D">
        <w:rPr>
          <w:rFonts w:ascii="Times New Roman" w:eastAsia="MS Mincho" w:hAnsi="Times New Roman"/>
          <w:b/>
        </w:rPr>
        <w:t>Proposed Systems</w:t>
      </w:r>
    </w:p>
    <w:p w:rsidR="00C05C2A" w:rsidRPr="00C32362" w:rsidRDefault="00F354B2" w:rsidP="00C05C2A">
      <w:pPr>
        <w:pStyle w:val="PlainText"/>
        <w:ind w:left="360"/>
        <w:rPr>
          <w:rFonts w:ascii="Times New Roman" w:eastAsia="MS Mincho" w:hAnsi="Times New Roman"/>
        </w:rPr>
      </w:pPr>
      <w:r w:rsidRPr="00C32362">
        <w:rPr>
          <w:rFonts w:ascii="Times New Roman" w:eastAsia="MS Mincho" w:hAnsi="Times New Roman"/>
        </w:rPr>
        <w:t xml:space="preserve">In this section, TAB 2 in the Management/Technical Approach proposal, the offeror is to provide a concise yet comprehensive narrative technical description of the proposed hardware, software, product-based services and other proposed technology. </w:t>
      </w:r>
    </w:p>
    <w:p w:rsidR="00C05C2A" w:rsidRPr="00C32362" w:rsidRDefault="00C05C2A" w:rsidP="00C05C2A">
      <w:pPr>
        <w:pStyle w:val="PlainText"/>
        <w:ind w:left="360"/>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The offeror shall describe how the proposed technology, including available components, relate to the state-of-the-art, represent advanced technology</w:t>
      </w:r>
      <w:r w:rsidR="008F5DE5" w:rsidRPr="00C32362">
        <w:rPr>
          <w:rFonts w:ascii="Times New Roman" w:eastAsia="MS Mincho" w:hAnsi="Times New Roman"/>
        </w:rPr>
        <w:t>, promote portability and interoperability</w:t>
      </w:r>
      <w:r w:rsidRPr="00C32362">
        <w:rPr>
          <w:rFonts w:ascii="Times New Roman" w:eastAsia="MS Mincho" w:hAnsi="Times New Roman"/>
        </w:rPr>
        <w:t xml:space="preserve"> and incorporate and integrate emerging technologies in their product line, particularly in relation to the proposed </w:t>
      </w:r>
      <w:r w:rsidR="008F5DE5" w:rsidRPr="00C32362">
        <w:rPr>
          <w:rFonts w:ascii="Times New Roman" w:eastAsia="MS Mincho" w:hAnsi="Times New Roman"/>
        </w:rPr>
        <w:t>group</w:t>
      </w:r>
      <w:r w:rsidR="00F354B2" w:rsidRPr="00C32362">
        <w:rPr>
          <w:rFonts w:ascii="Times New Roman" w:eastAsia="MS Mincho" w:hAnsi="Times New Roman"/>
        </w:rPr>
        <w:t xml:space="preserve">. </w:t>
      </w:r>
      <w:r w:rsidRPr="00C32362">
        <w:rPr>
          <w:rFonts w:ascii="Times New Roman" w:eastAsia="MS Mincho" w:hAnsi="Times New Roman"/>
        </w:rPr>
        <w:t xml:space="preserve">If the proposed technology refers to advanced technology identified in </w:t>
      </w:r>
      <w:r w:rsidR="00A52B72" w:rsidRPr="00C32362">
        <w:rPr>
          <w:rFonts w:ascii="Times New Roman" w:eastAsia="MS Mincho" w:hAnsi="Times New Roman"/>
        </w:rPr>
        <w:t xml:space="preserve">Addendum 1, </w:t>
      </w:r>
      <w:r w:rsidRPr="00C32362">
        <w:rPr>
          <w:rFonts w:ascii="Times New Roman" w:eastAsia="MS Mincho" w:hAnsi="Times New Roman"/>
        </w:rPr>
        <w:t>Attachment A, Technical Specifications, then the offeror shall cite the section.</w:t>
      </w:r>
    </w:p>
    <w:p w:rsidR="00C05C2A" w:rsidRPr="00C32362" w:rsidRDefault="00C05C2A" w:rsidP="00C05C2A">
      <w:pPr>
        <w:pStyle w:val="PlainText"/>
        <w:ind w:left="360"/>
        <w:rPr>
          <w:rFonts w:ascii="Times New Roman" w:eastAsia="MS Mincho" w:hAnsi="Times New Roman"/>
        </w:rPr>
      </w:pPr>
    </w:p>
    <w:p w:rsidR="00B62A89" w:rsidRPr="00C32362" w:rsidRDefault="00B62A89" w:rsidP="00B62A89">
      <w:pPr>
        <w:pStyle w:val="PlainText"/>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 xml:space="preserve">The offeror shall identify and describe how the implementation of advanced architectural features </w:t>
      </w:r>
      <w:r w:rsidR="00B109D5" w:rsidRPr="00C32362">
        <w:rPr>
          <w:rFonts w:ascii="Times New Roman" w:eastAsia="MS Mincho" w:hAnsi="Times New Roman"/>
        </w:rPr>
        <w:t>provide</w:t>
      </w:r>
      <w:r w:rsidR="000A4C76" w:rsidRPr="00C32362">
        <w:rPr>
          <w:rFonts w:ascii="Times New Roman" w:eastAsia="MS Mincho" w:hAnsi="Times New Roman"/>
        </w:rPr>
        <w:t>s</w:t>
      </w:r>
      <w:r w:rsidR="00B109D5" w:rsidRPr="00C32362">
        <w:rPr>
          <w:rFonts w:ascii="Times New Roman" w:eastAsia="MS Mincho" w:hAnsi="Times New Roman"/>
        </w:rPr>
        <w:t xml:space="preserve"> the Government with added benefit through improved interoperability, interconnectivity and productivity. </w:t>
      </w:r>
      <w:r w:rsidR="00B109D5" w:rsidRPr="00C32362" w:rsidDel="00A52B72">
        <w:rPr>
          <w:rFonts w:ascii="Times New Roman" w:eastAsia="MS Mincho" w:hAnsi="Times New Roman"/>
        </w:rPr>
        <w:t xml:space="preserve"> </w:t>
      </w:r>
      <w:r w:rsidRPr="00C32362">
        <w:rPr>
          <w:rFonts w:ascii="Times New Roman" w:eastAsia="MS Mincho" w:hAnsi="Times New Roman"/>
        </w:rPr>
        <w:t>The description of the collection of such features should in particular point out the synergistic effects of the overall architectural design.</w:t>
      </w:r>
      <w:r w:rsidR="00B109D5" w:rsidRPr="00C32362">
        <w:rPr>
          <w:rFonts w:ascii="Times New Roman" w:eastAsia="MS Mincho" w:hAnsi="Times New Roman"/>
        </w:rPr>
        <w:t xml:space="preserve"> </w:t>
      </w:r>
    </w:p>
    <w:p w:rsidR="00C05C2A" w:rsidRPr="00C32362" w:rsidRDefault="00C05C2A" w:rsidP="00C05C2A">
      <w:pPr>
        <w:pStyle w:val="PlainText"/>
        <w:ind w:left="360"/>
        <w:rPr>
          <w:rFonts w:ascii="Times New Roman" w:eastAsia="MS Mincho" w:hAnsi="Times New Roman"/>
        </w:rPr>
      </w:pPr>
    </w:p>
    <w:p w:rsidR="00C05C2A" w:rsidRPr="00C32362" w:rsidRDefault="00C05C2A" w:rsidP="00C05C2A">
      <w:pPr>
        <w:pStyle w:val="PlainText"/>
        <w:ind w:left="360"/>
        <w:rPr>
          <w:rFonts w:ascii="Times New Roman" w:eastAsia="MS Mincho" w:hAnsi="Times New Roman"/>
        </w:rPr>
      </w:pPr>
    </w:p>
    <w:p w:rsidR="0027484D" w:rsidRDefault="00B62A89" w:rsidP="0027484D">
      <w:pPr>
        <w:pStyle w:val="PlainText"/>
        <w:ind w:left="360"/>
        <w:rPr>
          <w:rFonts w:ascii="Times New Roman" w:eastAsia="MS Mincho" w:hAnsi="Times New Roman"/>
        </w:rPr>
      </w:pPr>
      <w:r w:rsidRPr="00C32362">
        <w:rPr>
          <w:rFonts w:ascii="Times New Roman" w:eastAsia="MS Mincho" w:hAnsi="Times New Roman"/>
        </w:rPr>
        <w:t xml:space="preserve">These descriptions shall include the overall system design, how effectively the system components have been </w:t>
      </w:r>
      <w:r w:rsidR="008F5DE5" w:rsidRPr="00C32362">
        <w:rPr>
          <w:rFonts w:ascii="Times New Roman" w:eastAsia="MS Mincho" w:hAnsi="Times New Roman"/>
        </w:rPr>
        <w:t xml:space="preserve">designed, engineered and </w:t>
      </w:r>
      <w:r w:rsidRPr="00C32362">
        <w:rPr>
          <w:rFonts w:ascii="Times New Roman" w:eastAsia="MS Mincho" w:hAnsi="Times New Roman"/>
        </w:rPr>
        <w:t>integrated</w:t>
      </w:r>
      <w:r w:rsidR="008F5DE5" w:rsidRPr="00C32362">
        <w:rPr>
          <w:rFonts w:ascii="Times New Roman" w:eastAsia="MS Mincho" w:hAnsi="Times New Roman"/>
        </w:rPr>
        <w:t xml:space="preserve"> into a balanced system</w:t>
      </w:r>
      <w:r w:rsidRPr="00C32362">
        <w:rPr>
          <w:rFonts w:ascii="Times New Roman" w:eastAsia="MS Mincho" w:hAnsi="Times New Roman"/>
        </w:rPr>
        <w:t>, the innovative characteristics of the proposed equipment and software, the integrity, reliability, maintainability and modularity of the proposed configuration, the ability of the proposed equipment to support emerging technologies, the advanced I/O</w:t>
      </w:r>
      <w:r w:rsidR="000E547B" w:rsidRPr="00C32362">
        <w:rPr>
          <w:rFonts w:ascii="Times New Roman" w:eastAsia="MS Mincho" w:hAnsi="Times New Roman"/>
        </w:rPr>
        <w:t xml:space="preserve"> (Input/Output)</w:t>
      </w:r>
      <w:r w:rsidRPr="00C32362">
        <w:rPr>
          <w:rFonts w:ascii="Times New Roman" w:eastAsia="MS Mincho" w:hAnsi="Times New Roman"/>
        </w:rPr>
        <w:t xml:space="preserve"> capabilities and the advanced networking capabilities in supporting the first acquisition objective in Attachment C, Statement of Work.  The offeror </w:t>
      </w:r>
      <w:r w:rsidR="007A3C28" w:rsidRPr="00C32362">
        <w:rPr>
          <w:rFonts w:ascii="Times New Roman" w:eastAsia="MS Mincho" w:hAnsi="Times New Roman"/>
        </w:rPr>
        <w:t>sh</w:t>
      </w:r>
      <w:r w:rsidR="007A3C28">
        <w:rPr>
          <w:rFonts w:ascii="Times New Roman" w:eastAsia="MS Mincho" w:hAnsi="Times New Roman"/>
        </w:rPr>
        <w:t>all</w:t>
      </w:r>
      <w:r w:rsidR="007A3C28" w:rsidRPr="00C32362">
        <w:rPr>
          <w:rFonts w:ascii="Times New Roman" w:eastAsia="MS Mincho" w:hAnsi="Times New Roman"/>
        </w:rPr>
        <w:t xml:space="preserve"> </w:t>
      </w:r>
      <w:r w:rsidRPr="00C32362">
        <w:rPr>
          <w:rFonts w:ascii="Times New Roman" w:eastAsia="MS Mincho" w:hAnsi="Times New Roman"/>
        </w:rPr>
        <w:t xml:space="preserve">describe </w:t>
      </w:r>
      <w:r w:rsidR="00E54294" w:rsidRPr="00C32362">
        <w:rPr>
          <w:rFonts w:ascii="Times New Roman" w:eastAsia="MS Mincho" w:hAnsi="Times New Roman"/>
        </w:rPr>
        <w:t xml:space="preserve">their product based solution services and </w:t>
      </w:r>
      <w:r w:rsidRPr="00C32362">
        <w:rPr>
          <w:rFonts w:ascii="Times New Roman" w:eastAsia="MS Mincho" w:hAnsi="Times New Roman"/>
        </w:rPr>
        <w:t>how the</w:t>
      </w:r>
      <w:r w:rsidR="00E54294" w:rsidRPr="00C32362">
        <w:rPr>
          <w:rFonts w:ascii="Times New Roman" w:eastAsia="MS Mincho" w:hAnsi="Times New Roman"/>
        </w:rPr>
        <w:t xml:space="preserve"> </w:t>
      </w:r>
      <w:r w:rsidR="00E77111" w:rsidRPr="00C32362">
        <w:rPr>
          <w:rFonts w:ascii="Times New Roman" w:eastAsia="MS Mincho" w:hAnsi="Times New Roman"/>
        </w:rPr>
        <w:t>proposed architectural</w:t>
      </w:r>
      <w:r w:rsidRPr="00C32362">
        <w:rPr>
          <w:rFonts w:ascii="Times New Roman" w:eastAsia="MS Mincho" w:hAnsi="Times New Roman"/>
        </w:rPr>
        <w:t xml:space="preserve"> features provide technological leadership in preparing the way for the next generation of </w:t>
      </w:r>
      <w:r w:rsidR="000A4C76" w:rsidRPr="00C32362">
        <w:rPr>
          <w:rFonts w:ascii="Times New Roman" w:eastAsia="MS Mincho" w:hAnsi="Times New Roman"/>
        </w:rPr>
        <w:t>technology</w:t>
      </w:r>
      <w:r w:rsidRPr="00C32362">
        <w:rPr>
          <w:rFonts w:ascii="Times New Roman" w:eastAsia="MS Mincho" w:hAnsi="Times New Roman"/>
        </w:rPr>
        <w:t xml:space="preserve">.  </w:t>
      </w:r>
      <w:bookmarkStart w:id="1426" w:name="_Toc127245264"/>
      <w:bookmarkStart w:id="1427" w:name="_Toc349561411"/>
      <w:bookmarkStart w:id="1428" w:name="_Toc349567627"/>
    </w:p>
    <w:p w:rsidR="0027484D" w:rsidRDefault="0027484D" w:rsidP="0027484D">
      <w:pPr>
        <w:pStyle w:val="PlainText"/>
        <w:ind w:left="360"/>
        <w:rPr>
          <w:rFonts w:ascii="Times New Roman" w:eastAsia="MS Mincho" w:hAnsi="Times New Roman"/>
        </w:rPr>
      </w:pPr>
    </w:p>
    <w:p w:rsidR="00C05C2A" w:rsidRPr="0027484D" w:rsidRDefault="00B62A89" w:rsidP="0027484D">
      <w:pPr>
        <w:pStyle w:val="PlainText"/>
        <w:ind w:left="360"/>
        <w:rPr>
          <w:rFonts w:ascii="Times New Roman" w:eastAsia="MS Mincho" w:hAnsi="Times New Roman"/>
          <w:b/>
        </w:rPr>
      </w:pPr>
      <w:r w:rsidRPr="0027484D">
        <w:rPr>
          <w:rFonts w:ascii="Times New Roman" w:eastAsia="MS Mincho" w:hAnsi="Times New Roman"/>
          <w:b/>
        </w:rPr>
        <w:t>Available Components / Instructions</w:t>
      </w:r>
      <w:bookmarkEnd w:id="1426"/>
      <w:bookmarkEnd w:id="1427"/>
      <w:bookmarkEnd w:id="1428"/>
    </w:p>
    <w:p w:rsidR="00C05C2A" w:rsidRPr="00C32362" w:rsidRDefault="00C05C2A" w:rsidP="00C05C2A">
      <w:pPr>
        <w:ind w:left="360"/>
        <w:rPr>
          <w:rFonts w:eastAsia="MS Mincho"/>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 xml:space="preserve">This shall be TAB 3 in 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w:t>
      </w:r>
    </w:p>
    <w:p w:rsidR="00C05C2A" w:rsidRPr="00C32362" w:rsidRDefault="00C05C2A" w:rsidP="00C05C2A">
      <w:pPr>
        <w:pStyle w:val="PlainText"/>
        <w:ind w:left="360"/>
        <w:rPr>
          <w:rFonts w:ascii="Times New Roman" w:eastAsia="MS Mincho" w:hAnsi="Times New Roman"/>
        </w:rPr>
      </w:pPr>
    </w:p>
    <w:p w:rsidR="00C05C2A" w:rsidRPr="00C32362" w:rsidRDefault="000E547B" w:rsidP="00C05C2A">
      <w:pPr>
        <w:pStyle w:val="PlainText"/>
        <w:ind w:left="360"/>
        <w:rPr>
          <w:rFonts w:ascii="Times New Roman" w:eastAsia="MS Mincho" w:hAnsi="Times New Roman"/>
        </w:rPr>
      </w:pPr>
      <w:r w:rsidRPr="00C32362">
        <w:rPr>
          <w:rFonts w:ascii="Times New Roman" w:eastAsia="MS Mincho" w:hAnsi="Times New Roman"/>
        </w:rPr>
        <w:t>Include</w:t>
      </w:r>
      <w:r w:rsidR="00B62A89" w:rsidRPr="00C32362">
        <w:rPr>
          <w:rFonts w:ascii="Times New Roman" w:eastAsia="MS Mincho" w:hAnsi="Times New Roman"/>
        </w:rPr>
        <w:t xml:space="preserve"> the list of available hardware and software components beyond the mandatory deliverables including additional technology</w:t>
      </w:r>
      <w:r w:rsidR="000A4C76" w:rsidRPr="00C32362">
        <w:rPr>
          <w:rFonts w:ascii="Times New Roman" w:eastAsia="MS Mincho" w:hAnsi="Times New Roman"/>
        </w:rPr>
        <w:t xml:space="preserve"> and product based services</w:t>
      </w:r>
      <w:r w:rsidR="00B62A89" w:rsidRPr="00C32362">
        <w:rPr>
          <w:rFonts w:ascii="Times New Roman" w:eastAsia="MS Mincho" w:hAnsi="Times New Roman"/>
        </w:rPr>
        <w:t xml:space="preserve"> that further enhance and broaden the offeror's proposal with respect to the </w:t>
      </w:r>
      <w:r w:rsidR="000A4C76" w:rsidRPr="00C32362">
        <w:rPr>
          <w:rFonts w:ascii="Times New Roman" w:eastAsia="MS Mincho" w:hAnsi="Times New Roman"/>
        </w:rPr>
        <w:t>third</w:t>
      </w:r>
      <w:r w:rsidR="00B62A89" w:rsidRPr="00C32362">
        <w:rPr>
          <w:rFonts w:ascii="Times New Roman" w:eastAsia="MS Mincho" w:hAnsi="Times New Roman"/>
        </w:rPr>
        <w:t xml:space="preserve"> Acquisition Objectives in Attachment C, Statement of Work.</w:t>
      </w:r>
    </w:p>
    <w:p w:rsidR="00C05C2A" w:rsidRPr="00C32362" w:rsidRDefault="00C05C2A" w:rsidP="00C05C2A">
      <w:pPr>
        <w:pStyle w:val="PlainText"/>
        <w:ind w:left="360"/>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This section will not count in the page total and shall be identical to the price proposal</w:t>
      </w:r>
      <w:r w:rsidR="000E547B" w:rsidRPr="00C32362">
        <w:rPr>
          <w:rFonts w:ascii="Times New Roman" w:eastAsia="MS Mincho" w:hAnsi="Times New Roman"/>
        </w:rPr>
        <w:t>, only</w:t>
      </w:r>
      <w:r w:rsidRPr="00C32362">
        <w:rPr>
          <w:rFonts w:ascii="Times New Roman" w:eastAsia="MS Mincho" w:hAnsi="Times New Roman"/>
        </w:rPr>
        <w:t xml:space="preserve"> without pricing.  This section shall not include technical specifications or other documentation. </w:t>
      </w:r>
    </w:p>
    <w:p w:rsidR="00C05C2A" w:rsidRPr="00C32362" w:rsidRDefault="00C05C2A" w:rsidP="00C05C2A">
      <w:pPr>
        <w:pStyle w:val="PlainText"/>
        <w:ind w:left="360"/>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If no available components are offered, on</w:t>
      </w:r>
      <w:r w:rsidR="000E547B" w:rsidRPr="00C32362">
        <w:rPr>
          <w:rFonts w:ascii="Times New Roman" w:eastAsia="MS Mincho" w:hAnsi="Times New Roman"/>
        </w:rPr>
        <w:t>ly a TAB page shall be provided with no additional content.</w:t>
      </w:r>
    </w:p>
    <w:p w:rsidR="00C05C2A" w:rsidRPr="00C32362" w:rsidRDefault="00C05C2A" w:rsidP="00C05C2A">
      <w:pPr>
        <w:pStyle w:val="PlainText"/>
        <w:ind w:left="360"/>
        <w:rPr>
          <w:rFonts w:ascii="Times New Roman" w:eastAsia="MS Mincho" w:hAnsi="Times New Roman"/>
        </w:rPr>
      </w:pPr>
    </w:p>
    <w:p w:rsidR="0027484D" w:rsidRDefault="00B62A89" w:rsidP="0027484D">
      <w:pPr>
        <w:pStyle w:val="PlainText"/>
        <w:ind w:left="360"/>
        <w:rPr>
          <w:rFonts w:ascii="Times New Roman" w:eastAsia="MS Mincho" w:hAnsi="Times New Roman"/>
        </w:rPr>
      </w:pPr>
      <w:r w:rsidRPr="00C32362">
        <w:rPr>
          <w:rFonts w:ascii="Times New Roman" w:eastAsia="MS Mincho" w:hAnsi="Times New Roman"/>
        </w:rPr>
        <w:t>The Available Comp</w:t>
      </w:r>
      <w:r w:rsidR="00183E28" w:rsidRPr="00C32362">
        <w:rPr>
          <w:rFonts w:ascii="Times New Roman" w:eastAsia="MS Mincho" w:hAnsi="Times New Roman"/>
        </w:rPr>
        <w:t>o</w:t>
      </w:r>
      <w:r w:rsidRPr="00C32362">
        <w:rPr>
          <w:rFonts w:ascii="Times New Roman" w:eastAsia="MS Mincho" w:hAnsi="Times New Roman"/>
        </w:rPr>
        <w:t>nents list should be supplied in electronic form only.</w:t>
      </w:r>
      <w:bookmarkStart w:id="1429" w:name="_Toc127245265"/>
      <w:bookmarkStart w:id="1430" w:name="_Toc349561412"/>
      <w:bookmarkStart w:id="1431" w:name="_Toc349567628"/>
    </w:p>
    <w:p w:rsidR="0027484D" w:rsidRDefault="0027484D" w:rsidP="0027484D">
      <w:pPr>
        <w:pStyle w:val="PlainText"/>
        <w:ind w:left="360"/>
        <w:rPr>
          <w:rFonts w:ascii="Times New Roman" w:eastAsia="MS Mincho" w:hAnsi="Times New Roman"/>
        </w:rPr>
      </w:pPr>
    </w:p>
    <w:p w:rsidR="00C05C2A" w:rsidRPr="0027484D" w:rsidRDefault="00B62A89" w:rsidP="0027484D">
      <w:pPr>
        <w:pStyle w:val="PlainText"/>
        <w:ind w:left="360"/>
        <w:rPr>
          <w:rFonts w:ascii="Times New Roman" w:eastAsia="MS Mincho" w:hAnsi="Times New Roman"/>
          <w:b/>
        </w:rPr>
      </w:pPr>
      <w:r w:rsidRPr="0027484D">
        <w:rPr>
          <w:rFonts w:ascii="Times New Roman" w:eastAsia="MS Mincho" w:hAnsi="Times New Roman"/>
          <w:b/>
        </w:rPr>
        <w:t xml:space="preserve">Exceeding the Minimum </w:t>
      </w:r>
      <w:r w:rsidR="00E54294" w:rsidRPr="0027484D">
        <w:rPr>
          <w:rFonts w:ascii="Times New Roman" w:eastAsia="MS Mincho" w:hAnsi="Times New Roman"/>
          <w:b/>
        </w:rPr>
        <w:t xml:space="preserve">and Desirable Features </w:t>
      </w:r>
      <w:r w:rsidRPr="0027484D">
        <w:rPr>
          <w:rFonts w:ascii="Times New Roman" w:eastAsia="MS Mincho" w:hAnsi="Times New Roman"/>
          <w:b/>
        </w:rPr>
        <w:t>/ Instructions</w:t>
      </w:r>
      <w:bookmarkEnd w:id="1429"/>
      <w:bookmarkEnd w:id="1430"/>
      <w:bookmarkEnd w:id="1431"/>
    </w:p>
    <w:p w:rsidR="00C05C2A" w:rsidRPr="00C32362" w:rsidRDefault="00C05C2A" w:rsidP="00C05C2A">
      <w:pPr>
        <w:pStyle w:val="indent1"/>
        <w:ind w:left="504"/>
        <w:rPr>
          <w:rFonts w:eastAsia="MS Mincho"/>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 xml:space="preserve">The offeror shall fill in the appropriate group-specific Exceeding the Minimum </w:t>
      </w:r>
      <w:r w:rsidR="00E54294" w:rsidRPr="00C32362">
        <w:rPr>
          <w:rFonts w:ascii="Times New Roman" w:eastAsia="MS Mincho" w:hAnsi="Times New Roman"/>
        </w:rPr>
        <w:t xml:space="preserve">/ Desirable Features </w:t>
      </w:r>
      <w:r w:rsidRPr="00C32362">
        <w:rPr>
          <w:rFonts w:ascii="Times New Roman" w:eastAsia="MS Mincho" w:hAnsi="Times New Roman"/>
        </w:rPr>
        <w:t>Matrix Exhibit (Exhibits EM</w:t>
      </w:r>
      <w:r w:rsidR="00E54294" w:rsidRPr="00C32362">
        <w:rPr>
          <w:rFonts w:ascii="Times New Roman" w:eastAsia="MS Mincho" w:hAnsi="Times New Roman"/>
        </w:rPr>
        <w:t>DFA</w:t>
      </w:r>
      <w:r w:rsidRPr="00C32362">
        <w:rPr>
          <w:rFonts w:ascii="Times New Roman" w:eastAsia="MS Mincho" w:hAnsi="Times New Roman"/>
        </w:rPr>
        <w:t xml:space="preserve"> through EM</w:t>
      </w:r>
      <w:r w:rsidR="00E54294" w:rsidRPr="00C32362">
        <w:rPr>
          <w:rFonts w:ascii="Times New Roman" w:eastAsia="MS Mincho" w:hAnsi="Times New Roman"/>
        </w:rPr>
        <w:t>DFD</w:t>
      </w:r>
      <w:r w:rsidRPr="00C32362">
        <w:rPr>
          <w:rFonts w:ascii="Times New Roman" w:eastAsia="MS Mincho" w:hAnsi="Times New Roman"/>
        </w:rPr>
        <w:t xml:space="preserve">) and submit it under TAB 4 in 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w:t>
      </w:r>
      <w:r w:rsidR="00D82953">
        <w:rPr>
          <w:rFonts w:ascii="Times New Roman" w:eastAsia="MS Mincho" w:hAnsi="Times New Roman"/>
        </w:rPr>
        <w:t xml:space="preserve"> </w:t>
      </w:r>
      <w:r w:rsidR="00D82953" w:rsidRPr="00B46E70">
        <w:rPr>
          <w:rFonts w:ascii="Times New Roman" w:eastAsia="MS Mincho" w:hAnsi="Times New Roman"/>
          <w:highlight w:val="yellow"/>
        </w:rPr>
        <w:t>and shall be submitted in Excel format</w:t>
      </w:r>
      <w:r w:rsidRPr="00B46E70">
        <w:rPr>
          <w:rFonts w:ascii="Times New Roman" w:eastAsia="MS Mincho" w:hAnsi="Times New Roman"/>
          <w:highlight w:val="yellow"/>
        </w:rPr>
        <w:t>.</w:t>
      </w:r>
    </w:p>
    <w:p w:rsidR="00C05C2A" w:rsidRPr="00C32362" w:rsidRDefault="00C05C2A" w:rsidP="00C05C2A">
      <w:pPr>
        <w:pStyle w:val="PlainText"/>
        <w:ind w:left="360"/>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This section shall identify elements of the proposed system that exceed the Minimum Mandatory Specifications (in TAB 1) in sufficient detail for the Government to understand how the proposed features exceed the Government minimum specifications. The offeror shall fill</w:t>
      </w:r>
      <w:r w:rsidR="00E14894" w:rsidRPr="00C32362">
        <w:rPr>
          <w:rFonts w:ascii="Times New Roman" w:eastAsia="MS Mincho" w:hAnsi="Times New Roman"/>
        </w:rPr>
        <w:t xml:space="preserve"> </w:t>
      </w:r>
      <w:r w:rsidRPr="00C32362">
        <w:rPr>
          <w:rFonts w:ascii="Times New Roman" w:eastAsia="MS Mincho" w:hAnsi="Times New Roman"/>
        </w:rPr>
        <w:t>in the appropriate Exhibit to describe these elements and shall only address the Exceeding the Minimum criteria specified within the class</w:t>
      </w:r>
      <w:r w:rsidR="000E547B" w:rsidRPr="00C32362">
        <w:rPr>
          <w:rFonts w:ascii="Times New Roman" w:eastAsia="MS Mincho" w:hAnsi="Times New Roman"/>
        </w:rPr>
        <w:t>-</w:t>
      </w:r>
      <w:r w:rsidRPr="00C32362">
        <w:rPr>
          <w:rFonts w:ascii="Times New Roman" w:eastAsia="MS Mincho" w:hAnsi="Times New Roman"/>
        </w:rPr>
        <w:t xml:space="preserve">specific exhibit. </w:t>
      </w:r>
    </w:p>
    <w:p w:rsidR="00C05C2A" w:rsidRPr="00C32362" w:rsidRDefault="00C05C2A" w:rsidP="00C05C2A">
      <w:pPr>
        <w:pStyle w:val="PlainText"/>
        <w:ind w:left="360"/>
        <w:rPr>
          <w:rFonts w:ascii="Times New Roman" w:eastAsia="MS Mincho" w:hAnsi="Times New Roman"/>
        </w:rPr>
      </w:pPr>
    </w:p>
    <w:p w:rsidR="00C05C2A" w:rsidRPr="00C32362" w:rsidRDefault="00B62A89" w:rsidP="00C05C2A">
      <w:pPr>
        <w:pStyle w:val="PlainText"/>
        <w:ind w:left="360"/>
        <w:rPr>
          <w:rFonts w:ascii="Times New Roman" w:eastAsia="MS Mincho" w:hAnsi="Times New Roman"/>
        </w:rPr>
      </w:pPr>
      <w:r w:rsidRPr="00C32362">
        <w:rPr>
          <w:rFonts w:ascii="Times New Roman" w:eastAsia="MS Mincho" w:hAnsi="Times New Roman"/>
        </w:rPr>
        <w:t>This section shall indicate all items identified in the Technical Specifications as Desirable Features that the offeror chooses to p</w:t>
      </w:r>
      <w:r w:rsidR="000E547B" w:rsidRPr="00C32362">
        <w:rPr>
          <w:rFonts w:ascii="Times New Roman" w:eastAsia="MS Mincho" w:hAnsi="Times New Roman"/>
        </w:rPr>
        <w:t xml:space="preserve">rovide.  The offeror shall fill </w:t>
      </w:r>
      <w:r w:rsidRPr="00C32362">
        <w:rPr>
          <w:rFonts w:ascii="Times New Roman" w:eastAsia="MS Mincho" w:hAnsi="Times New Roman"/>
        </w:rPr>
        <w:t xml:space="preserve">in the appropriate Exhibit to either indicate if the proposed system meets the Desirable Feature (if a Yes/No response is required) or describe the salient characteristics in sufficient detail for the Government to </w:t>
      </w:r>
      <w:r w:rsidR="000E547B" w:rsidRPr="00C32362">
        <w:rPr>
          <w:rFonts w:ascii="Times New Roman" w:eastAsia="MS Mincho" w:hAnsi="Times New Roman"/>
        </w:rPr>
        <w:t xml:space="preserve">determine whether </w:t>
      </w:r>
      <w:r w:rsidRPr="00C32362">
        <w:rPr>
          <w:rFonts w:ascii="Times New Roman" w:eastAsia="MS Mincho" w:hAnsi="Times New Roman"/>
        </w:rPr>
        <w:t xml:space="preserve">the proposed features correspond to the Government-identified desirable features (if a Description is required).  The offeror shall only address the Desirable Features specified within the </w:t>
      </w:r>
      <w:r w:rsidR="00E54294" w:rsidRPr="00C32362">
        <w:rPr>
          <w:rFonts w:ascii="Times New Roman" w:eastAsia="MS Mincho" w:hAnsi="Times New Roman"/>
        </w:rPr>
        <w:t xml:space="preserve">group </w:t>
      </w:r>
      <w:r w:rsidRPr="00C32362">
        <w:rPr>
          <w:rFonts w:ascii="Times New Roman" w:eastAsia="MS Mincho" w:hAnsi="Times New Roman"/>
        </w:rPr>
        <w:t>specific exhibit.</w:t>
      </w:r>
    </w:p>
    <w:p w:rsidR="00C05C2A" w:rsidRPr="00C32362" w:rsidRDefault="00C05C2A" w:rsidP="00C05C2A">
      <w:pPr>
        <w:pStyle w:val="PlainText"/>
        <w:ind w:left="360"/>
        <w:rPr>
          <w:rFonts w:ascii="Times New Roman" w:eastAsia="MS Mincho" w:hAnsi="Times New Roman"/>
        </w:rPr>
      </w:pPr>
    </w:p>
    <w:p w:rsidR="0027484D" w:rsidRDefault="00B62A89" w:rsidP="0027484D">
      <w:pPr>
        <w:pStyle w:val="PlainText"/>
        <w:ind w:left="360"/>
        <w:rPr>
          <w:rFonts w:ascii="Times New Roman" w:eastAsia="MS Mincho" w:hAnsi="Times New Roman"/>
        </w:rPr>
      </w:pPr>
      <w:r w:rsidRPr="00C32362">
        <w:rPr>
          <w:rFonts w:ascii="Times New Roman" w:eastAsia="MS Mincho" w:hAnsi="Times New Roman"/>
        </w:rPr>
        <w:t>This Exhibit shall count in the page total.</w:t>
      </w:r>
      <w:bookmarkStart w:id="1432" w:name="_Toc127245268"/>
      <w:bookmarkStart w:id="1433" w:name="_Toc349561413"/>
      <w:bookmarkStart w:id="1434" w:name="_Toc349567629"/>
    </w:p>
    <w:p w:rsidR="0027484D" w:rsidRDefault="0027484D" w:rsidP="0027484D">
      <w:pPr>
        <w:pStyle w:val="PlainText"/>
        <w:ind w:left="360"/>
        <w:rPr>
          <w:rFonts w:ascii="Times New Roman" w:eastAsia="MS Mincho" w:hAnsi="Times New Roman"/>
        </w:rPr>
      </w:pPr>
    </w:p>
    <w:p w:rsidR="00C05C2A" w:rsidRPr="00C36211" w:rsidRDefault="00B62A89" w:rsidP="0027484D">
      <w:pPr>
        <w:pStyle w:val="PlainText"/>
        <w:ind w:left="360"/>
        <w:rPr>
          <w:rFonts w:ascii="Times New Roman" w:eastAsia="MS Mincho" w:hAnsi="Times New Roman"/>
          <w:b/>
          <w:highlight w:val="yellow"/>
        </w:rPr>
      </w:pPr>
      <w:r w:rsidRPr="00C36211">
        <w:rPr>
          <w:rFonts w:ascii="Times New Roman" w:eastAsia="MS Mincho" w:hAnsi="Times New Roman"/>
          <w:b/>
          <w:highlight w:val="yellow"/>
        </w:rPr>
        <w:t>Other Features / Instructions</w:t>
      </w:r>
      <w:bookmarkEnd w:id="1432"/>
      <w:bookmarkEnd w:id="1433"/>
      <w:bookmarkEnd w:id="1434"/>
    </w:p>
    <w:p w:rsidR="00C05C2A" w:rsidRPr="00C36211" w:rsidRDefault="00C05C2A" w:rsidP="00C05C2A">
      <w:pPr>
        <w:pStyle w:val="PlainText"/>
        <w:ind w:left="360"/>
        <w:rPr>
          <w:rFonts w:ascii="Times New Roman" w:eastAsia="MS Mincho" w:hAnsi="Times New Roman"/>
          <w:highlight w:val="yellow"/>
        </w:rPr>
      </w:pPr>
    </w:p>
    <w:p w:rsidR="00C05C2A" w:rsidRPr="00C36211" w:rsidRDefault="00B62A89" w:rsidP="00C05C2A">
      <w:pPr>
        <w:pStyle w:val="PlainText"/>
        <w:ind w:left="360"/>
        <w:rPr>
          <w:rFonts w:ascii="Times New Roman" w:eastAsia="MS Mincho" w:hAnsi="Times New Roman"/>
          <w:highlight w:val="yellow"/>
        </w:rPr>
      </w:pPr>
      <w:r w:rsidRPr="00C36211">
        <w:rPr>
          <w:rFonts w:ascii="Times New Roman" w:eastAsia="MS Mincho" w:hAnsi="Times New Roman"/>
          <w:highlight w:val="yellow"/>
        </w:rPr>
        <w:t xml:space="preserve">This shall be TAB </w:t>
      </w:r>
      <w:r w:rsidR="00E54294" w:rsidRPr="00C36211">
        <w:rPr>
          <w:rFonts w:ascii="Times New Roman" w:eastAsia="MS Mincho" w:hAnsi="Times New Roman"/>
          <w:highlight w:val="yellow"/>
        </w:rPr>
        <w:t xml:space="preserve">5 </w:t>
      </w:r>
      <w:r w:rsidRPr="00C36211">
        <w:rPr>
          <w:rFonts w:ascii="Times New Roman" w:eastAsia="MS Mincho" w:hAnsi="Times New Roman"/>
          <w:highlight w:val="yellow"/>
        </w:rPr>
        <w:t xml:space="preserve">in the </w:t>
      </w:r>
      <w:r w:rsidR="005C567E" w:rsidRPr="00C36211">
        <w:rPr>
          <w:rFonts w:ascii="Times New Roman" w:eastAsia="MS Mincho" w:hAnsi="Times New Roman"/>
          <w:highlight w:val="yellow"/>
        </w:rPr>
        <w:t>Management/Technical Approach</w:t>
      </w:r>
      <w:r w:rsidRPr="00C36211">
        <w:rPr>
          <w:rFonts w:ascii="Times New Roman" w:eastAsia="MS Mincho" w:hAnsi="Times New Roman"/>
          <w:highlight w:val="yellow"/>
        </w:rPr>
        <w:t xml:space="preserve"> proposal.</w:t>
      </w:r>
    </w:p>
    <w:p w:rsidR="00C05C2A" w:rsidRPr="00C36211" w:rsidRDefault="00C05C2A" w:rsidP="00C05C2A">
      <w:pPr>
        <w:pStyle w:val="PlainText"/>
        <w:ind w:left="360"/>
        <w:rPr>
          <w:rFonts w:ascii="Times New Roman" w:eastAsia="MS Mincho" w:hAnsi="Times New Roman"/>
          <w:highlight w:val="yellow"/>
        </w:rPr>
      </w:pPr>
    </w:p>
    <w:p w:rsidR="00C05C2A" w:rsidRPr="00C36211" w:rsidRDefault="00B62A89" w:rsidP="00C05C2A">
      <w:pPr>
        <w:pStyle w:val="PlainText"/>
        <w:ind w:left="360"/>
        <w:rPr>
          <w:rFonts w:ascii="Times New Roman" w:eastAsia="MS Mincho" w:hAnsi="Times New Roman"/>
          <w:highlight w:val="yellow"/>
        </w:rPr>
      </w:pPr>
      <w:r w:rsidRPr="00C36211">
        <w:rPr>
          <w:rFonts w:ascii="Times New Roman" w:eastAsia="MS Mincho" w:hAnsi="Times New Roman"/>
          <w:highlight w:val="yellow"/>
        </w:rPr>
        <w:t>In this section, the offeror shall identify additional capabilities or features of the proposed system that enhance the suitability for the proposed workstation class or supporting equipment.</w:t>
      </w:r>
    </w:p>
    <w:p w:rsidR="00C05C2A" w:rsidRPr="00C36211" w:rsidRDefault="00C05C2A" w:rsidP="00C05C2A">
      <w:pPr>
        <w:pStyle w:val="PlainText"/>
        <w:ind w:left="360"/>
        <w:rPr>
          <w:rFonts w:ascii="Times New Roman" w:eastAsia="MS Mincho" w:hAnsi="Times New Roman"/>
          <w:highlight w:val="yellow"/>
        </w:rPr>
      </w:pPr>
    </w:p>
    <w:p w:rsidR="00C05C2A" w:rsidRPr="00C36211" w:rsidRDefault="00B62A89" w:rsidP="00C05C2A">
      <w:pPr>
        <w:pStyle w:val="PlainText"/>
        <w:ind w:left="360"/>
        <w:rPr>
          <w:rFonts w:ascii="Times New Roman" w:eastAsia="MS Mincho" w:hAnsi="Times New Roman"/>
          <w:highlight w:val="yellow"/>
        </w:rPr>
      </w:pPr>
      <w:r w:rsidRPr="00C36211">
        <w:rPr>
          <w:rFonts w:ascii="Times New Roman" w:eastAsia="MS Mincho" w:hAnsi="Times New Roman"/>
          <w:highlight w:val="yellow"/>
        </w:rPr>
        <w:t>The offeror shall describe those capabilities that satisfy the requirements of Section 1.</w:t>
      </w:r>
      <w:r w:rsidR="00A558CB" w:rsidRPr="00C36211">
        <w:rPr>
          <w:rFonts w:ascii="Times New Roman" w:eastAsia="MS Mincho" w:hAnsi="Times New Roman"/>
          <w:highlight w:val="yellow"/>
        </w:rPr>
        <w:t>5</w:t>
      </w:r>
      <w:r w:rsidRPr="00C36211">
        <w:rPr>
          <w:rFonts w:ascii="Times New Roman" w:eastAsia="MS Mincho" w:hAnsi="Times New Roman"/>
          <w:highlight w:val="yellow"/>
        </w:rPr>
        <w:t>. Assistiv</w:t>
      </w:r>
      <w:r w:rsidR="00A558CB" w:rsidRPr="00C36211">
        <w:rPr>
          <w:rFonts w:ascii="Times New Roman" w:eastAsia="MS Mincho" w:hAnsi="Times New Roman"/>
          <w:highlight w:val="yellow"/>
        </w:rPr>
        <w:t xml:space="preserve">e </w:t>
      </w:r>
      <w:r w:rsidRPr="00C36211">
        <w:rPr>
          <w:rFonts w:ascii="Times New Roman" w:eastAsia="MS Mincho" w:hAnsi="Times New Roman"/>
          <w:highlight w:val="yellow"/>
        </w:rPr>
        <w:t>Technology in Attachm</w:t>
      </w:r>
      <w:r w:rsidR="000E547B" w:rsidRPr="00C36211">
        <w:rPr>
          <w:rFonts w:ascii="Times New Roman" w:eastAsia="MS Mincho" w:hAnsi="Times New Roman"/>
          <w:highlight w:val="yellow"/>
        </w:rPr>
        <w:t>ent A, Technical Specifications,</w:t>
      </w:r>
      <w:r w:rsidRPr="00C36211">
        <w:rPr>
          <w:rFonts w:ascii="Times New Roman" w:eastAsia="MS Mincho" w:hAnsi="Times New Roman"/>
          <w:highlight w:val="yellow"/>
        </w:rPr>
        <w:t xml:space="preserve"> along with other capabilities that enhance or facilitate access by users that are disadvantaged with regard to their ability to use the standard keyboard, screen and other interfaces to the systems proposed.  Capabilities or features that aid in moderating the stress of interface use shall also be described.  These shall include, but not be limited to, speech recognition, Braille terminals, split keyboards, or other devices.  The capability and plans for the Contractor to provide information relevant to Section 508 of </w:t>
      </w:r>
      <w:r w:rsidRPr="00C36211">
        <w:rPr>
          <w:rFonts w:ascii="Times New Roman" w:hAnsi="Times New Roman"/>
          <w:highlight w:val="yellow"/>
        </w:rPr>
        <w:t xml:space="preserve">the Rehabilitation Act of 1973 either through tools such as the Voluntary Product Accessibility Template (VPAT) or other similar means shall be described. </w:t>
      </w:r>
    </w:p>
    <w:p w:rsidR="00C05C2A" w:rsidRPr="00C36211" w:rsidRDefault="00B62A89" w:rsidP="00C05C2A">
      <w:pPr>
        <w:pStyle w:val="PlainText"/>
        <w:ind w:left="360"/>
        <w:rPr>
          <w:rFonts w:ascii="Times New Roman" w:eastAsia="MS Mincho" w:hAnsi="Times New Roman"/>
          <w:highlight w:val="yellow"/>
        </w:rPr>
      </w:pPr>
      <w:r w:rsidRPr="00C36211">
        <w:rPr>
          <w:rFonts w:ascii="Times New Roman" w:eastAsia="MS Mincho" w:hAnsi="Times New Roman"/>
          <w:highlight w:val="yellow"/>
        </w:rPr>
        <w:t>The offeror shall describe those capabilities that satisfy the requirements of Section 1.</w:t>
      </w:r>
      <w:r w:rsidR="00A558CB" w:rsidRPr="00C36211">
        <w:rPr>
          <w:rFonts w:ascii="Times New Roman" w:eastAsia="MS Mincho" w:hAnsi="Times New Roman"/>
          <w:highlight w:val="yellow"/>
        </w:rPr>
        <w:t>6</w:t>
      </w:r>
      <w:r w:rsidRPr="00C36211">
        <w:rPr>
          <w:rFonts w:ascii="Times New Roman" w:eastAsia="MS Mincho" w:hAnsi="Times New Roman"/>
          <w:highlight w:val="yellow"/>
        </w:rPr>
        <w:t xml:space="preserve"> (</w:t>
      </w:r>
      <w:r w:rsidRPr="00C36211">
        <w:rPr>
          <w:rFonts w:ascii="Times New Roman" w:hAnsi="Times New Roman"/>
          <w:highlight w:val="yellow"/>
        </w:rPr>
        <w:t>Environmentally Preferable Purchasing Program (EPP))</w:t>
      </w:r>
      <w:r w:rsidRPr="00C36211">
        <w:rPr>
          <w:rFonts w:ascii="Times New Roman" w:eastAsia="MS Mincho" w:hAnsi="Times New Roman"/>
          <w:highlight w:val="yellow"/>
        </w:rPr>
        <w:t xml:space="preserve"> in Attachment A, Technical Specifications</w:t>
      </w:r>
      <w:r w:rsidR="000E547B" w:rsidRPr="00C36211">
        <w:rPr>
          <w:rFonts w:ascii="Times New Roman" w:eastAsia="MS Mincho" w:hAnsi="Times New Roman"/>
          <w:highlight w:val="yellow"/>
        </w:rPr>
        <w:t>,</w:t>
      </w:r>
      <w:r w:rsidRPr="00C36211">
        <w:rPr>
          <w:rFonts w:ascii="Times New Roman" w:eastAsia="MS Mincho" w:hAnsi="Times New Roman"/>
          <w:highlight w:val="yellow"/>
        </w:rPr>
        <w:t xml:space="preserve"> along with </w:t>
      </w:r>
      <w:r w:rsidRPr="00C36211">
        <w:rPr>
          <w:rFonts w:ascii="Times New Roman" w:hAnsi="Times New Roman"/>
          <w:highlight w:val="yellow"/>
        </w:rPr>
        <w:t>products and services that are environmentally preferable</w:t>
      </w:r>
      <w:r w:rsidR="000A4C76" w:rsidRPr="00C36211">
        <w:rPr>
          <w:rFonts w:ascii="Times New Roman" w:hAnsi="Times New Roman"/>
          <w:highlight w:val="yellow"/>
        </w:rPr>
        <w:t xml:space="preserve"> and support energy conservation</w:t>
      </w:r>
      <w:r w:rsidRPr="00C36211">
        <w:rPr>
          <w:rFonts w:ascii="Times New Roman" w:eastAsia="MS Mincho" w:hAnsi="Times New Roman"/>
          <w:highlight w:val="yellow"/>
        </w:rPr>
        <w:t xml:space="preserve">.  The capability and plans for the Contractor to provide information relevant to the environmental aspects of their products and services either through tools such as the </w:t>
      </w:r>
      <w:r w:rsidRPr="00C36211">
        <w:rPr>
          <w:rFonts w:ascii="Times New Roman" w:hAnsi="Times New Roman"/>
          <w:highlight w:val="yellow"/>
        </w:rPr>
        <w:t xml:space="preserve">Electronic Product Environment Assessment Tool (EPEAT) or other similar means shall be described.  </w:t>
      </w:r>
    </w:p>
    <w:p w:rsidR="00C05C2A" w:rsidRPr="00C36211" w:rsidRDefault="00C05C2A" w:rsidP="00C05C2A">
      <w:pPr>
        <w:pStyle w:val="PlainText"/>
        <w:ind w:left="360"/>
        <w:rPr>
          <w:rFonts w:ascii="Times New Roman" w:eastAsia="MS Mincho" w:hAnsi="Times New Roman"/>
          <w:highlight w:val="yellow"/>
        </w:rPr>
      </w:pPr>
    </w:p>
    <w:p w:rsidR="00C05C2A" w:rsidRPr="00C36211" w:rsidRDefault="00B62A89" w:rsidP="00C05C2A">
      <w:pPr>
        <w:pStyle w:val="PlainText"/>
        <w:ind w:left="360"/>
        <w:rPr>
          <w:rFonts w:ascii="Times New Roman" w:eastAsia="MS Mincho" w:hAnsi="Times New Roman"/>
          <w:highlight w:val="yellow"/>
        </w:rPr>
      </w:pPr>
      <w:r w:rsidRPr="00C36211">
        <w:rPr>
          <w:rFonts w:ascii="Times New Roman" w:eastAsia="MS Mincho" w:hAnsi="Times New Roman"/>
          <w:highlight w:val="yellow"/>
        </w:rPr>
        <w:t xml:space="preserve">In addressing the </w:t>
      </w:r>
      <w:r w:rsidR="000923EF" w:rsidRPr="00C36211">
        <w:rPr>
          <w:rFonts w:ascii="Times New Roman" w:eastAsia="MS Mincho" w:hAnsi="Times New Roman"/>
          <w:highlight w:val="yellow"/>
        </w:rPr>
        <w:t xml:space="preserve">next </w:t>
      </w:r>
      <w:r w:rsidR="00267BD9" w:rsidRPr="00C36211">
        <w:rPr>
          <w:rFonts w:ascii="Times New Roman" w:eastAsia="MS Mincho" w:hAnsi="Times New Roman"/>
          <w:highlight w:val="yellow"/>
        </w:rPr>
        <w:t>2</w:t>
      </w:r>
      <w:r w:rsidR="000923EF" w:rsidRPr="00C36211">
        <w:rPr>
          <w:rFonts w:ascii="Times New Roman" w:eastAsia="MS Mincho" w:hAnsi="Times New Roman"/>
          <w:highlight w:val="yellow"/>
        </w:rPr>
        <w:t xml:space="preserve"> paragraphs</w:t>
      </w:r>
      <w:r w:rsidR="00267BD9" w:rsidRPr="00C36211">
        <w:rPr>
          <w:rFonts w:ascii="Times New Roman" w:eastAsia="MS Mincho" w:hAnsi="Times New Roman"/>
          <w:highlight w:val="yellow"/>
        </w:rPr>
        <w:t xml:space="preserve"> only</w:t>
      </w:r>
      <w:r w:rsidRPr="00C36211">
        <w:rPr>
          <w:rFonts w:ascii="Times New Roman" w:eastAsia="MS Mincho" w:hAnsi="Times New Roman"/>
          <w:highlight w:val="yellow"/>
        </w:rPr>
        <w:t xml:space="preserve">, </w:t>
      </w:r>
      <w:r w:rsidR="00860488" w:rsidRPr="00C36211">
        <w:rPr>
          <w:rFonts w:ascii="Times New Roman" w:eastAsia="MS Mincho" w:hAnsi="Times New Roman"/>
          <w:highlight w:val="yellow"/>
        </w:rPr>
        <w:t xml:space="preserve">hardware and </w:t>
      </w:r>
      <w:r w:rsidRPr="00C36211">
        <w:rPr>
          <w:rFonts w:ascii="Times New Roman" w:eastAsia="MS Mincho" w:hAnsi="Times New Roman"/>
          <w:highlight w:val="yellow"/>
        </w:rPr>
        <w:t>software shall refer only to mandatory</w:t>
      </w:r>
      <w:r w:rsidR="00860488" w:rsidRPr="00C36211">
        <w:rPr>
          <w:rFonts w:ascii="Times New Roman" w:eastAsia="MS Mincho" w:hAnsi="Times New Roman"/>
          <w:highlight w:val="yellow"/>
        </w:rPr>
        <w:t xml:space="preserve"> hardware and software</w:t>
      </w:r>
      <w:r w:rsidR="00D01E05" w:rsidRPr="00C36211">
        <w:rPr>
          <w:rFonts w:ascii="Times New Roman" w:eastAsia="MS Mincho" w:hAnsi="Times New Roman"/>
          <w:highlight w:val="yellow"/>
        </w:rPr>
        <w:t>:</w:t>
      </w:r>
      <w:r w:rsidRPr="00C36211">
        <w:rPr>
          <w:rFonts w:ascii="Times New Roman" w:eastAsia="MS Mincho" w:hAnsi="Times New Roman"/>
          <w:highlight w:val="yellow"/>
        </w:rPr>
        <w:t xml:space="preserve">  </w:t>
      </w:r>
    </w:p>
    <w:p w:rsidR="00A558CB" w:rsidRPr="00C36211" w:rsidRDefault="00A558CB" w:rsidP="00C05C2A">
      <w:pPr>
        <w:pStyle w:val="PlainText"/>
        <w:ind w:left="360"/>
        <w:rPr>
          <w:rFonts w:ascii="Times New Roman" w:eastAsia="MS Mincho" w:hAnsi="Times New Roman"/>
          <w:highlight w:val="yellow"/>
        </w:rPr>
      </w:pPr>
    </w:p>
    <w:p w:rsidR="00B510B4" w:rsidRPr="00C36211" w:rsidRDefault="00B62A89" w:rsidP="00B510B4">
      <w:pPr>
        <w:pStyle w:val="PlainText"/>
        <w:ind w:left="720"/>
        <w:rPr>
          <w:rFonts w:ascii="Times New Roman" w:eastAsia="MS Mincho" w:hAnsi="Times New Roman"/>
          <w:highlight w:val="yellow"/>
        </w:rPr>
      </w:pPr>
      <w:r w:rsidRPr="00C36211">
        <w:rPr>
          <w:rFonts w:ascii="Times New Roman" w:eastAsia="MS Mincho" w:hAnsi="Times New Roman"/>
          <w:highlight w:val="yellow"/>
        </w:rPr>
        <w:t>The offeror shall describe whether the hardware and software proposed are the manufacturer's most recent offerings, i.</w:t>
      </w:r>
      <w:r w:rsidR="000E547B" w:rsidRPr="00C36211">
        <w:rPr>
          <w:rFonts w:ascii="Times New Roman" w:eastAsia="MS Mincho" w:hAnsi="Times New Roman"/>
          <w:highlight w:val="yellow"/>
        </w:rPr>
        <w:t>e. current technology, and when</w:t>
      </w:r>
      <w:r w:rsidRPr="00C36211">
        <w:rPr>
          <w:rFonts w:ascii="Times New Roman" w:eastAsia="MS Mincho" w:hAnsi="Times New Roman"/>
          <w:highlight w:val="yellow"/>
        </w:rPr>
        <w:t xml:space="preserve"> in terms of time these components fit in the manufacturer's line.  </w:t>
      </w:r>
      <w:r w:rsidR="00E54294" w:rsidRPr="00C36211">
        <w:rPr>
          <w:rFonts w:ascii="Times New Roman" w:eastAsia="MS Mincho" w:hAnsi="Times New Roman"/>
          <w:highlight w:val="yellow"/>
        </w:rPr>
        <w:t>The offeror shall document when the hardware and software were announced, the average product life-cycle for each (how often the offeror has released a new version of the software or replaced it), and how often new hardware has been announced</w:t>
      </w:r>
      <w:r w:rsidR="000E547B" w:rsidRPr="00C36211">
        <w:rPr>
          <w:rFonts w:ascii="Times New Roman" w:eastAsia="MS Mincho" w:hAnsi="Times New Roman"/>
          <w:highlight w:val="yellow"/>
        </w:rPr>
        <w:t>.</w:t>
      </w:r>
    </w:p>
    <w:p w:rsidR="00B510B4" w:rsidRPr="00C36211" w:rsidRDefault="00B510B4" w:rsidP="00B510B4">
      <w:pPr>
        <w:pStyle w:val="PlainText"/>
        <w:ind w:left="720"/>
        <w:rPr>
          <w:rFonts w:ascii="Times New Roman" w:eastAsia="MS Mincho" w:hAnsi="Times New Roman"/>
          <w:highlight w:val="yellow"/>
        </w:rPr>
      </w:pPr>
    </w:p>
    <w:p w:rsidR="00B510B4" w:rsidRPr="00C36211" w:rsidRDefault="00B62A89" w:rsidP="00B510B4">
      <w:pPr>
        <w:pStyle w:val="PlainText"/>
        <w:ind w:left="720"/>
        <w:rPr>
          <w:rFonts w:ascii="Times New Roman" w:eastAsia="MS Mincho" w:hAnsi="Times New Roman"/>
          <w:highlight w:val="yellow"/>
        </w:rPr>
      </w:pPr>
      <w:r w:rsidRPr="00C36211">
        <w:rPr>
          <w:rFonts w:ascii="Times New Roman" w:eastAsia="MS Mincho" w:hAnsi="Times New Roman"/>
          <w:highlight w:val="yellow"/>
        </w:rPr>
        <w:t>If any equipment (both hardware and software) to be provided is no longer in current production by the manufacturer at the time of proposal, the offeror shall identify why it is advantageous for the Government to utilize out-of-production equipment.</w:t>
      </w:r>
    </w:p>
    <w:p w:rsidR="00B510B4" w:rsidRPr="00C36211" w:rsidRDefault="00B510B4" w:rsidP="00B510B4">
      <w:pPr>
        <w:pStyle w:val="PlainText"/>
        <w:ind w:left="720"/>
        <w:rPr>
          <w:rFonts w:ascii="Times New Roman" w:eastAsia="MS Mincho" w:hAnsi="Times New Roman"/>
          <w:highlight w:val="yellow"/>
        </w:rPr>
      </w:pPr>
    </w:p>
    <w:p w:rsidR="00351A01" w:rsidRPr="00C36211" w:rsidRDefault="00B62A89">
      <w:pPr>
        <w:pStyle w:val="PlainText"/>
        <w:ind w:left="360"/>
        <w:rPr>
          <w:rFonts w:ascii="Times New Roman" w:eastAsia="MS Mincho" w:hAnsi="Times New Roman"/>
          <w:highlight w:val="yellow"/>
        </w:rPr>
      </w:pPr>
      <w:r w:rsidRPr="00C36211">
        <w:rPr>
          <w:rFonts w:ascii="Times New Roman" w:eastAsia="MS Mincho" w:hAnsi="Times New Roman"/>
          <w:highlight w:val="yellow"/>
        </w:rPr>
        <w:t>The offeror shall discuss the range and types of third party software products available in the commercial marketplace which run on and/or complement the proposed technology and augment the required class specific functionality.</w:t>
      </w:r>
    </w:p>
    <w:p w:rsidR="00C05C2A" w:rsidRPr="00C36211" w:rsidRDefault="00C05C2A" w:rsidP="00C05C2A">
      <w:pPr>
        <w:pStyle w:val="PlainText"/>
        <w:ind w:left="360"/>
        <w:rPr>
          <w:rFonts w:ascii="Times New Roman" w:eastAsia="MS Mincho" w:hAnsi="Times New Roman"/>
          <w:highlight w:val="yellow"/>
        </w:rPr>
      </w:pPr>
    </w:p>
    <w:p w:rsidR="00C05C2A" w:rsidRPr="00C32362" w:rsidRDefault="00B62A89" w:rsidP="00C05C2A">
      <w:pPr>
        <w:pStyle w:val="PlainText"/>
        <w:ind w:left="360"/>
        <w:rPr>
          <w:rFonts w:ascii="Times New Roman" w:eastAsia="MS Mincho" w:hAnsi="Times New Roman"/>
        </w:rPr>
      </w:pPr>
      <w:r w:rsidRPr="00C36211">
        <w:rPr>
          <w:rFonts w:ascii="Times New Roman" w:eastAsia="MS Mincho" w:hAnsi="Times New Roman"/>
          <w:highlight w:val="yellow"/>
        </w:rPr>
        <w:t>The offeror shall describe in detail the types of documentation to be delivered with the hardware and software proposed, including any ease-of-use features of the documentation</w:t>
      </w:r>
      <w:r w:rsidRPr="00C32362">
        <w:rPr>
          <w:rFonts w:ascii="Times New Roman" w:eastAsia="MS Mincho" w:hAnsi="Times New Roman"/>
        </w:rPr>
        <w:t>.</w:t>
      </w:r>
    </w:p>
    <w:p w:rsidR="00C05C2A" w:rsidRPr="00C32362" w:rsidRDefault="00C05C2A" w:rsidP="00C05C2A">
      <w:pPr>
        <w:pStyle w:val="PlainText"/>
        <w:ind w:left="360"/>
        <w:rPr>
          <w:rFonts w:ascii="Times New Roman" w:eastAsia="MS Mincho" w:hAnsi="Times New Roman"/>
        </w:rPr>
      </w:pPr>
    </w:p>
    <w:p w:rsidR="00C05C2A" w:rsidRPr="00C32362" w:rsidRDefault="00C05C2A" w:rsidP="00C05C2A">
      <w:pPr>
        <w:pStyle w:val="PlainText"/>
        <w:ind w:left="360"/>
        <w:rPr>
          <w:rFonts w:ascii="Times New Roman" w:eastAsia="MS Mincho" w:hAnsi="Times New Roman"/>
        </w:rPr>
      </w:pPr>
    </w:p>
    <w:p w:rsidR="00B62A89" w:rsidRPr="00C32362" w:rsidRDefault="00B62A89" w:rsidP="000E547B">
      <w:pPr>
        <w:pStyle w:val="Heading4"/>
        <w:rPr>
          <w:rFonts w:eastAsia="MS Mincho"/>
        </w:rPr>
      </w:pPr>
      <w:bookmarkStart w:id="1435" w:name="_Toc127245269"/>
      <w:bookmarkStart w:id="1436" w:name="_Toc349561414"/>
      <w:bookmarkStart w:id="1437" w:name="_Toc349567630"/>
      <w:r w:rsidRPr="00C32362">
        <w:rPr>
          <w:rFonts w:eastAsia="MS Mincho"/>
        </w:rPr>
        <w:t>A.3.1</w:t>
      </w:r>
      <w:r w:rsidR="00E77111">
        <w:rPr>
          <w:rFonts w:eastAsia="MS Mincho"/>
        </w:rPr>
        <w:t>2</w:t>
      </w:r>
      <w:r w:rsidRPr="00C32362">
        <w:rPr>
          <w:rFonts w:eastAsia="MS Mincho"/>
        </w:rPr>
        <w:t xml:space="preserve">.2. Offeror's Support </w:t>
      </w:r>
      <w:r w:rsidR="00E77111" w:rsidRPr="00C32362">
        <w:rPr>
          <w:rFonts w:eastAsia="MS Mincho"/>
        </w:rPr>
        <w:t>and</w:t>
      </w:r>
      <w:r w:rsidRPr="00C32362">
        <w:rPr>
          <w:rFonts w:eastAsia="MS Mincho"/>
        </w:rPr>
        <w:t xml:space="preserve"> Commitment (Subfactor B)</w:t>
      </w:r>
      <w:bookmarkEnd w:id="1435"/>
      <w:bookmarkEnd w:id="1436"/>
      <w:bookmarkEnd w:id="1437"/>
    </w:p>
    <w:p w:rsidR="002E14C6" w:rsidRPr="00C32362" w:rsidRDefault="002E14C6" w:rsidP="000E547B">
      <w:bookmarkStart w:id="1438" w:name="_Toc127245270"/>
      <w:r w:rsidRPr="00C32362">
        <w:t>This subfactor addresses the offeror's support and commitment as defined in Attachment C, Statement of Work. The paragraphs below describe the sections to be referenced.</w:t>
      </w:r>
    </w:p>
    <w:p w:rsidR="0027484D" w:rsidRDefault="0027484D" w:rsidP="0027484D">
      <w:pPr>
        <w:rPr>
          <w:rFonts w:eastAsia="MS Mincho"/>
          <w:b/>
        </w:rPr>
      </w:pPr>
      <w:bookmarkStart w:id="1439" w:name="_Toc349561415"/>
      <w:bookmarkStart w:id="1440" w:name="_Toc349567631"/>
    </w:p>
    <w:p w:rsidR="00B62A89" w:rsidRPr="0027484D" w:rsidRDefault="00B62A89" w:rsidP="0027484D">
      <w:pPr>
        <w:rPr>
          <w:rFonts w:eastAsia="MS Mincho"/>
          <w:b/>
        </w:rPr>
      </w:pPr>
      <w:r w:rsidRPr="0027484D">
        <w:rPr>
          <w:rFonts w:eastAsia="MS Mincho"/>
          <w:b/>
        </w:rPr>
        <w:t>Commitment to Supply Chain Management and Supply Diversity / Instructions</w:t>
      </w:r>
      <w:bookmarkEnd w:id="1438"/>
      <w:bookmarkEnd w:id="1439"/>
      <w:bookmarkEnd w:id="1440"/>
    </w:p>
    <w:p w:rsidR="00B62A89" w:rsidRPr="00C32362" w:rsidRDefault="00B62A89" w:rsidP="000E547B">
      <w:pPr>
        <w:pStyle w:val="PlainText"/>
        <w:rPr>
          <w:rFonts w:ascii="Times New Roman" w:eastAsia="MS Mincho" w:hAnsi="Times New Roman"/>
        </w:rPr>
      </w:pPr>
      <w:r w:rsidRPr="00C32362">
        <w:rPr>
          <w:rFonts w:ascii="Times New Roman" w:eastAsia="MS Mincho" w:hAnsi="Times New Roman"/>
        </w:rPr>
        <w:t xml:space="preserve">This shall be TAB </w:t>
      </w:r>
      <w:r w:rsidR="006859C3" w:rsidRPr="00C32362">
        <w:rPr>
          <w:rFonts w:ascii="Times New Roman" w:eastAsia="MS Mincho" w:hAnsi="Times New Roman"/>
        </w:rPr>
        <w:t>6</w:t>
      </w:r>
      <w:r w:rsidR="00CE7614" w:rsidRPr="00C32362">
        <w:rPr>
          <w:rFonts w:ascii="Times New Roman" w:eastAsia="MS Mincho" w:hAnsi="Times New Roman"/>
        </w:rPr>
        <w:t xml:space="preserve"> </w:t>
      </w:r>
      <w:r w:rsidRPr="00C32362">
        <w:rPr>
          <w:rFonts w:ascii="Times New Roman" w:eastAsia="MS Mincho" w:hAnsi="Times New Roman"/>
        </w:rPr>
        <w:t xml:space="preserve">in the </w:t>
      </w:r>
      <w:r w:rsidR="005C567E" w:rsidRPr="00C32362">
        <w:rPr>
          <w:rFonts w:ascii="Times New Roman" w:eastAsia="MS Mincho" w:hAnsi="Times New Roman"/>
        </w:rPr>
        <w:t>Management/Technical Approach</w:t>
      </w:r>
      <w:r w:rsidRPr="00C32362">
        <w:rPr>
          <w:rFonts w:ascii="Times New Roman" w:eastAsia="MS Mincho" w:hAnsi="Times New Roman"/>
        </w:rPr>
        <w:t xml:space="preserve"> proposal.  </w:t>
      </w:r>
    </w:p>
    <w:p w:rsidR="006859C3" w:rsidRPr="00C32362" w:rsidRDefault="006859C3" w:rsidP="000E547B">
      <w:pPr>
        <w:rPr>
          <w:rFonts w:eastAsia="MS Mincho"/>
        </w:rPr>
      </w:pPr>
      <w:r w:rsidRPr="00C32362">
        <w:rPr>
          <w:rFonts w:eastAsia="MS Mincho"/>
        </w:rPr>
        <w:t xml:space="preserve">In this section, the offeror shall demonstrate how its internal policies would further the second and third Acquisition Objectives identified in the  Attachment C, Statement of Work, particularly in reference to Supply Chain topics. </w:t>
      </w:r>
    </w:p>
    <w:p w:rsidR="006859C3" w:rsidRPr="00C32362" w:rsidRDefault="006859C3" w:rsidP="006859C3">
      <w:pPr>
        <w:rPr>
          <w:rFonts w:eastAsia="MS Mincho"/>
        </w:rPr>
      </w:pPr>
    </w:p>
    <w:p w:rsidR="006859C3" w:rsidRPr="00C32362" w:rsidRDefault="006859C3" w:rsidP="006859C3">
      <w:pPr>
        <w:rPr>
          <w:rFonts w:eastAsia="MS Mincho"/>
        </w:rPr>
      </w:pPr>
      <w:r w:rsidRPr="00C32362">
        <w:rPr>
          <w:rFonts w:eastAsia="MS Mincho"/>
        </w:rPr>
        <w:t>The offeror shall address Statement of Work, Section C.1.3.6. MANUFACTURER/RESELLER REQUIREMENTS.  The offeror shall describe their teaming relationships with other vendors and manufacturers such that the Government can assess the extent to which a wide variety of interoperable hardware and software is proposed and will be maintained</w:t>
      </w:r>
      <w:r w:rsidR="00E14894" w:rsidRPr="00C32362">
        <w:rPr>
          <w:rFonts w:eastAsia="MS Mincho"/>
        </w:rPr>
        <w:t>,</w:t>
      </w:r>
      <w:r w:rsidRPr="00C32362">
        <w:rPr>
          <w:rFonts w:eastAsia="MS Mincho"/>
        </w:rPr>
        <w:t xml:space="preserve"> that will support, interconnect and enhance the full range of products in scope for SEWP.   The offeror shall describe their corporate policies and resources that will affect the addition of new vendors for the purpose of enhancing the technology available to the Government.  Information concerning how those policies will allow for continued and increased availability and competitiveness of products t</w:t>
      </w:r>
      <w:r w:rsidR="000E547B" w:rsidRPr="00C32362">
        <w:rPr>
          <w:rFonts w:eastAsia="MS Mincho"/>
        </w:rPr>
        <w:t>hrough the life of the contract shall be provided.</w:t>
      </w:r>
    </w:p>
    <w:p w:rsidR="006859C3" w:rsidRPr="00C32362" w:rsidRDefault="006859C3" w:rsidP="006859C3">
      <w:pPr>
        <w:rPr>
          <w:rFonts w:eastAsia="MS Mincho"/>
        </w:rPr>
      </w:pPr>
    </w:p>
    <w:p w:rsidR="006859C3" w:rsidRPr="00C32362" w:rsidRDefault="006859C3" w:rsidP="006859C3">
      <w:pPr>
        <w:rPr>
          <w:rFonts w:eastAsia="MS Mincho"/>
          <w:b/>
        </w:rPr>
      </w:pPr>
      <w:r w:rsidRPr="00C32362">
        <w:rPr>
          <w:rFonts w:eastAsia="MS Mincho"/>
        </w:rPr>
        <w:t xml:space="preserve">The offeror shall </w:t>
      </w:r>
      <w:r w:rsidR="00E77111" w:rsidRPr="00C32362">
        <w:rPr>
          <w:rFonts w:eastAsia="MS Mincho"/>
        </w:rPr>
        <w:t>address Statement</w:t>
      </w:r>
      <w:r w:rsidRPr="00C32362">
        <w:rPr>
          <w:rFonts w:eastAsia="MS Mincho"/>
        </w:rPr>
        <w:t xml:space="preserve"> of Work, Section C.1.3.7. SUPPLY CHAIN MANAGEMENT.  The offeror shall indicate the corporate policies and procedures in place to reduce the risk of counterfeiting, tainting, product substitution, and other risks related to supply chain management.  The ability to provide authorized and certified products and properly track and identify the provenance of products to be offered on this contract should be described.  Information related to how the vendor is participating in supply chain risk management activities</w:t>
      </w:r>
      <w:r w:rsidR="00C1378C" w:rsidRPr="00C32362">
        <w:rPr>
          <w:rFonts w:eastAsia="MS Mincho"/>
        </w:rPr>
        <w:t>,</w:t>
      </w:r>
      <w:r w:rsidRPr="00C32362">
        <w:rPr>
          <w:rFonts w:eastAsia="MS Mincho"/>
        </w:rPr>
        <w:t xml:space="preserve"> or at a minimum how the company is kept abreast of and is addressing such activities should be detailed.  These activities include</w:t>
      </w:r>
      <w:r w:rsidR="00C1378C" w:rsidRPr="00C32362">
        <w:rPr>
          <w:rFonts w:eastAsia="MS Mincho"/>
        </w:rPr>
        <w:t>,</w:t>
      </w:r>
      <w:r w:rsidRPr="00C32362">
        <w:rPr>
          <w:rFonts w:eastAsia="MS Mincho"/>
        </w:rPr>
        <w:t xml:space="preserve"> but are not limited to</w:t>
      </w:r>
      <w:r w:rsidR="00C1378C" w:rsidRPr="00C32362">
        <w:rPr>
          <w:rFonts w:eastAsia="MS Mincho"/>
        </w:rPr>
        <w:t>,</w:t>
      </w:r>
      <w:r w:rsidRPr="00C32362">
        <w:rPr>
          <w:rFonts w:eastAsia="MS Mincho"/>
        </w:rPr>
        <w:t xml:space="preserve"> the standards work of the Open Group Open Trusted Technology Forum; the Notional Supply Chain Risk Management Practices for Federal Information Systems (NIST IR 7622) - </w:t>
      </w:r>
      <w:hyperlink r:id="rId264" w:history="1">
        <w:r w:rsidRPr="00C32362">
          <w:rPr>
            <w:rStyle w:val="Hyperlink"/>
            <w:rFonts w:eastAsia="MS Mincho"/>
          </w:rPr>
          <w:t>http://nvlpubs.nist.gov/nistpubs/ir/2012/NIST.IR.7622.pdf</w:t>
        </w:r>
      </w:hyperlink>
      <w:r w:rsidRPr="00C32362">
        <w:rPr>
          <w:rFonts w:eastAsia="MS Mincho"/>
        </w:rPr>
        <w:t xml:space="preserve"> ; and other Government and Industry activities centered on Supply Chain Risk Management.</w:t>
      </w:r>
    </w:p>
    <w:p w:rsidR="006859C3" w:rsidRPr="00C32362" w:rsidRDefault="006859C3" w:rsidP="006859C3">
      <w:pPr>
        <w:rPr>
          <w:rFonts w:eastAsia="MS Mincho"/>
        </w:rPr>
      </w:pPr>
    </w:p>
    <w:p w:rsidR="00B62A89" w:rsidRPr="0027484D" w:rsidRDefault="00B62A89" w:rsidP="0027484D">
      <w:pPr>
        <w:rPr>
          <w:rFonts w:eastAsia="MS Mincho"/>
          <w:b/>
        </w:rPr>
      </w:pPr>
      <w:bookmarkStart w:id="1441" w:name="_Toc127245273"/>
      <w:bookmarkStart w:id="1442" w:name="_Toc349561416"/>
      <w:bookmarkStart w:id="1443" w:name="_Toc349567632"/>
      <w:r w:rsidRPr="0027484D">
        <w:rPr>
          <w:rFonts w:eastAsia="MS Mincho"/>
          <w:b/>
        </w:rPr>
        <w:t>Post Award Support and Service / Instructions</w:t>
      </w:r>
      <w:bookmarkEnd w:id="1441"/>
      <w:bookmarkEnd w:id="1442"/>
      <w:bookmarkEnd w:id="1443"/>
    </w:p>
    <w:p w:rsidR="00B62A89" w:rsidRPr="00C32362" w:rsidRDefault="00B62A89" w:rsidP="00B62A89">
      <w:pPr>
        <w:rPr>
          <w:rFonts w:eastAsia="MS Mincho"/>
        </w:rPr>
      </w:pPr>
      <w:r w:rsidRPr="00C32362">
        <w:rPr>
          <w:rFonts w:eastAsia="MS Mincho"/>
        </w:rPr>
        <w:t xml:space="preserve">This shall be TAB </w:t>
      </w:r>
      <w:r w:rsidR="006859C3" w:rsidRPr="00C32362">
        <w:rPr>
          <w:rFonts w:eastAsia="MS Mincho"/>
        </w:rPr>
        <w:t xml:space="preserve">7 </w:t>
      </w:r>
      <w:r w:rsidRPr="00C32362">
        <w:rPr>
          <w:rFonts w:eastAsia="MS Mincho"/>
        </w:rPr>
        <w:t xml:space="preserve">in the </w:t>
      </w:r>
      <w:r w:rsidR="005C567E" w:rsidRPr="00C32362">
        <w:rPr>
          <w:rFonts w:eastAsia="MS Mincho"/>
        </w:rPr>
        <w:t>Management/Technical Approach</w:t>
      </w:r>
      <w:r w:rsidRPr="00C32362">
        <w:rPr>
          <w:rFonts w:eastAsia="MS Mincho"/>
        </w:rPr>
        <w:t xml:space="preserve"> proposal.</w:t>
      </w:r>
    </w:p>
    <w:p w:rsidR="00B62A89" w:rsidRPr="00C32362" w:rsidRDefault="00B62A89" w:rsidP="00B62A89">
      <w:pPr>
        <w:rPr>
          <w:rFonts w:eastAsia="MS Mincho"/>
        </w:rPr>
      </w:pPr>
    </w:p>
    <w:p w:rsidR="00B62A89" w:rsidRPr="00C32362" w:rsidRDefault="00B62A89" w:rsidP="00B62A89">
      <w:pPr>
        <w:rPr>
          <w:rFonts w:eastAsia="MS Mincho"/>
        </w:rPr>
      </w:pPr>
      <w:r w:rsidRPr="00C32362">
        <w:rPr>
          <w:rFonts w:eastAsia="MS Mincho"/>
        </w:rPr>
        <w:t xml:space="preserve">In this section the offeror shall concisely describe its post award support and service through a point-by-point response to the </w:t>
      </w:r>
      <w:r w:rsidR="00C1378C" w:rsidRPr="00C32362">
        <w:rPr>
          <w:rFonts w:eastAsia="MS Mincho"/>
        </w:rPr>
        <w:t xml:space="preserve">Statement </w:t>
      </w:r>
      <w:r w:rsidR="00E77111" w:rsidRPr="00C32362">
        <w:rPr>
          <w:rFonts w:eastAsia="MS Mincho"/>
        </w:rPr>
        <w:t>of</w:t>
      </w:r>
      <w:r w:rsidR="00C1378C" w:rsidRPr="00C32362">
        <w:rPr>
          <w:rFonts w:eastAsia="MS Mincho"/>
        </w:rPr>
        <w:t xml:space="preserve"> Work s</w:t>
      </w:r>
      <w:r w:rsidRPr="00C32362">
        <w:rPr>
          <w:rFonts w:eastAsia="MS Mincho"/>
        </w:rPr>
        <w:t>ections described below.</w:t>
      </w:r>
      <w:r w:rsidR="00C1378C" w:rsidRPr="00C32362">
        <w:rPr>
          <w:rFonts w:eastAsia="MS Mincho"/>
        </w:rPr>
        <w:t xml:space="preserve"> </w:t>
      </w:r>
      <w:r w:rsidRPr="00C32362">
        <w:rPr>
          <w:rFonts w:eastAsia="MS Mincho"/>
        </w:rPr>
        <w:t xml:space="preserve">The responses shall be descriptive and narrative and not simply a re-statement of the </w:t>
      </w:r>
      <w:r w:rsidR="00C1378C" w:rsidRPr="00C32362">
        <w:rPr>
          <w:rFonts w:eastAsia="MS Mincho"/>
        </w:rPr>
        <w:t>RFP</w:t>
      </w:r>
      <w:r w:rsidRPr="00C32362">
        <w:rPr>
          <w:rFonts w:eastAsia="MS Mincho"/>
        </w:rPr>
        <w:t xml:space="preserve"> text.</w:t>
      </w:r>
    </w:p>
    <w:p w:rsidR="00B62A89" w:rsidRPr="00C32362" w:rsidRDefault="00B62A89" w:rsidP="00B62A89">
      <w:pPr>
        <w:rPr>
          <w:rFonts w:eastAsia="MS Mincho"/>
        </w:rPr>
      </w:pPr>
    </w:p>
    <w:p w:rsidR="00B62A89" w:rsidRPr="00C32362" w:rsidRDefault="00B62A89" w:rsidP="00B62A89">
      <w:pPr>
        <w:rPr>
          <w:rFonts w:eastAsia="MS Mincho"/>
        </w:rPr>
      </w:pPr>
      <w:r w:rsidRPr="00C32362">
        <w:rPr>
          <w:rFonts w:eastAsia="MS Mincho"/>
        </w:rPr>
        <w:lastRenderedPageBreak/>
        <w:t xml:space="preserve">The offeror shall address its plan for providing technical services as defined in </w:t>
      </w:r>
      <w:r w:rsidR="00C1378C" w:rsidRPr="00C32362">
        <w:rPr>
          <w:rFonts w:eastAsia="MS Mincho"/>
        </w:rPr>
        <w:t xml:space="preserve">Statement of Work, </w:t>
      </w:r>
      <w:r w:rsidRPr="00C32362">
        <w:rPr>
          <w:rFonts w:eastAsia="MS Mincho"/>
        </w:rPr>
        <w:t xml:space="preserve">Section C.1.3.1.3. SEWP </w:t>
      </w:r>
      <w:r w:rsidR="00590DCF">
        <w:rPr>
          <w:rFonts w:eastAsia="MS Mincho"/>
        </w:rPr>
        <w:t>T</w:t>
      </w:r>
      <w:r w:rsidRPr="00C32362">
        <w:rPr>
          <w:rFonts w:eastAsia="MS Mincho"/>
        </w:rPr>
        <w:t>echnical Support.  The offeror shall, through a response to</w:t>
      </w:r>
      <w:r w:rsidR="00C1378C" w:rsidRPr="00C32362">
        <w:rPr>
          <w:rFonts w:eastAsia="MS Mincho"/>
        </w:rPr>
        <w:t xml:space="preserve"> </w:t>
      </w:r>
      <w:r w:rsidRPr="00C32362">
        <w:rPr>
          <w:rFonts w:eastAsia="MS Mincho"/>
        </w:rPr>
        <w:t xml:space="preserve">Section C.1.5 Warranty, </w:t>
      </w:r>
      <w:r w:rsidR="00D01E05">
        <w:rPr>
          <w:rFonts w:eastAsia="MS Mincho"/>
        </w:rPr>
        <w:t>describe their</w:t>
      </w:r>
      <w:r w:rsidR="00045D69">
        <w:rPr>
          <w:rFonts w:eastAsia="MS Mincho"/>
        </w:rPr>
        <w:t xml:space="preserve"> </w:t>
      </w:r>
      <w:r w:rsidR="007D63C6" w:rsidRPr="00C32362">
        <w:rPr>
          <w:rFonts w:eastAsia="MS Mincho"/>
        </w:rPr>
        <w:t xml:space="preserve">proposed </w:t>
      </w:r>
      <w:r w:rsidR="007D63C6" w:rsidRPr="00853D95">
        <w:rPr>
          <w:rFonts w:eastAsia="MS Mincho"/>
        </w:rPr>
        <w:t>approach to providing maintenance and warranty to the Government</w:t>
      </w:r>
      <w:r w:rsidR="000923EF" w:rsidRPr="000923EF">
        <w:rPr>
          <w:rFonts w:eastAsia="MS Mincho"/>
        </w:rPr>
        <w:t xml:space="preserve">.  The offeror shall, through a response to Section </w:t>
      </w:r>
      <w:r w:rsidR="000923EF" w:rsidRPr="005E01F6">
        <w:rPr>
          <w:rFonts w:eastAsia="MS Mincho"/>
          <w:highlight w:val="yellow"/>
        </w:rPr>
        <w:t>C.1.</w:t>
      </w:r>
      <w:r w:rsidR="00D00C5B" w:rsidRPr="005E01F6">
        <w:rPr>
          <w:rFonts w:eastAsia="MS Mincho"/>
          <w:highlight w:val="yellow"/>
        </w:rPr>
        <w:t>4</w:t>
      </w:r>
      <w:r w:rsidR="000923EF" w:rsidRPr="005E01F6">
        <w:rPr>
          <w:rFonts w:eastAsia="MS Mincho"/>
          <w:highlight w:val="yellow"/>
        </w:rPr>
        <w:t xml:space="preserve">.1. </w:t>
      </w:r>
      <w:r w:rsidR="00D00C5B" w:rsidRPr="005E01F6">
        <w:rPr>
          <w:rFonts w:eastAsia="MS Mincho"/>
          <w:highlight w:val="yellow"/>
        </w:rPr>
        <w:t>Software licensing</w:t>
      </w:r>
      <w:r w:rsidR="000923EF" w:rsidRPr="005E01F6">
        <w:rPr>
          <w:rFonts w:eastAsia="MS Mincho"/>
          <w:highlight w:val="yellow"/>
        </w:rPr>
        <w:t>,</w:t>
      </w:r>
      <w:r w:rsidR="000923EF" w:rsidRPr="000923EF">
        <w:rPr>
          <w:rFonts w:eastAsia="MS Mincho"/>
        </w:rPr>
        <w:t xml:space="preserve"> identify how the offeror shall provide software support.</w:t>
      </w:r>
    </w:p>
    <w:p w:rsidR="00B62A89" w:rsidRPr="00C32362" w:rsidRDefault="00B62A89" w:rsidP="00B62A89">
      <w:pPr>
        <w:rPr>
          <w:rFonts w:eastAsia="MS Mincho"/>
        </w:rPr>
      </w:pPr>
    </w:p>
    <w:p w:rsidR="00B62A89" w:rsidRPr="00C32362" w:rsidRDefault="00B62A89" w:rsidP="00B62A89">
      <w:pPr>
        <w:rPr>
          <w:rFonts w:eastAsia="MS Mincho"/>
        </w:rPr>
      </w:pPr>
      <w:r w:rsidRPr="00C32362">
        <w:rPr>
          <w:rFonts w:eastAsia="MS Mincho"/>
        </w:rPr>
        <w:t>The offeror may provide other narrative information regarding their post award support and service plans.</w:t>
      </w:r>
    </w:p>
    <w:p w:rsidR="00CC6EAE" w:rsidRDefault="00CC6EAE" w:rsidP="00B62A89">
      <w:pPr>
        <w:rPr>
          <w:rFonts w:eastAsia="MS Mincho"/>
        </w:rPr>
      </w:pPr>
    </w:p>
    <w:p w:rsidR="00D922F4" w:rsidRPr="00C32362" w:rsidRDefault="00D922F4" w:rsidP="00B62A89">
      <w:pPr>
        <w:rPr>
          <w:rFonts w:eastAsia="MS Mincho"/>
        </w:rPr>
      </w:pPr>
    </w:p>
    <w:p w:rsidR="00B62A89" w:rsidRPr="00C32362" w:rsidRDefault="00E77111" w:rsidP="00B62A89">
      <w:pPr>
        <w:pStyle w:val="Heading4"/>
        <w:rPr>
          <w:rFonts w:eastAsia="MS Mincho"/>
        </w:rPr>
      </w:pPr>
      <w:bookmarkStart w:id="1444" w:name="_Toc127245274"/>
      <w:bookmarkStart w:id="1445" w:name="_Toc349561417"/>
      <w:bookmarkStart w:id="1446" w:name="_Toc349567633"/>
      <w:r>
        <w:rPr>
          <w:rFonts w:eastAsia="MS Mincho"/>
        </w:rPr>
        <w:t>A.3.12</w:t>
      </w:r>
      <w:r w:rsidR="00B62A89" w:rsidRPr="00C32362">
        <w:rPr>
          <w:rFonts w:eastAsia="MS Mincho"/>
        </w:rPr>
        <w:t>.3. Management Plan (Subfactor C)</w:t>
      </w:r>
      <w:bookmarkEnd w:id="1444"/>
      <w:bookmarkEnd w:id="1445"/>
      <w:bookmarkEnd w:id="1446"/>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r w:rsidRPr="00015F70">
        <w:rPr>
          <w:rFonts w:ascii="Times New Roman" w:eastAsia="MS Mincho" w:hAnsi="Times New Roman"/>
          <w:highlight w:val="yellow"/>
        </w:rPr>
        <w:t xml:space="preserve">This shall be TAB </w:t>
      </w:r>
      <w:r w:rsidR="00C4011B" w:rsidRPr="00015F70">
        <w:rPr>
          <w:rFonts w:ascii="Times New Roman" w:eastAsia="MS Mincho" w:hAnsi="Times New Roman"/>
          <w:highlight w:val="yellow"/>
        </w:rPr>
        <w:t xml:space="preserve">8 </w:t>
      </w:r>
      <w:r w:rsidRPr="00015F70">
        <w:rPr>
          <w:rFonts w:ascii="Times New Roman" w:eastAsia="MS Mincho" w:hAnsi="Times New Roman"/>
          <w:highlight w:val="yellow"/>
        </w:rPr>
        <w:t xml:space="preserve">in the </w:t>
      </w:r>
      <w:r w:rsidR="005C567E" w:rsidRPr="00015F70">
        <w:rPr>
          <w:rFonts w:ascii="Times New Roman" w:eastAsia="MS Mincho" w:hAnsi="Times New Roman"/>
          <w:highlight w:val="yellow"/>
        </w:rPr>
        <w:t>Management/Technical Approach</w:t>
      </w:r>
      <w:r w:rsidRPr="00015F70">
        <w:rPr>
          <w:rFonts w:ascii="Times New Roman" w:eastAsia="MS Mincho" w:hAnsi="Times New Roman"/>
          <w:highlight w:val="yellow"/>
        </w:rPr>
        <w:t xml:space="preserve"> proposal and requires the Offeror to address how it proposes to handle the administrative aspects for SEWP V.</w:t>
      </w:r>
    </w:p>
    <w:p w:rsidR="0027484D" w:rsidRDefault="0027484D" w:rsidP="0027484D">
      <w:pPr>
        <w:rPr>
          <w:rFonts w:eastAsia="MS Mincho"/>
          <w:b/>
        </w:rPr>
      </w:pPr>
      <w:bookmarkStart w:id="1447" w:name="_Toc127245275"/>
      <w:bookmarkStart w:id="1448" w:name="_Toc349561418"/>
      <w:bookmarkStart w:id="1449" w:name="_Toc349567634"/>
    </w:p>
    <w:p w:rsidR="00B62A89" w:rsidRPr="0027484D" w:rsidRDefault="00B62A89" w:rsidP="0027484D">
      <w:pPr>
        <w:rPr>
          <w:rFonts w:eastAsia="MS Mincho"/>
          <w:b/>
        </w:rPr>
      </w:pPr>
      <w:r w:rsidRPr="0027484D">
        <w:rPr>
          <w:rFonts w:eastAsia="MS Mincho"/>
          <w:b/>
        </w:rPr>
        <w:t>Program Management / Instructions</w:t>
      </w:r>
      <w:bookmarkEnd w:id="1447"/>
      <w:bookmarkEnd w:id="1448"/>
      <w:bookmarkEnd w:id="1449"/>
    </w:p>
    <w:p w:rsidR="00B62A89" w:rsidRPr="00C32362" w:rsidRDefault="00B62A89" w:rsidP="00B62A89">
      <w:pPr>
        <w:pStyle w:val="PlainText"/>
        <w:rPr>
          <w:rFonts w:ascii="Times New Roman" w:eastAsia="MS Mincho" w:hAnsi="Times New Roman"/>
        </w:rPr>
      </w:pPr>
    </w:p>
    <w:p w:rsidR="00B62A89" w:rsidRPr="00C32362" w:rsidRDefault="00B62A89" w:rsidP="00B62A89">
      <w:pPr>
        <w:rPr>
          <w:rFonts w:eastAsia="MS Mincho"/>
        </w:rPr>
      </w:pPr>
      <w:r w:rsidRPr="00C32362">
        <w:rPr>
          <w:rFonts w:eastAsia="MS Mincho"/>
        </w:rPr>
        <w:t>In this section the offeror shall concisely describe its planned management approach to the contract through a point-by-point response to the Sections described below. The responses shall be descriptive and narrative and not simply a re-statement of the provided section text.</w:t>
      </w:r>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 xml:space="preserve">Anticipated problems related to the contract shall be described, as well as the proposed resolution of such problems.  The offeror shall discuss its management chain of command, </w:t>
      </w:r>
      <w:r w:rsidR="00C1378C" w:rsidRPr="00C32362">
        <w:rPr>
          <w:rFonts w:ascii="Times New Roman" w:eastAsia="MS Mincho" w:hAnsi="Times New Roman"/>
        </w:rPr>
        <w:t>with particular reference to the</w:t>
      </w:r>
      <w:r w:rsidRPr="00C32362">
        <w:rPr>
          <w:rFonts w:ascii="Times New Roman" w:eastAsia="MS Mincho" w:hAnsi="Times New Roman"/>
        </w:rPr>
        <w:t xml:space="preserve"> </w:t>
      </w:r>
      <w:r w:rsidR="00C1378C" w:rsidRPr="00C32362">
        <w:rPr>
          <w:rFonts w:ascii="Times New Roman" w:eastAsia="MS Mincho" w:hAnsi="Times New Roman"/>
        </w:rPr>
        <w:t>contract management functions at each management level.</w:t>
      </w:r>
      <w:r w:rsidR="00B15D98" w:rsidRPr="00C32362">
        <w:rPr>
          <w:rFonts w:ascii="Times New Roman" w:eastAsia="MS Mincho" w:hAnsi="Times New Roman"/>
        </w:rPr>
        <w:t xml:space="preserve"> The principal </w:t>
      </w:r>
      <w:r w:rsidR="003E42CD" w:rsidRPr="00C32362">
        <w:rPr>
          <w:rFonts w:ascii="Times New Roman" w:eastAsia="MS Mincho" w:hAnsi="Times New Roman"/>
        </w:rPr>
        <w:t>support office under the contract shall be named and described.</w:t>
      </w:r>
    </w:p>
    <w:p w:rsidR="007D63C6" w:rsidRPr="00C32362" w:rsidRDefault="00B62A89" w:rsidP="007D63C6">
      <w:pPr>
        <w:pStyle w:val="PlainText"/>
        <w:rPr>
          <w:rFonts w:ascii="Times New Roman" w:eastAsia="MS Mincho" w:hAnsi="Times New Roman"/>
          <w:b/>
        </w:rPr>
      </w:pPr>
      <w:r w:rsidRPr="00C32362">
        <w:rPr>
          <w:rFonts w:ascii="Times New Roman" w:eastAsia="MS Mincho" w:hAnsi="Times New Roman"/>
        </w:rPr>
        <w:t>The offeror shall also discuss: the organization to be established that will comply with the requirements of</w:t>
      </w:r>
      <w:r w:rsidR="007D63C6" w:rsidRPr="00C32362">
        <w:rPr>
          <w:rFonts w:ascii="Times New Roman" w:eastAsia="MS Mincho" w:hAnsi="Times New Roman"/>
        </w:rPr>
        <w:t xml:space="preserve"> </w:t>
      </w:r>
      <w:r w:rsidR="00C05C2A" w:rsidRPr="00C32362">
        <w:rPr>
          <w:rFonts w:ascii="Times New Roman" w:eastAsia="MS Mincho" w:hAnsi="Times New Roman"/>
        </w:rPr>
        <w:t>A.1.19. TECHNOLOGY REFRESHMENT</w:t>
      </w:r>
      <w:r w:rsidR="007D63C6" w:rsidRPr="00C32362">
        <w:rPr>
          <w:rFonts w:ascii="Times New Roman" w:eastAsia="MS Mincho" w:hAnsi="Times New Roman"/>
        </w:rPr>
        <w:t xml:space="preserve">, </w:t>
      </w:r>
      <w:r w:rsidR="00C05C2A" w:rsidRPr="00C32362">
        <w:rPr>
          <w:rFonts w:ascii="Times New Roman" w:eastAsia="MS Mincho" w:hAnsi="Times New Roman"/>
        </w:rPr>
        <w:t>A.1.21. FAIR OPPORTUNITY AND REQUESTS FOR QUOTES</w:t>
      </w:r>
    </w:p>
    <w:p w:rsidR="00B62A89" w:rsidRPr="00E77111" w:rsidRDefault="007D63C6" w:rsidP="00B62A89">
      <w:pPr>
        <w:pStyle w:val="PlainText"/>
        <w:rPr>
          <w:rFonts w:ascii="Times New Roman" w:eastAsia="MS Mincho" w:hAnsi="Times New Roman"/>
          <w:b/>
        </w:rPr>
      </w:pPr>
      <w:r w:rsidRPr="00C32362">
        <w:rPr>
          <w:rFonts w:ascii="Times New Roman" w:eastAsia="MS Mincho" w:hAnsi="Times New Roman"/>
        </w:rPr>
        <w:t xml:space="preserve"> and </w:t>
      </w:r>
      <w:r w:rsidR="00C05C2A" w:rsidRPr="00C32362">
        <w:rPr>
          <w:rFonts w:ascii="Times New Roman" w:eastAsia="MS Mincho" w:hAnsi="Times New Roman"/>
        </w:rPr>
        <w:t>A.1.27. CONTRACTOR COLLECTION OF AGENCY ADMINISTRATIVE HANDLING FEE</w:t>
      </w:r>
      <w:r w:rsidR="00E77111">
        <w:rPr>
          <w:rFonts w:ascii="Times New Roman" w:eastAsia="MS Mincho" w:hAnsi="Times New Roman"/>
          <w:b/>
        </w:rPr>
        <w:t xml:space="preserve"> </w:t>
      </w:r>
      <w:r w:rsidR="00A24C10" w:rsidRPr="00C32362">
        <w:rPr>
          <w:rFonts w:ascii="Times New Roman" w:eastAsia="MS Mincho" w:hAnsi="Times New Roman"/>
        </w:rPr>
        <w:t>and how that organization will be support a</w:t>
      </w:r>
      <w:r w:rsidR="00B62A89" w:rsidRPr="00C32362">
        <w:rPr>
          <w:rFonts w:ascii="Times New Roman" w:eastAsia="MS Mincho" w:hAnsi="Times New Roman"/>
        </w:rPr>
        <w:t xml:space="preserve"> quality assurance program; </w:t>
      </w:r>
      <w:r w:rsidR="00A24C10" w:rsidRPr="00C32362">
        <w:rPr>
          <w:rFonts w:ascii="Times New Roman" w:eastAsia="MS Mincho" w:hAnsi="Times New Roman"/>
        </w:rPr>
        <w:t xml:space="preserve">ensure  </w:t>
      </w:r>
      <w:r w:rsidR="00B62A89" w:rsidRPr="00C32362">
        <w:rPr>
          <w:rFonts w:ascii="Times New Roman" w:eastAsia="MS Mincho" w:hAnsi="Times New Roman"/>
        </w:rPr>
        <w:t xml:space="preserve">the SEWP database will serve as the definitive pricing source for the preparation of quotes, </w:t>
      </w:r>
      <w:r w:rsidR="00A24C10" w:rsidRPr="00C32362">
        <w:rPr>
          <w:rFonts w:ascii="Times New Roman" w:eastAsia="MS Mincho" w:hAnsi="Times New Roman"/>
        </w:rPr>
        <w:t xml:space="preserve">execute </w:t>
      </w:r>
      <w:r w:rsidR="00B62A89" w:rsidRPr="00C32362">
        <w:rPr>
          <w:rFonts w:ascii="Times New Roman" w:eastAsia="MS Mincho" w:hAnsi="Times New Roman"/>
        </w:rPr>
        <w:t xml:space="preserve">of orders, </w:t>
      </w:r>
      <w:r w:rsidR="00A24C10" w:rsidRPr="00C32362">
        <w:rPr>
          <w:rFonts w:ascii="Times New Roman" w:eastAsia="MS Mincho" w:hAnsi="Times New Roman"/>
        </w:rPr>
        <w:t xml:space="preserve">provide for billing and </w:t>
      </w:r>
      <w:r w:rsidR="00B62A89" w:rsidRPr="00C32362">
        <w:rPr>
          <w:rFonts w:ascii="Times New Roman" w:eastAsia="MS Mincho" w:hAnsi="Times New Roman"/>
        </w:rPr>
        <w:t xml:space="preserve">payment of invoices; and </w:t>
      </w:r>
      <w:r w:rsidR="00A24C10" w:rsidRPr="00C32362">
        <w:rPr>
          <w:rFonts w:ascii="Times New Roman" w:eastAsia="MS Mincho" w:hAnsi="Times New Roman"/>
        </w:rPr>
        <w:t xml:space="preserve">resolve customer </w:t>
      </w:r>
      <w:r w:rsidR="00B62A89" w:rsidRPr="00C32362">
        <w:rPr>
          <w:rFonts w:ascii="Times New Roman" w:eastAsia="MS Mincho" w:hAnsi="Times New Roman"/>
        </w:rPr>
        <w:t>problem</w:t>
      </w:r>
      <w:r w:rsidR="00A24C10" w:rsidRPr="00C32362">
        <w:rPr>
          <w:rFonts w:ascii="Times New Roman" w:eastAsia="MS Mincho" w:hAnsi="Times New Roman"/>
        </w:rPr>
        <w:t>s</w:t>
      </w:r>
      <w:r w:rsidR="00B62A89" w:rsidRPr="00C32362">
        <w:rPr>
          <w:rFonts w:ascii="Times New Roman" w:eastAsia="MS Mincho" w:hAnsi="Times New Roman"/>
        </w:rPr>
        <w:t xml:space="preserve">.  The objective is to demonstrate that the offeror understands the peculiarities of this type of contract and will be able to operate effectively within the framework proposed.  The offeror shall provide a point-by-point response to Attachment C, Statement of Work, Sections C.1.3.2. Program Office Support, and C.1.3.3. Ordering Guides.   </w:t>
      </w:r>
    </w:p>
    <w:p w:rsidR="00B62A89" w:rsidRPr="00C32362" w:rsidRDefault="00B62A89" w:rsidP="00B62A89">
      <w:pPr>
        <w:pStyle w:val="PlainText"/>
        <w:rPr>
          <w:rFonts w:ascii="Times New Roman" w:eastAsia="MS Mincho" w:hAnsi="Times New Roman"/>
        </w:rPr>
      </w:pPr>
    </w:p>
    <w:p w:rsidR="00B62A89" w:rsidRPr="00C32362" w:rsidRDefault="00B62A89" w:rsidP="00B62A89"/>
    <w:p w:rsidR="00B62A89" w:rsidRDefault="00B62A89" w:rsidP="00B62A89">
      <w:r w:rsidRPr="00C32362">
        <w:t>The offeror shall provide details relating to their management and program experience in Indefinite Delivery Indefinite Quantity (IDIQ) and Government Wide Acquisition Contracts (GWACs) contracts of similar scope and magnitude.</w:t>
      </w:r>
    </w:p>
    <w:p w:rsidR="0027484D" w:rsidRPr="00C32362" w:rsidRDefault="0027484D" w:rsidP="00B62A89"/>
    <w:p w:rsidR="00B62A89" w:rsidRDefault="00B62A89" w:rsidP="0027484D">
      <w:pPr>
        <w:rPr>
          <w:rFonts w:eastAsia="MS Mincho"/>
          <w:b/>
        </w:rPr>
      </w:pPr>
      <w:bookmarkStart w:id="1450" w:name="_Toc127245276"/>
      <w:bookmarkStart w:id="1451" w:name="_Toc349561419"/>
      <w:bookmarkStart w:id="1452" w:name="_Toc349567635"/>
      <w:r w:rsidRPr="0027484D">
        <w:rPr>
          <w:rFonts w:eastAsia="MS Mincho"/>
          <w:b/>
        </w:rPr>
        <w:t>Data Interchange / Instructions</w:t>
      </w:r>
      <w:bookmarkEnd w:id="1450"/>
      <w:bookmarkEnd w:id="1451"/>
      <w:bookmarkEnd w:id="1452"/>
    </w:p>
    <w:p w:rsidR="00D922F4" w:rsidRPr="0027484D" w:rsidRDefault="00D922F4" w:rsidP="0027484D">
      <w:pPr>
        <w:rPr>
          <w:rFonts w:eastAsia="MS Mincho"/>
          <w:b/>
        </w:rPr>
      </w:pP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 xml:space="preserve">In this section, the offeror shall provide a point-by-point response to Attachment C, Statement of Work, Section C.1.3.4. Electronic Processes, C.1.3.5. Technology Refreshment Proposals and Attachment D, </w:t>
      </w:r>
      <w:r w:rsidRPr="00C32362">
        <w:rPr>
          <w:rFonts w:ascii="Times New Roman" w:hAnsi="Times New Roman"/>
        </w:rPr>
        <w:t>Contractor / Government Communication Requirements</w:t>
      </w:r>
      <w:r w:rsidRPr="00C32362">
        <w:rPr>
          <w:rFonts w:ascii="Times New Roman" w:eastAsia="MS Mincho" w:hAnsi="Times New Roman"/>
        </w:rPr>
        <w:t>.  The offeror shall address their ability to respond to innovative procurement transactions and process</w:t>
      </w:r>
      <w:r w:rsidR="00A6493D">
        <w:rPr>
          <w:rFonts w:ascii="Times New Roman" w:eastAsia="MS Mincho" w:hAnsi="Times New Roman"/>
        </w:rPr>
        <w:t>es</w:t>
      </w:r>
      <w:r w:rsidR="001A1AF1" w:rsidRPr="00C32362">
        <w:rPr>
          <w:rFonts w:ascii="Times New Roman" w:eastAsia="MS Mincho" w:hAnsi="Times New Roman"/>
        </w:rPr>
        <w:t xml:space="preserve"> particularly as it pertains to electronic interchange, social media type functionality, and customer service interactions</w:t>
      </w:r>
      <w:r w:rsidRPr="00C32362">
        <w:rPr>
          <w:rFonts w:ascii="Times New Roman" w:eastAsia="MS Mincho" w:hAnsi="Times New Roman"/>
        </w:rPr>
        <w:t>.  The offeror shall address their ability to implement and utilize automated processes for order processing, tracking, delivery, invoicing and payment</w:t>
      </w:r>
      <w:r w:rsidR="00C1378C" w:rsidRPr="00C32362">
        <w:rPr>
          <w:rFonts w:ascii="Times New Roman" w:eastAsia="MS Mincho" w:hAnsi="Times New Roman"/>
        </w:rPr>
        <w:t xml:space="preserve">, </w:t>
      </w:r>
      <w:r w:rsidRPr="00C32362">
        <w:rPr>
          <w:rFonts w:ascii="Times New Roman" w:eastAsia="MS Mincho" w:hAnsi="Times New Roman"/>
        </w:rPr>
        <w:t>which minimize human intervention.  The offeror shall describe their corporate electronic interchange, and e-Commerce strategy and corporate resources devoted to electronic interchange,</w:t>
      </w:r>
      <w:r w:rsidR="00A17EE0" w:rsidRPr="00C32362">
        <w:rPr>
          <w:rFonts w:ascii="Times New Roman" w:eastAsia="MS Mincho" w:hAnsi="Times New Roman"/>
        </w:rPr>
        <w:t xml:space="preserve"> EDI</w:t>
      </w:r>
      <w:r w:rsidR="00E77111" w:rsidRPr="00C32362">
        <w:rPr>
          <w:rFonts w:ascii="Times New Roman" w:eastAsia="MS Mincho" w:hAnsi="Times New Roman"/>
        </w:rPr>
        <w:t>, and</w:t>
      </w:r>
      <w:r w:rsidRPr="00C32362">
        <w:rPr>
          <w:rFonts w:ascii="Times New Roman" w:eastAsia="MS Mincho" w:hAnsi="Times New Roman"/>
        </w:rPr>
        <w:t xml:space="preserve"> e-Commerce.  The offeror shall indicate their preferred method and format for providing the </w:t>
      </w:r>
      <w:r w:rsidRPr="00C32362">
        <w:rPr>
          <w:rFonts w:ascii="Times New Roman" w:hAnsi="Times New Roman"/>
        </w:rPr>
        <w:t>electronic-based procedures described in Attachment D.</w:t>
      </w:r>
    </w:p>
    <w:p w:rsidR="00B62A89" w:rsidRPr="00C32362" w:rsidRDefault="00B62A89" w:rsidP="00B62A89">
      <w:pPr>
        <w:pStyle w:val="PlainText"/>
        <w:rPr>
          <w:rFonts w:ascii="Times New Roman" w:eastAsia="MS Mincho" w:hAnsi="Times New Roman"/>
        </w:rPr>
      </w:pPr>
    </w:p>
    <w:p w:rsidR="000C6F44" w:rsidRDefault="000C6F44" w:rsidP="00B62A89">
      <w:pPr>
        <w:pStyle w:val="PlainText"/>
        <w:rPr>
          <w:rFonts w:ascii="Times New Roman" w:eastAsia="MS Mincho" w:hAnsi="Times New Roman"/>
        </w:rPr>
      </w:pPr>
    </w:p>
    <w:p w:rsidR="00B62A89" w:rsidRPr="00C32362" w:rsidRDefault="00B62A89" w:rsidP="00B62A89">
      <w:pPr>
        <w:pStyle w:val="PlainText"/>
        <w:rPr>
          <w:rFonts w:ascii="Times New Roman" w:eastAsia="MS Mincho" w:hAnsi="Times New Roman"/>
        </w:rPr>
      </w:pPr>
      <w:r w:rsidRPr="00C32362">
        <w:rPr>
          <w:rFonts w:ascii="Times New Roman" w:eastAsia="MS Mincho" w:hAnsi="Times New Roman"/>
        </w:rPr>
        <w:t>The offeror shall provide a point-by-point response to Attachment C, Statement of Work, Section C.1.3.1.1. World Wide Web Services.  This shall include the method for HTML authoring and the mechanism for maintaining data integrity between the offeror's database of SEWP products and the WWW ordering guide.</w:t>
      </w:r>
    </w:p>
    <w:p w:rsidR="00B62A89" w:rsidRPr="00C32362" w:rsidRDefault="00B62A89" w:rsidP="00B62A89">
      <w:pPr>
        <w:rPr>
          <w:rFonts w:eastAsia="MS Mincho"/>
        </w:rPr>
      </w:pPr>
    </w:p>
    <w:p w:rsidR="00B62A89" w:rsidRPr="00C32362" w:rsidRDefault="00B62A89" w:rsidP="00B62A89">
      <w:pPr>
        <w:jc w:val="both"/>
      </w:pPr>
    </w:p>
    <w:p w:rsidR="00B62A89" w:rsidRPr="00C32362" w:rsidRDefault="00B62A89" w:rsidP="00B62A89">
      <w:pPr>
        <w:ind w:left="3600"/>
        <w:jc w:val="both"/>
      </w:pPr>
      <w:r w:rsidRPr="00C32362">
        <w:t>(End of text)</w:t>
      </w:r>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Heading3"/>
      </w:pPr>
      <w:bookmarkStart w:id="1453" w:name="_Toc127245287"/>
      <w:bookmarkStart w:id="1454" w:name="_Toc349561420"/>
      <w:bookmarkStart w:id="1455" w:name="_Toc349567636"/>
      <w:bookmarkStart w:id="1456" w:name="_Toc359425705"/>
      <w:bookmarkStart w:id="1457" w:name="_Toc361312862"/>
      <w:bookmarkStart w:id="1458" w:name="_Toc361314105"/>
      <w:bookmarkStart w:id="1459" w:name="_Toc364329457"/>
      <w:bookmarkStart w:id="1460" w:name="_Toc370288421"/>
      <w:r w:rsidRPr="00C32362">
        <w:t>A.3.1</w:t>
      </w:r>
      <w:r w:rsidR="00E77111">
        <w:t>3</w:t>
      </w:r>
      <w:r w:rsidRPr="00C32362">
        <w:t>. PAST PERFORMANCE VOLUME</w:t>
      </w:r>
      <w:bookmarkEnd w:id="1453"/>
      <w:bookmarkEnd w:id="1454"/>
      <w:bookmarkEnd w:id="1455"/>
      <w:bookmarkEnd w:id="1456"/>
      <w:bookmarkEnd w:id="1457"/>
      <w:bookmarkEnd w:id="1458"/>
      <w:bookmarkEnd w:id="1459"/>
      <w:bookmarkEnd w:id="1460"/>
      <w:r w:rsidRPr="00C32362">
        <w:t xml:space="preserve"> </w:t>
      </w:r>
    </w:p>
    <w:p w:rsidR="0062782A" w:rsidRPr="00C32362"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0" w:hanging="720"/>
      </w:pP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
        <w:rPr>
          <w:highlight w:val="yellow"/>
        </w:rPr>
      </w:pPr>
      <w:r w:rsidRPr="005E01F6">
        <w:rPr>
          <w:highlight w:val="yellow"/>
        </w:rPr>
        <w:t xml:space="preserve">An Offeror’s past performance record indicates the relevant quantitative and qualitative aspects of performing services or delivering products similar in content and scope to the requirements of this acquisition.  </w:t>
      </w: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
        <w:rPr>
          <w:highlight w:val="yellow"/>
        </w:rPr>
      </w:pP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
        <w:rPr>
          <w:highlight w:val="yellow"/>
        </w:rPr>
      </w:pPr>
      <w:r w:rsidRPr="005E01F6">
        <w:rPr>
          <w:highlight w:val="yellow"/>
        </w:rPr>
        <w:t>The Offeror shall provide, at a minimum, the following information in support of its proposal to facilitate the evaluation of the offeror’s past performance as related to the requirements of the proposed contract.</w:t>
      </w:r>
    </w:p>
    <w:p w:rsidR="0062782A" w:rsidRPr="005E01F6" w:rsidRDefault="0062782A" w:rsidP="00E77111">
      <w:pPr>
        <w:rPr>
          <w:highlight w:val="yellow"/>
        </w:rPr>
      </w:pPr>
    </w:p>
    <w:p w:rsidR="0062782A" w:rsidRPr="005E01F6" w:rsidRDefault="0062782A" w:rsidP="00E77111">
      <w:pPr>
        <w:rPr>
          <w:highlight w:val="yellow"/>
          <w:u w:val="single"/>
        </w:rPr>
      </w:pPr>
      <w:bookmarkStart w:id="1461" w:name="_Toc349561421"/>
      <w:bookmarkStart w:id="1462" w:name="_Toc349567637"/>
      <w:r w:rsidRPr="005E01F6">
        <w:rPr>
          <w:highlight w:val="yellow"/>
        </w:rPr>
        <w:t>(a)</w:t>
      </w:r>
      <w:r w:rsidRPr="005E01F6">
        <w:rPr>
          <w:highlight w:val="yellow"/>
        </w:rPr>
        <w:tab/>
      </w:r>
      <w:r w:rsidRPr="005E01F6">
        <w:rPr>
          <w:i/>
          <w:highlight w:val="yellow"/>
          <w:u w:val="single"/>
        </w:rPr>
        <w:t>INFORMATION FROM THE OFFEROR</w:t>
      </w:r>
      <w:bookmarkEnd w:id="1461"/>
      <w:bookmarkEnd w:id="1462"/>
    </w:p>
    <w:p w:rsidR="0062782A" w:rsidRPr="005E01F6" w:rsidRDefault="0062782A" w:rsidP="00E77111">
      <w:pPr>
        <w:rPr>
          <w:highlight w:val="yellow"/>
        </w:rPr>
      </w:pP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
        <w:rPr>
          <w:highlight w:val="yellow"/>
        </w:rPr>
      </w:pPr>
      <w:r w:rsidRPr="005E01F6">
        <w:rPr>
          <w:highlight w:val="yellow"/>
        </w:rPr>
        <w:t>Prime Offerors shall furnish the information requested below for up to five of your most recent similar contracts that are completed or ongoing, within three years of the solicitation due date.   Indicate which contracts are most related and how they are related to the proposed effort</w:t>
      </w:r>
      <w:r w:rsidR="00DE57EE" w:rsidRPr="005E01F6">
        <w:rPr>
          <w:highlight w:val="yellow"/>
        </w:rPr>
        <w:t xml:space="preserve"> in content and scope</w:t>
      </w:r>
      <w:r w:rsidRPr="005E01F6">
        <w:rPr>
          <w:highlight w:val="yellow"/>
        </w:rPr>
        <w:t xml:space="preserve">, as well as which contracts were performed by the division of your company (if applicable) that will perform the proposed contract/subcontract.  No information is required for proposed subcontractors.  Subcontractor information will not be evaluated.  </w:t>
      </w: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
        <w:rPr>
          <w:highlight w:val="yellow"/>
        </w:rPr>
      </w:pPr>
    </w:p>
    <w:p w:rsidR="0062782A" w:rsidRPr="005E01F6" w:rsidRDefault="0062782A" w:rsidP="0062782A">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
        <w:rPr>
          <w:highlight w:val="yellow"/>
        </w:rPr>
      </w:pPr>
      <w:r w:rsidRPr="005E01F6">
        <w:rPr>
          <w:highlight w:val="yellow"/>
        </w:rPr>
        <w:t xml:space="preserve">If applicable, Offerors may provide the experience or past performance of </w:t>
      </w:r>
      <w:r w:rsidR="00DE57EE" w:rsidRPr="005E01F6">
        <w:rPr>
          <w:highlight w:val="yellow"/>
        </w:rPr>
        <w:t>its</w:t>
      </w:r>
      <w:r w:rsidRPr="005E01F6">
        <w:rPr>
          <w:highlight w:val="yellow"/>
        </w:rPr>
        <w:t xml:space="preserve"> parent or affiliated or predecessor company where the </w:t>
      </w:r>
      <w:r w:rsidR="000A7E67" w:rsidRPr="005E01F6">
        <w:rPr>
          <w:highlight w:val="yellow"/>
        </w:rPr>
        <w:t>Offeror’s</w:t>
      </w:r>
      <w:r w:rsidRPr="005E01F6">
        <w:rPr>
          <w:highlight w:val="yellow"/>
        </w:rPr>
        <w:t xml:space="preserve"> proposal demonstrates that the resources of the parent or affiliate or predecessor will affect the performance of the</w:t>
      </w:r>
      <w:r w:rsidR="000A7E67" w:rsidRPr="005E01F6">
        <w:rPr>
          <w:highlight w:val="yellow"/>
        </w:rPr>
        <w:t xml:space="preserve"> prime </w:t>
      </w:r>
      <w:r w:rsidRPr="005E01F6">
        <w:rPr>
          <w:highlight w:val="yellow"/>
        </w:rPr>
        <w:t xml:space="preserve">Offeror.  The Offeror shall demonstrate that the resources of the parent or affiliate or predecessor company (its workforce, management, facilities or other resources) shall be provided or relied upon for contract performance such that the parent or affiliate or predecessor will have meaningful involvement in contract performance.  </w:t>
      </w:r>
    </w:p>
    <w:p w:rsidR="0062782A" w:rsidRPr="005E01F6" w:rsidRDefault="0062782A" w:rsidP="0062782A">
      <w:pP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
        <w:rPr>
          <w:highlight w:val="yellow"/>
        </w:rPr>
      </w:pP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
        <w:rPr>
          <w:b/>
          <w:highlight w:val="yellow"/>
        </w:rPr>
      </w:pPr>
      <w:r w:rsidRPr="005E01F6">
        <w:rPr>
          <w:b/>
          <w:highlight w:val="yellow"/>
        </w:rPr>
        <w:t>The offeror shall provide the following information on all past/current contract references that meet the above criteria for the prime offeror</w:t>
      </w:r>
      <w:r w:rsidR="00DE57EE" w:rsidRPr="005E01F6">
        <w:rPr>
          <w:b/>
          <w:highlight w:val="yellow"/>
        </w:rPr>
        <w:t xml:space="preserve"> or its parent or affiliated or predecessor company</w:t>
      </w:r>
      <w:r w:rsidRPr="005E01F6">
        <w:rPr>
          <w:b/>
          <w:highlight w:val="yellow"/>
        </w:rPr>
        <w:t>:</w:t>
      </w: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
        <w:rPr>
          <w:highlight w:val="yellow"/>
        </w:rPr>
      </w:pPr>
    </w:p>
    <w:p w:rsidR="00B510B4" w:rsidRPr="005E01F6" w:rsidRDefault="0062782A" w:rsidP="00B510B4">
      <w:pPr>
        <w:widowControl w:val="0"/>
        <w:numPr>
          <w:ilvl w:val="0"/>
          <w:numId w:val="136"/>
        </w:numPr>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r w:rsidRPr="005E01F6">
        <w:rPr>
          <w:highlight w:val="yellow"/>
        </w:rPr>
        <w:t>Customer's name, telephone number, and e-mail address of both the lead contractual and technical personnel most familiar with the offeror’s performance record</w:t>
      </w:r>
      <w:r w:rsidRPr="005E01F6">
        <w:rPr>
          <w:i/>
          <w:highlight w:val="yellow"/>
        </w:rPr>
        <w:t xml:space="preserve">.  </w:t>
      </w:r>
      <w:r w:rsidRPr="005E01F6">
        <w:rPr>
          <w:highlight w:val="yellow"/>
        </w:rPr>
        <w:t>Please verify that the information is current and correct.  The Government may contact prior customers for telephone interviews and/or completion of written past performance feedback.</w:t>
      </w:r>
    </w:p>
    <w:p w:rsidR="0062782A" w:rsidRPr="005E01F6" w:rsidRDefault="0062782A" w:rsidP="0062782A">
      <w:pPr>
        <w:widowControl w:val="0"/>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360"/>
        <w:rPr>
          <w:i/>
          <w:highlight w:val="yellow"/>
        </w:rPr>
      </w:pPr>
    </w:p>
    <w:p w:rsidR="00B510B4" w:rsidRPr="005E01F6" w:rsidRDefault="0062782A" w:rsidP="00B510B4">
      <w:pPr>
        <w:widowControl w:val="0"/>
        <w:numPr>
          <w:ilvl w:val="0"/>
          <w:numId w:val="136"/>
        </w:numPr>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r w:rsidRPr="005E01F6">
        <w:rPr>
          <w:highlight w:val="yellow"/>
        </w:rPr>
        <w:t>Cage Code and/or DUNS Number of the contractor performing the work.</w:t>
      </w: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2"/>
        <w:rPr>
          <w:highlight w:val="yellow"/>
        </w:rPr>
      </w:pPr>
    </w:p>
    <w:p w:rsidR="00B510B4" w:rsidRPr="005E01F6" w:rsidRDefault="0062782A" w:rsidP="00B510B4">
      <w:pPr>
        <w:widowControl w:val="0"/>
        <w:numPr>
          <w:ilvl w:val="0"/>
          <w:numId w:val="136"/>
        </w:numPr>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r w:rsidRPr="005E01F6">
        <w:rPr>
          <w:highlight w:val="yellow"/>
        </w:rPr>
        <w:t>Contract number, type, and total original and present or final contract value.</w:t>
      </w:r>
    </w:p>
    <w:p w:rsidR="0062782A" w:rsidRPr="005E01F6" w:rsidRDefault="0062782A" w:rsidP="0062782A">
      <w:pPr>
        <w:pStyle w:val="ListParagraph"/>
        <w:rPr>
          <w:highlight w:val="yellow"/>
        </w:rPr>
      </w:pPr>
    </w:p>
    <w:p w:rsidR="00B510B4" w:rsidRPr="005E01F6" w:rsidRDefault="0062782A" w:rsidP="00B510B4">
      <w:pPr>
        <w:widowControl w:val="0"/>
        <w:numPr>
          <w:ilvl w:val="0"/>
          <w:numId w:val="136"/>
        </w:numPr>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r w:rsidRPr="005E01F6">
        <w:rPr>
          <w:highlight w:val="yellow"/>
        </w:rPr>
        <w:t>Date of contract, place(s) of performance, and delivery dates or period of performance.</w:t>
      </w: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2"/>
        <w:rPr>
          <w:highlight w:val="yellow"/>
        </w:rPr>
      </w:pPr>
    </w:p>
    <w:p w:rsidR="00B510B4" w:rsidRPr="005E01F6" w:rsidRDefault="0062782A" w:rsidP="00B510B4">
      <w:pPr>
        <w:widowControl w:val="0"/>
        <w:numPr>
          <w:ilvl w:val="0"/>
          <w:numId w:val="136"/>
        </w:numPr>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r w:rsidRPr="005E01F6">
        <w:rPr>
          <w:highlight w:val="yellow"/>
        </w:rPr>
        <w:t>Brief description of contract work and comparability to the proposed effort</w:t>
      </w:r>
      <w:r w:rsidR="00DE57EE" w:rsidRPr="005E01F6">
        <w:rPr>
          <w:highlight w:val="yellow"/>
        </w:rPr>
        <w:t xml:space="preserve"> in terms of content, </w:t>
      </w:r>
      <w:r w:rsidR="00E77111" w:rsidRPr="005E01F6">
        <w:rPr>
          <w:highlight w:val="yellow"/>
        </w:rPr>
        <w:t>i.e.</w:t>
      </w:r>
      <w:r w:rsidR="00DE57EE" w:rsidRPr="005E01F6">
        <w:rPr>
          <w:highlight w:val="yellow"/>
        </w:rPr>
        <w:t>, similarity of requirements and specifications and/or level and type of effort</w:t>
      </w:r>
      <w:r w:rsidRPr="005E01F6">
        <w:rPr>
          <w:highlight w:val="yellow"/>
        </w:rPr>
        <w:t>.  It is not sufficient to state that it is comparable in content and scope.  Rationale must be provided to demonstrate that it is comparable.</w:t>
      </w: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2"/>
        <w:rPr>
          <w:highlight w:val="yellow"/>
        </w:rPr>
      </w:pPr>
    </w:p>
    <w:p w:rsidR="00B510B4" w:rsidRPr="005E01F6" w:rsidRDefault="0062782A" w:rsidP="00B510B4">
      <w:pPr>
        <w:pStyle w:val="BodyTextIndent3"/>
        <w:widowControl w:val="0"/>
        <w:numPr>
          <w:ilvl w:val="0"/>
          <w:numId w:val="136"/>
        </w:numPr>
        <w:tabs>
          <w:tab w:val="left" w:pos="-1440"/>
          <w:tab w:val="left" w:pos="-720"/>
          <w:tab w:val="left" w:pos="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Times New Roman" w:hAnsi="Times New Roman"/>
          <w:sz w:val="20"/>
          <w:highlight w:val="yellow"/>
        </w:rPr>
      </w:pPr>
      <w:r w:rsidRPr="005E01F6">
        <w:rPr>
          <w:rFonts w:ascii="Times New Roman" w:hAnsi="Times New Roman"/>
          <w:sz w:val="20"/>
          <w:highlight w:val="yellow"/>
        </w:rPr>
        <w:t xml:space="preserve">Identify and explain major technical problems and how they were overcome. List any major deviations or waivers to technical requirements that were granted by the customer. </w:t>
      </w:r>
    </w:p>
    <w:p w:rsidR="0062782A" w:rsidRPr="005E01F6" w:rsidRDefault="0062782A" w:rsidP="0062782A">
      <w:pPr>
        <w:pStyle w:val="BodyTextIndent3"/>
        <w:widowControl w:val="0"/>
        <w:ind w:left="0"/>
        <w:rPr>
          <w:rFonts w:ascii="Times New Roman" w:hAnsi="Times New Roman"/>
          <w:sz w:val="20"/>
          <w:highlight w:val="yellow"/>
        </w:rPr>
      </w:pPr>
    </w:p>
    <w:p w:rsidR="00B510B4" w:rsidRPr="005E01F6" w:rsidRDefault="0062782A" w:rsidP="00B510B4">
      <w:pPr>
        <w:widowControl w:val="0"/>
        <w:numPr>
          <w:ilvl w:val="0"/>
          <w:numId w:val="136"/>
        </w:numPr>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r w:rsidRPr="005E01F6">
        <w:rPr>
          <w:highlight w:val="yellow"/>
        </w:rPr>
        <w:t xml:space="preserve">Identify and explain completion successes and delays, including adherence to program schedules. Provide an assessment of the performance (technical and schedule) on these past programs and support these assessments with metrics such as award or incentive fees earned. </w:t>
      </w:r>
    </w:p>
    <w:p w:rsidR="0062782A" w:rsidRPr="005E01F6" w:rsidRDefault="0062782A" w:rsidP="0062782A">
      <w:pPr>
        <w:pStyle w:val="Footer"/>
        <w:widowControl w:val="0"/>
        <w:tabs>
          <w:tab w:val="left" w:pos="-1440"/>
          <w:tab w:val="left" w:pos="-720"/>
          <w:tab w:val="left" w:pos="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722"/>
        <w:rPr>
          <w:highlight w:val="yellow"/>
        </w:rPr>
      </w:pPr>
    </w:p>
    <w:p w:rsidR="00B510B4" w:rsidRPr="005E01F6" w:rsidRDefault="0062782A" w:rsidP="00B510B4">
      <w:pPr>
        <w:widowControl w:val="0"/>
        <w:numPr>
          <w:ilvl w:val="0"/>
          <w:numId w:val="136"/>
        </w:numPr>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r w:rsidRPr="005E01F6">
        <w:rPr>
          <w:highlight w:val="yellow"/>
        </w:rPr>
        <w:t xml:space="preserve">Average number of personnel on the contract per year. </w:t>
      </w:r>
    </w:p>
    <w:p w:rsidR="0062782A" w:rsidRPr="005E01F6" w:rsidRDefault="0062782A" w:rsidP="0062782A">
      <w:pPr>
        <w:widowControl w:val="0"/>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p>
    <w:p w:rsidR="00B510B4" w:rsidRPr="005E01F6" w:rsidRDefault="0062782A" w:rsidP="00B510B4">
      <w:pPr>
        <w:widowControl w:val="0"/>
        <w:numPr>
          <w:ilvl w:val="0"/>
          <w:numId w:val="136"/>
        </w:numPr>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r w:rsidRPr="005E01F6">
        <w:rPr>
          <w:highlight w:val="yellow"/>
        </w:rPr>
        <w:t xml:space="preserve">Recent customer evaluations of past performance including Award Fee Evaluation results, Fee Determination Official letters, Annual Performance Evaluation Forms, or any other written performance feedback. (Excluded </w:t>
      </w:r>
      <w:r w:rsidRPr="005E01F6">
        <w:rPr>
          <w:highlight w:val="yellow"/>
        </w:rPr>
        <w:lastRenderedPageBreak/>
        <w:t>from the page limitation).</w:t>
      </w:r>
    </w:p>
    <w:p w:rsidR="0062782A" w:rsidRPr="005E01F6" w:rsidRDefault="0062782A" w:rsidP="0062782A">
      <w:pPr>
        <w:widowControl w:val="0"/>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p>
    <w:p w:rsidR="00B510B4" w:rsidRPr="005E01F6" w:rsidRDefault="0062782A" w:rsidP="00B510B4">
      <w:pPr>
        <w:widowControl w:val="0"/>
        <w:numPr>
          <w:ilvl w:val="0"/>
          <w:numId w:val="136"/>
        </w:numPr>
        <w:tabs>
          <w:tab w:val="left" w:pos="-1440"/>
          <w:tab w:val="left" w:pos="-720"/>
          <w:tab w:val="left" w:pos="1"/>
          <w:tab w:val="num"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highlight w:val="yellow"/>
        </w:rPr>
      </w:pPr>
      <w:r w:rsidRPr="005E01F6">
        <w:rPr>
          <w:highlight w:val="yellow"/>
        </w:rPr>
        <w:t>List any contracts terminated (partial or complete) within the past three years and basis for termination (convenience or default). Include the contract number, name, and the telephone number and e-mail address of the terminating officer (please verify information).  Include contracts that were "</w:t>
      </w:r>
      <w:r w:rsidR="000F483B" w:rsidRPr="005E01F6">
        <w:rPr>
          <w:highlight w:val="yellow"/>
        </w:rPr>
        <w:t>de-scoped</w:t>
      </w:r>
      <w:r w:rsidRPr="005E01F6">
        <w:rPr>
          <w:highlight w:val="yellow"/>
        </w:rPr>
        <w:t>" by the customer because of performance or cost problems.  (Excluded from the page limitation).</w:t>
      </w:r>
    </w:p>
    <w:p w:rsidR="0062782A" w:rsidRPr="005E01F6" w:rsidRDefault="0062782A" w:rsidP="00E77111">
      <w:pPr>
        <w:rPr>
          <w:i/>
          <w:highlight w:val="yellow"/>
        </w:rPr>
      </w:pPr>
      <w:r w:rsidRPr="005E01F6">
        <w:rPr>
          <w:i/>
          <w:highlight w:val="yellow"/>
        </w:rPr>
        <w:t xml:space="preserve"> </w:t>
      </w:r>
    </w:p>
    <w:p w:rsidR="0062782A" w:rsidRPr="005E01F6" w:rsidRDefault="0062782A" w:rsidP="00E77111">
      <w:pPr>
        <w:rPr>
          <w:i/>
          <w:highlight w:val="yellow"/>
        </w:rPr>
      </w:pPr>
    </w:p>
    <w:p w:rsidR="0062782A" w:rsidRPr="005E01F6" w:rsidRDefault="0062782A" w:rsidP="00E77111">
      <w:pPr>
        <w:rPr>
          <w:i/>
          <w:highlight w:val="yellow"/>
          <w:u w:val="single"/>
        </w:rPr>
      </w:pPr>
      <w:bookmarkStart w:id="1463" w:name="_Toc349561422"/>
      <w:bookmarkStart w:id="1464" w:name="_Toc349567638"/>
      <w:r w:rsidRPr="005E01F6">
        <w:rPr>
          <w:i/>
          <w:highlight w:val="yellow"/>
        </w:rPr>
        <w:t>(b)</w:t>
      </w:r>
      <w:r w:rsidRPr="005E01F6">
        <w:rPr>
          <w:i/>
          <w:highlight w:val="yellow"/>
        </w:rPr>
        <w:tab/>
      </w:r>
      <w:r w:rsidRPr="005E01F6">
        <w:rPr>
          <w:i/>
          <w:highlight w:val="yellow"/>
          <w:u w:val="single"/>
        </w:rPr>
        <w:t>SUMMARY OF DEVIATIONS/EXCEPTIONS (PAST PERFORMANCE PROPOSAL)</w:t>
      </w:r>
      <w:bookmarkEnd w:id="1463"/>
      <w:bookmarkEnd w:id="1464"/>
    </w:p>
    <w:p w:rsidR="0062782A" w:rsidRPr="005E01F6" w:rsidRDefault="0062782A" w:rsidP="00E77111">
      <w:pPr>
        <w:rPr>
          <w:i/>
          <w:highlight w:val="yellow"/>
        </w:rPr>
      </w:pPr>
    </w:p>
    <w:p w:rsidR="0062782A" w:rsidRPr="005E01F6" w:rsidRDefault="0062782A" w:rsidP="0062782A">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3"/>
        <w:rPr>
          <w:highlight w:val="yellow"/>
        </w:rPr>
      </w:pPr>
      <w:r w:rsidRPr="005E01F6">
        <w:rPr>
          <w:highlight w:val="yellow"/>
        </w:rPr>
        <w:t>Identify and explain the reason for any deviations, exceptions, or conditional assumptions taken with respect to these Past Performance Proposal instructions.</w:t>
      </w:r>
    </w:p>
    <w:p w:rsidR="0062782A" w:rsidRPr="005E01F6" w:rsidRDefault="0062782A" w:rsidP="0062782A">
      <w:pPr>
        <w:ind w:left="2160" w:hanging="2160"/>
        <w:rPr>
          <w:highlight w:val="yellow"/>
        </w:rPr>
      </w:pPr>
    </w:p>
    <w:p w:rsidR="0062782A" w:rsidRPr="00C32362" w:rsidRDefault="0062782A" w:rsidP="0062782A">
      <w:pPr>
        <w:ind w:left="2160" w:hanging="2160"/>
        <w:jc w:val="center"/>
      </w:pPr>
      <w:r w:rsidRPr="005E01F6">
        <w:rPr>
          <w:highlight w:val="yellow"/>
        </w:rPr>
        <w:t>(End of provision)</w:t>
      </w:r>
    </w:p>
    <w:p w:rsidR="0062782A" w:rsidRPr="00C32362" w:rsidRDefault="0062782A" w:rsidP="0062782A">
      <w:pPr>
        <w:ind w:left="2160" w:hanging="2160"/>
      </w:pPr>
    </w:p>
    <w:p w:rsidR="0062782A" w:rsidRPr="00C32362" w:rsidRDefault="0062782A" w:rsidP="0062782A">
      <w:pPr>
        <w:ind w:left="2160" w:hanging="2160"/>
      </w:pPr>
    </w:p>
    <w:p w:rsidR="00B62A89" w:rsidRPr="00C32362" w:rsidRDefault="00B62A89" w:rsidP="00B62A89">
      <w:pPr>
        <w:pStyle w:val="Heading3"/>
      </w:pPr>
      <w:bookmarkStart w:id="1465" w:name="_Toc127245290"/>
      <w:bookmarkStart w:id="1466" w:name="_Toc349561423"/>
      <w:bookmarkStart w:id="1467" w:name="_Toc349567639"/>
      <w:bookmarkStart w:id="1468" w:name="_Toc359425706"/>
      <w:bookmarkStart w:id="1469" w:name="_Toc361312863"/>
      <w:bookmarkStart w:id="1470" w:name="_Toc361314106"/>
      <w:bookmarkStart w:id="1471" w:name="_Toc364329458"/>
      <w:bookmarkStart w:id="1472" w:name="_Toc370288422"/>
      <w:r w:rsidRPr="00C32362">
        <w:t>A.3.1</w:t>
      </w:r>
      <w:r w:rsidR="00E77111">
        <w:t>4</w:t>
      </w:r>
      <w:r w:rsidRPr="00C32362">
        <w:t>. INSTRUCTIONS FOR PRICE PROPOSAL VOLUME</w:t>
      </w:r>
      <w:bookmarkEnd w:id="1465"/>
      <w:bookmarkEnd w:id="1466"/>
      <w:bookmarkEnd w:id="1467"/>
      <w:bookmarkEnd w:id="1468"/>
      <w:bookmarkEnd w:id="1469"/>
      <w:bookmarkEnd w:id="1470"/>
      <w:bookmarkEnd w:id="1471"/>
      <w:bookmarkEnd w:id="1472"/>
    </w:p>
    <w:p w:rsidR="00B62A89" w:rsidRPr="00C32362" w:rsidRDefault="00B62A89" w:rsidP="00B62A89">
      <w:r w:rsidRPr="00C32362">
        <w:t>This section contains instructions for the Price Proposal Volume.</w:t>
      </w:r>
    </w:p>
    <w:p w:rsidR="00B62A89" w:rsidRPr="00C32362" w:rsidRDefault="00B62A89" w:rsidP="00B62A89"/>
    <w:p w:rsidR="00B62A89" w:rsidRPr="00C32362" w:rsidRDefault="00B62A89" w:rsidP="00B62A89">
      <w:r w:rsidRPr="00C32362">
        <w:t xml:space="preserve">Please note that </w:t>
      </w:r>
      <w:r w:rsidR="00F354B2" w:rsidRPr="00C32362">
        <w:t>Offerors</w:t>
      </w:r>
      <w:r w:rsidRPr="00C32362">
        <w:t xml:space="preserve"> may propose on any single group, combination of groups, or all groups</w:t>
      </w:r>
      <w:r w:rsidR="00E77111">
        <w:t>.</w:t>
      </w:r>
      <w:r w:rsidRPr="00C32362">
        <w:t xml:space="preserve">  </w:t>
      </w:r>
      <w:r w:rsidRPr="00C32362">
        <w:rPr>
          <w:u w:val="single"/>
        </w:rPr>
        <w:t>There is an ALL or NONE requirement within each group</w:t>
      </w:r>
      <w:r w:rsidRPr="00C32362">
        <w:t>.  If an offeror only proposes the partial list of deliverables within a group, that proposal will be excluded from competition and will not be given further consideration, nor will an offeror be given an opportunity to offer pricing for items the offeror may have excluded at the time of proposal submission.</w:t>
      </w:r>
    </w:p>
    <w:p w:rsidR="00B62A89" w:rsidRPr="00C32362" w:rsidRDefault="00B62A89" w:rsidP="00B62A89"/>
    <w:p w:rsidR="00B62A89" w:rsidRPr="00C32362" w:rsidRDefault="00B62A89" w:rsidP="00B62A89">
      <w:r w:rsidRPr="00C32362">
        <w:t>All items offered shall be listed in the enclosed price exhibits which are identified in</w:t>
      </w:r>
      <w:r w:rsidR="00CD258F" w:rsidRPr="00C32362">
        <w:t xml:space="preserve"> </w:t>
      </w:r>
      <w:r w:rsidRPr="00C32362">
        <w:t>A.3.1</w:t>
      </w:r>
      <w:r w:rsidR="00E77111">
        <w:t>7</w:t>
      </w:r>
      <w:r w:rsidRPr="00C32362">
        <w:t xml:space="preserve">, List of Exhibits. Please note that all items shall be either priced, or marked as "no charge" or  "included" and that items contained within each group cannot be left </w:t>
      </w:r>
      <w:r w:rsidR="000F483B" w:rsidRPr="00C32362">
        <w:t>un</w:t>
      </w:r>
      <w:r w:rsidR="000F483B">
        <w:t>-</w:t>
      </w:r>
      <w:r w:rsidR="000F483B" w:rsidRPr="00C32362">
        <w:t>priced</w:t>
      </w:r>
      <w:r w:rsidRPr="00C32362">
        <w:t xml:space="preserve">/unmarked as this is an ALL OR NONE requirement at the group level. </w:t>
      </w:r>
    </w:p>
    <w:p w:rsidR="00B62A89" w:rsidRPr="00C32362" w:rsidRDefault="00B62A89" w:rsidP="00B62A89"/>
    <w:p w:rsidR="00B62A89" w:rsidRPr="00C32362" w:rsidRDefault="00B62A89" w:rsidP="00B62A89">
      <w:r w:rsidRPr="00C32362">
        <w:t>Items which are offered at no additional charge or are included should be priced as $0.  All</w:t>
      </w:r>
      <w:r w:rsidR="00590DCF">
        <w:t xml:space="preserve"> </w:t>
      </w:r>
      <w:r w:rsidRPr="00C32362">
        <w:t xml:space="preserve">discounts must be priced </w:t>
      </w:r>
      <w:r w:rsidR="006C30E3">
        <w:t>with</w:t>
      </w:r>
      <w:r w:rsidR="00590DCF" w:rsidRPr="00C32362">
        <w:t xml:space="preserve"> </w:t>
      </w:r>
      <w:r w:rsidRPr="00C32362">
        <w:t xml:space="preserve">the formulas in the exhibits to calculate with the provided Government's Evaluation Quantities.  If no discount is proposed for a product, </w:t>
      </w:r>
      <w:r w:rsidR="00F354B2" w:rsidRPr="00C32362">
        <w:t>Offerors</w:t>
      </w:r>
      <w:r w:rsidRPr="00C32362">
        <w:t xml:space="preserve"> should fill in "0" in the appropriate % discount column.</w:t>
      </w:r>
    </w:p>
    <w:p w:rsidR="00B62A89" w:rsidRPr="00C32362" w:rsidRDefault="00B62A89" w:rsidP="00B62A89"/>
    <w:p w:rsidR="00590DCF" w:rsidRDefault="00590DCF" w:rsidP="00590DCF">
      <w:r w:rsidRPr="00C32362">
        <w:t xml:space="preserve">A Pricing Exhibit shall be submitted for each </w:t>
      </w:r>
      <w:r>
        <w:t xml:space="preserve">group using the exhibit corresponding to the group </w:t>
      </w:r>
      <w:r w:rsidRPr="00C32362">
        <w:t xml:space="preserve">being proposed </w:t>
      </w:r>
      <w:r>
        <w:t>as listed in</w:t>
      </w:r>
      <w:r w:rsidRPr="00C32362">
        <w:t xml:space="preserve"> A.3.1</w:t>
      </w:r>
      <w:r>
        <w:t>7</w:t>
      </w:r>
      <w:r w:rsidRPr="00C32362">
        <w:t>, List of Exhibits.</w:t>
      </w:r>
    </w:p>
    <w:p w:rsidR="00B62A89" w:rsidRPr="00C32362" w:rsidRDefault="00B62A89" w:rsidP="00B62A89">
      <w:r w:rsidRPr="00C32362">
        <w:t>.</w:t>
      </w:r>
    </w:p>
    <w:p w:rsidR="00B62A89" w:rsidRPr="00C32362" w:rsidRDefault="00B62A89" w:rsidP="00B62A89"/>
    <w:p w:rsidR="00B62A89" w:rsidRPr="00C32362" w:rsidRDefault="00B62A89" w:rsidP="00B62A89">
      <w:pPr>
        <w:pStyle w:val="Heading4"/>
      </w:pPr>
      <w:bookmarkStart w:id="1473" w:name="_Toc127245292"/>
      <w:bookmarkStart w:id="1474" w:name="_Toc349561424"/>
      <w:bookmarkStart w:id="1475" w:name="_Toc349567640"/>
      <w:r w:rsidRPr="00C32362">
        <w:t>A.3.1</w:t>
      </w:r>
      <w:r w:rsidR="00E77111">
        <w:t>4</w:t>
      </w:r>
      <w:r w:rsidRPr="00C32362">
        <w:t>.1. Electronic Availability of Pricing Exhibits</w:t>
      </w:r>
      <w:bookmarkEnd w:id="1473"/>
      <w:bookmarkEnd w:id="1474"/>
      <w:bookmarkEnd w:id="1475"/>
    </w:p>
    <w:p w:rsidR="00B62A89" w:rsidRPr="00C32362" w:rsidRDefault="00B62A89" w:rsidP="00B62A89"/>
    <w:p w:rsidR="00B62A89" w:rsidRPr="00C32362" w:rsidRDefault="00B62A89" w:rsidP="00B62A89">
      <w:r w:rsidRPr="00C32362">
        <w:t xml:space="preserve">Pricing exhibits </w:t>
      </w:r>
      <w:r w:rsidR="00D81DE2">
        <w:t>will</w:t>
      </w:r>
      <w:r w:rsidR="00D81DE2" w:rsidRPr="00C32362">
        <w:t xml:space="preserve"> </w:t>
      </w:r>
      <w:r w:rsidRPr="00C32362">
        <w:t xml:space="preserve">be made available electronically through the World Wide Web.  The pricing exhibits may be </w:t>
      </w:r>
      <w:r w:rsidRPr="00581049">
        <w:rPr>
          <w:highlight w:val="yellow"/>
        </w:rPr>
        <w:t>obtained from</w:t>
      </w:r>
      <w:r w:rsidRPr="00C32362">
        <w:t xml:space="preserve"> </w:t>
      </w:r>
      <w:del w:id="1476" w:author="Davis, Lashawn K. (GSFC-210P)" w:date="2013-10-22T15:55:00Z">
        <w:r w:rsidRPr="00C32362" w:rsidDel="00581049">
          <w:delText>the NASA Acquisition Internet System (NAIS) and</w:delText>
        </w:r>
      </w:del>
      <w:del w:id="1477" w:author="Davis, Lashawn K. (GSFC-210P)" w:date="2013-10-22T15:54:00Z">
        <w:r w:rsidR="00581049" w:rsidDel="00581049">
          <w:delText xml:space="preserve"> </w:delText>
        </w:r>
      </w:del>
      <w:r w:rsidRPr="00C32362">
        <w:t xml:space="preserve">the SEWP V RFP WWW server located at www.sewp.nasa.gov/sewpv. The files located on the SEWP V RFP server are available to registered users of the SEWP V RFP WWW server. The login id (Last Name) and Password entered at the SEWP IV Registration page is used to access the pricing exhibits. These exhibits will be in Excel 2007.  In addition to the pricing exhibit instructions in the RFP, a README text file for the Pricing Exhibits and will be available. </w:t>
      </w:r>
    </w:p>
    <w:p w:rsidR="00B62A89" w:rsidRPr="00C32362" w:rsidRDefault="00B62A89" w:rsidP="00B62A89">
      <w:r w:rsidRPr="00C32362">
        <w:t xml:space="preserve"> </w:t>
      </w:r>
    </w:p>
    <w:p w:rsidR="00B62A89" w:rsidRPr="00C32362" w:rsidRDefault="00B62A89" w:rsidP="00B62A89">
      <w:r w:rsidRPr="00C32362">
        <w:t>The offeror need only use the pricing exhibits for the group(s) to which they are going to respond.</w:t>
      </w:r>
    </w:p>
    <w:p w:rsidR="00B62A89" w:rsidRPr="00C32362" w:rsidRDefault="00B62A89" w:rsidP="00B62A89"/>
    <w:p w:rsidR="006C30E3" w:rsidRDefault="00B510B4" w:rsidP="00B62A89">
      <w:r w:rsidRPr="00B510B4">
        <w:t>Attachment F, including pricing exhibits, will be incorporated into any resulting contract.  Contractors’ list prices for SEWP will be made publicly available to SEWP customers through the on-line SEWP Database of Record, after contract award.</w:t>
      </w:r>
    </w:p>
    <w:p w:rsidR="00B62A89" w:rsidRPr="006C30E3" w:rsidRDefault="00B510B4" w:rsidP="00B62A89">
      <w:r w:rsidRPr="00B510B4">
        <w:t xml:space="preserve">       </w:t>
      </w:r>
    </w:p>
    <w:p w:rsidR="00D80635" w:rsidRDefault="00D80635" w:rsidP="00B62A89">
      <w:pPr>
        <w:pStyle w:val="Heading4"/>
      </w:pPr>
      <w:bookmarkStart w:id="1478" w:name="_Toc127245293"/>
      <w:bookmarkStart w:id="1479" w:name="_Toc349561425"/>
      <w:bookmarkStart w:id="1480" w:name="_Toc349567641"/>
    </w:p>
    <w:p w:rsidR="00D80635" w:rsidRDefault="00D80635" w:rsidP="00B62A89">
      <w:pPr>
        <w:pStyle w:val="Heading4"/>
      </w:pPr>
    </w:p>
    <w:p w:rsidR="00D80635" w:rsidRDefault="00D80635" w:rsidP="00B62A89">
      <w:pPr>
        <w:pStyle w:val="Heading4"/>
      </w:pPr>
    </w:p>
    <w:p w:rsidR="00B62A89" w:rsidRPr="00C32362" w:rsidRDefault="00B62A89" w:rsidP="00B62A89">
      <w:pPr>
        <w:pStyle w:val="Heading4"/>
      </w:pPr>
      <w:r w:rsidRPr="00C32362">
        <w:lastRenderedPageBreak/>
        <w:t>A.3.1</w:t>
      </w:r>
      <w:r w:rsidR="00E77111">
        <w:t>4</w:t>
      </w:r>
      <w:r w:rsidRPr="00C32362">
        <w:t>.2. Structure and Content of Price Proposal</w:t>
      </w:r>
      <w:bookmarkEnd w:id="1478"/>
      <w:bookmarkEnd w:id="1479"/>
      <w:bookmarkEnd w:id="1480"/>
    </w:p>
    <w:p w:rsidR="00C4011B" w:rsidRPr="00C32362" w:rsidRDefault="00C4011B" w:rsidP="00B62A89"/>
    <w:p w:rsidR="00B62A89" w:rsidRPr="00C32362" w:rsidRDefault="00B62A89" w:rsidP="00B62A89">
      <w:r w:rsidRPr="00C32362">
        <w:t xml:space="preserve"> The offeror shall submit their price proposal </w:t>
      </w:r>
      <w:r w:rsidR="00A92559" w:rsidRPr="00C32362">
        <w:t>on a</w:t>
      </w:r>
      <w:r w:rsidRPr="00C32362">
        <w:t xml:space="preserve"> CD ROM.  The offeror shall also submit an electronic copy of their published price catalog or published schedule of list prices as back up for list price information supplied in the pricing exhibits (see A.3.1</w:t>
      </w:r>
      <w:r w:rsidR="00E77111">
        <w:t>4</w:t>
      </w:r>
      <w:r w:rsidRPr="00C32362">
        <w:t>.3).</w:t>
      </w:r>
    </w:p>
    <w:p w:rsidR="00B62A89" w:rsidRPr="00C32362" w:rsidRDefault="00B62A89" w:rsidP="00B62A89"/>
    <w:p w:rsidR="00B62A89" w:rsidRPr="00C32362" w:rsidRDefault="00B62A89" w:rsidP="00B62A89">
      <w:r w:rsidRPr="00C32362">
        <w:t xml:space="preserve"> The offeror shall submit all completed price exhibits on a CD ROM in Microsoft Excel 2007.  It should be noted that the spreadsheets contain macros that may not work properly in other spreadsheets.</w:t>
      </w:r>
    </w:p>
    <w:p w:rsidR="00922540" w:rsidRPr="00C32362" w:rsidRDefault="00922540" w:rsidP="00B62A89"/>
    <w:p w:rsidR="00B62A89" w:rsidRPr="00C32362" w:rsidRDefault="00B62A89" w:rsidP="00B62A89">
      <w:pPr>
        <w:pStyle w:val="Heading4"/>
      </w:pPr>
      <w:bookmarkStart w:id="1481" w:name="_Toc127245294"/>
      <w:bookmarkStart w:id="1482" w:name="_Toc349561426"/>
      <w:bookmarkStart w:id="1483" w:name="_Toc349567642"/>
      <w:r w:rsidRPr="00C32362">
        <w:t>A.3.1</w:t>
      </w:r>
      <w:r w:rsidR="00E77111">
        <w:t>4</w:t>
      </w:r>
      <w:r w:rsidRPr="00C32362">
        <w:t>.3 Required Commercial Price Data</w:t>
      </w:r>
      <w:bookmarkEnd w:id="1481"/>
      <w:bookmarkEnd w:id="1482"/>
      <w:bookmarkEnd w:id="1483"/>
    </w:p>
    <w:p w:rsidR="00B62A89" w:rsidRPr="00C32362" w:rsidRDefault="00B62A89" w:rsidP="00B62A89"/>
    <w:p w:rsidR="00B62A89" w:rsidRPr="00C32362" w:rsidRDefault="00B62A89" w:rsidP="00B62A89">
      <w:r w:rsidRPr="00C32362">
        <w:t xml:space="preserve">The Contracting Officer requires additional </w:t>
      </w:r>
      <w:r w:rsidRPr="00C32362">
        <w:rPr>
          <w:u w:val="single"/>
        </w:rPr>
        <w:t>supporting documentation</w:t>
      </w:r>
      <w:r w:rsidRPr="00C32362">
        <w:t>.  This documentation shall be recorded in a form regularly maintained by the manufacturer o</w:t>
      </w:r>
      <w:r w:rsidR="00267BD9">
        <w:t>r</w:t>
      </w:r>
      <w:r w:rsidRPr="00C32362">
        <w:t xml:space="preserve"> offeror.  This form may be a catalog, price list, schedule, or other verifiable and established record.  The record shall (i) be published or otherwise available for customer inspection and (ii) state current or last sales prices to a significant number of buyers constituting the General Public.  An electronic copy of the current verifiable and established record shall accompany the price proposal. This submission is in addition to the list price information submitted in the pricing exhibits and shall not be used as a substitute for the requirement for the price exhibits.</w:t>
      </w:r>
      <w:r w:rsidR="003F2178" w:rsidRPr="00C32362">
        <w:t xml:space="preserve"> The commercial price data will be used to validate any of the list pricing provided in the Price Proposal that does not appear accurate.</w:t>
      </w:r>
    </w:p>
    <w:p w:rsidR="00B62A89" w:rsidRPr="00C32362" w:rsidRDefault="00B62A89" w:rsidP="00B62A89">
      <w:pPr>
        <w:jc w:val="center"/>
      </w:pPr>
    </w:p>
    <w:p w:rsidR="00B62A89" w:rsidRPr="00C32362" w:rsidRDefault="00B62A89" w:rsidP="00B62A89">
      <w:pPr>
        <w:pStyle w:val="Heading4"/>
      </w:pPr>
      <w:bookmarkStart w:id="1484" w:name="_Toc127245295"/>
      <w:bookmarkStart w:id="1485" w:name="_Toc349561427"/>
      <w:bookmarkStart w:id="1486" w:name="_Toc349567643"/>
      <w:r w:rsidRPr="00C32362">
        <w:t>A.3.1</w:t>
      </w:r>
      <w:r w:rsidR="00E77111">
        <w:t>4</w:t>
      </w:r>
      <w:r w:rsidRPr="00C32362">
        <w:t>.4</w:t>
      </w:r>
      <w:r w:rsidR="00293261" w:rsidRPr="00C32362">
        <w:t>.</w:t>
      </w:r>
      <w:r w:rsidRPr="00C32362">
        <w:t xml:space="preserve"> Pricing </w:t>
      </w:r>
      <w:r w:rsidR="00293261" w:rsidRPr="00C32362">
        <w:t xml:space="preserve">Calculation </w:t>
      </w:r>
      <w:r w:rsidRPr="00C32362">
        <w:t>(Base Systems and Mandatory Add-ons)</w:t>
      </w:r>
      <w:bookmarkEnd w:id="1484"/>
      <w:bookmarkEnd w:id="1485"/>
      <w:bookmarkEnd w:id="1486"/>
    </w:p>
    <w:p w:rsidR="00B62A89" w:rsidRPr="00C32362" w:rsidRDefault="00B62A89" w:rsidP="00B62A89"/>
    <w:p w:rsidR="00B62A89" w:rsidRPr="00C32362" w:rsidRDefault="00B62A89" w:rsidP="00B62A89">
      <w:r w:rsidRPr="00C32362">
        <w:t>There is an ALL OR NONE requirement within each group.  If an offeror only proposes the partial list of deliverables within a group, that proposal will be excluded from competition and will not be given further consideration.</w:t>
      </w:r>
    </w:p>
    <w:p w:rsidR="003C59D6" w:rsidRPr="00C32362" w:rsidRDefault="00B62A89">
      <w:pPr>
        <w:rPr>
          <w:u w:val="single"/>
        </w:rPr>
      </w:pPr>
      <w:r w:rsidRPr="00C32362">
        <w:t xml:space="preserve">  </w:t>
      </w:r>
    </w:p>
    <w:p w:rsidR="00B62A89" w:rsidRPr="00C32362" w:rsidRDefault="00B62A89" w:rsidP="00B62A89">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8640"/>
          <w:tab w:val="left" w:pos="9360"/>
        </w:tabs>
        <w:spacing w:line="240" w:lineRule="atLeast"/>
      </w:pPr>
      <w:r w:rsidRPr="00C32362">
        <w:rPr>
          <w:u w:val="single"/>
        </w:rPr>
        <w:t>For evaluation purposes only</w:t>
      </w:r>
      <w:r w:rsidRPr="00C32362">
        <w:t xml:space="preserve">, the Government will assume an estimated quantity for each mandatory item </w:t>
      </w:r>
      <w:r w:rsidR="00293261" w:rsidRPr="00C32362">
        <w:t xml:space="preserve">that </w:t>
      </w:r>
      <w:r w:rsidRPr="00C32362">
        <w:t>will be purchased. The Contractor’s SEWP price will be derived from the list price times the proposed discount for each mandatory add-on.  The SEWP price for each Base System will then be applied against the Government quantities.</w:t>
      </w:r>
    </w:p>
    <w:p w:rsidR="00B62A89" w:rsidRPr="00C32362" w:rsidRDefault="00B62A89" w:rsidP="00B62A89">
      <w:pPr>
        <w:tabs>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8640"/>
          <w:tab w:val="left" w:pos="9360"/>
        </w:tabs>
        <w:spacing w:line="240" w:lineRule="atLeast"/>
      </w:pPr>
    </w:p>
    <w:p w:rsidR="00B62A89" w:rsidRPr="00C32362" w:rsidRDefault="00B62A89" w:rsidP="00B62A89">
      <w:pPr>
        <w:pStyle w:val="Heading4"/>
      </w:pPr>
      <w:bookmarkStart w:id="1487" w:name="_Toc127245299"/>
      <w:bookmarkStart w:id="1488" w:name="_Toc349561428"/>
      <w:bookmarkStart w:id="1489" w:name="_Toc349567644"/>
      <w:r w:rsidRPr="00C32362">
        <w:t>A.3.1</w:t>
      </w:r>
      <w:r w:rsidR="00E77111">
        <w:t>4</w:t>
      </w:r>
      <w:r w:rsidRPr="00C32362">
        <w:t>.</w:t>
      </w:r>
      <w:r w:rsidR="00293261" w:rsidRPr="00C32362">
        <w:t>5</w:t>
      </w:r>
      <w:r w:rsidRPr="00C32362">
        <w:t>. Warranty Pricing</w:t>
      </w:r>
      <w:bookmarkEnd w:id="1487"/>
      <w:bookmarkEnd w:id="1488"/>
      <w:bookmarkEnd w:id="1489"/>
    </w:p>
    <w:p w:rsidR="00B62A89" w:rsidRPr="00C32362" w:rsidRDefault="00B62A89" w:rsidP="00B62A89"/>
    <w:p w:rsidR="00B62A89" w:rsidRPr="00C32362" w:rsidRDefault="00B62A89" w:rsidP="00B62A89">
      <w:r w:rsidRPr="00C32362">
        <w:t>Instructions for preparing warranty pricing are contained in the following sections.</w:t>
      </w:r>
    </w:p>
    <w:p w:rsidR="00B62A89" w:rsidRPr="00C32362" w:rsidRDefault="00B62A89" w:rsidP="00B62A89">
      <w:bookmarkStart w:id="1490" w:name="_Toc127245300"/>
    </w:p>
    <w:p w:rsidR="00B62A89" w:rsidRPr="00C32362" w:rsidRDefault="00B62A89" w:rsidP="00B62A89">
      <w:r w:rsidRPr="00C32362">
        <w:t xml:space="preserve">Warranty pricing for the mandatory items should be based on the following </w:t>
      </w:r>
      <w:r w:rsidRPr="00C32362">
        <w:rPr>
          <w:color w:val="000000"/>
        </w:rPr>
        <w:t xml:space="preserve">coverage: five days a week (Monday through Friday) and for eight (8) hours a day during business hours, with a next day response time. </w:t>
      </w:r>
    </w:p>
    <w:p w:rsidR="0003151D" w:rsidRPr="00E77111" w:rsidRDefault="00E77111" w:rsidP="00E77111">
      <w:pPr>
        <w:pStyle w:val="Heading5"/>
      </w:pPr>
      <w:bookmarkStart w:id="1491" w:name="_Toc349561429"/>
      <w:bookmarkStart w:id="1492" w:name="_Toc349567645"/>
      <w:r w:rsidRPr="00E77111">
        <w:t xml:space="preserve"> </w:t>
      </w:r>
      <w:r w:rsidR="0003151D" w:rsidRPr="00E77111">
        <w:t>A.3.1</w:t>
      </w:r>
      <w:r w:rsidRPr="00E77111">
        <w:t>4</w:t>
      </w:r>
      <w:r w:rsidR="0003151D" w:rsidRPr="00E77111">
        <w:t xml:space="preserve">.5.1. Pricing </w:t>
      </w:r>
      <w:r w:rsidRPr="00E77111">
        <w:t>for</w:t>
      </w:r>
      <w:r w:rsidR="0003151D" w:rsidRPr="00E77111">
        <w:t xml:space="preserve"> Extended Warranty</w:t>
      </w:r>
      <w:bookmarkEnd w:id="1490"/>
      <w:bookmarkEnd w:id="1491"/>
      <w:bookmarkEnd w:id="1492"/>
    </w:p>
    <w:p w:rsidR="00B62A89" w:rsidRPr="00C32362" w:rsidRDefault="00B62A89" w:rsidP="00B62A89"/>
    <w:p w:rsidR="00B62A89" w:rsidRPr="00C32362" w:rsidRDefault="00B62A89" w:rsidP="00B62A89">
      <w:r w:rsidRPr="00C32362">
        <w:t>The price for all mandatory items is based on a 3 year (36 month) life cycle cost comprised of the price of the item inclusive of any initial warranty packaged with the initial purchase</w:t>
      </w:r>
      <w:r w:rsidR="000F483B">
        <w:t xml:space="preserve">, </w:t>
      </w:r>
      <w:r w:rsidR="000F483B" w:rsidRPr="00C32362">
        <w:t>plus</w:t>
      </w:r>
      <w:r w:rsidRPr="00C32362">
        <w:t xml:space="preserve"> the warranty cost to cover the item through the 36 month life cycle.  The offeror shall provide pricing for 36 months of extended warranty by completing the     "Warranty" columns in the Class Database Worksheet of the Pricing Exhibit for the Class being proposed. The        "Discounted Monthly Extended Warranty" is automatically calculated by multiplying the "Proposed Discount” times the "List Price Monthly Extended Warranty".  The “Adjusted 36 Month Warranty Package” automatically adjusts for the number of months warranty included in the Base Price as identified in the “# of months included in Base Price” column.  This adjusted price is then multiplied by a Government provided estimated quantity to arrive at the 36 month warranty “Proposed Price”.</w:t>
      </w:r>
    </w:p>
    <w:p w:rsidR="00B62A89" w:rsidRPr="00C32362" w:rsidRDefault="00B62A89" w:rsidP="00B62A89"/>
    <w:p w:rsidR="00B62A89" w:rsidRPr="00C32362" w:rsidRDefault="00B62A89" w:rsidP="00B62A89">
      <w:r w:rsidRPr="00C32362">
        <w:t>For example, if an item has a 3 month commercial warranty included in the purchase price of the item and the cost to purchase a warranty after the 3 month period is $10 a month list and the vendor is proposing a 10% discount, then the offeror would enter the following values in the Base System Worksheet:</w:t>
      </w:r>
    </w:p>
    <w:p w:rsidR="00B62A89" w:rsidRPr="00C32362" w:rsidRDefault="00B62A89" w:rsidP="00B62A89">
      <w:r w:rsidRPr="00C32362">
        <w:t>“# of months included in Base Price”: 3</w:t>
      </w:r>
    </w:p>
    <w:p w:rsidR="00B62A89" w:rsidRPr="00C32362" w:rsidRDefault="00B62A89" w:rsidP="00B62A89">
      <w:r w:rsidRPr="00C32362">
        <w:t>“List Price Monthly Extended Warranty”: 10</w:t>
      </w:r>
    </w:p>
    <w:p w:rsidR="00B62A89" w:rsidRPr="00C32362" w:rsidRDefault="00B62A89" w:rsidP="00B62A89">
      <w:r w:rsidRPr="00C32362">
        <w:t>“Proposed Discount”: 10</w:t>
      </w:r>
    </w:p>
    <w:p w:rsidR="00B62A89" w:rsidRDefault="00B62A89" w:rsidP="00B62A89">
      <w:pPr>
        <w:ind w:left="360"/>
      </w:pPr>
    </w:p>
    <w:p w:rsidR="00D80635" w:rsidRPr="00C32362" w:rsidRDefault="00D80635" w:rsidP="00B62A89">
      <w:pPr>
        <w:ind w:left="360"/>
      </w:pPr>
    </w:p>
    <w:p w:rsidR="00B62A89" w:rsidRPr="00C32362" w:rsidRDefault="00B62A89" w:rsidP="00B62A89">
      <w:pPr>
        <w:pStyle w:val="Heading4"/>
      </w:pPr>
      <w:bookmarkStart w:id="1493" w:name="_Toc349561430"/>
      <w:bookmarkStart w:id="1494" w:name="_Toc349567646"/>
      <w:bookmarkStart w:id="1495" w:name="_Toc127245302"/>
      <w:r w:rsidRPr="00C32362">
        <w:t>A. 3.1</w:t>
      </w:r>
      <w:r w:rsidR="00391673">
        <w:t>4</w:t>
      </w:r>
      <w:r w:rsidRPr="00C32362">
        <w:t>.</w:t>
      </w:r>
      <w:r w:rsidR="00293261" w:rsidRPr="00C32362">
        <w:t>6</w:t>
      </w:r>
      <w:r w:rsidRPr="00C32362">
        <w:t>. Pricing for Non-Mandatory Available Components</w:t>
      </w:r>
      <w:bookmarkEnd w:id="1493"/>
      <w:bookmarkEnd w:id="1494"/>
      <w:r w:rsidRPr="00C32362">
        <w:t xml:space="preserve"> </w:t>
      </w:r>
      <w:bookmarkEnd w:id="1495"/>
    </w:p>
    <w:p w:rsidR="00B62A89" w:rsidRPr="00C32362" w:rsidRDefault="00B62A89" w:rsidP="00B62A89"/>
    <w:p w:rsidR="00B62A89" w:rsidRPr="00C32362" w:rsidRDefault="00B62A89" w:rsidP="00B62A89">
      <w:r w:rsidRPr="00C32362">
        <w:t xml:space="preserve">Evaluation of pricing for Non-Mandatory Available Components is based upon the proposed discount off the total category of available components: </w:t>
      </w:r>
    </w:p>
    <w:p w:rsidR="00B62A89" w:rsidRPr="00C32362" w:rsidRDefault="00B62A89" w:rsidP="00B62A89">
      <w:pPr>
        <w:rPr>
          <w:b/>
        </w:rPr>
      </w:pPr>
    </w:p>
    <w:p w:rsidR="00B62A89" w:rsidRPr="00C32362" w:rsidRDefault="00B62A89" w:rsidP="00B62A89"/>
    <w:p w:rsidR="00B62A89" w:rsidRPr="00C32362" w:rsidRDefault="00B62A89" w:rsidP="00B62A89"/>
    <w:p w:rsidR="00B62A89" w:rsidRPr="00C32362" w:rsidRDefault="00B62A89" w:rsidP="00B62A89"/>
    <w:tbl>
      <w:tblPr>
        <w:tblW w:w="0" w:type="auto"/>
        <w:tblInd w:w="-10" w:type="dxa"/>
        <w:tblLayout w:type="fixed"/>
        <w:tblCellMar>
          <w:left w:w="0" w:type="dxa"/>
          <w:right w:w="0" w:type="dxa"/>
        </w:tblCellMar>
        <w:tblLook w:val="0000"/>
      </w:tblPr>
      <w:tblGrid>
        <w:gridCol w:w="3220"/>
      </w:tblGrid>
      <w:tr w:rsidR="00B62A89" w:rsidRPr="00C32362" w:rsidTr="00C83780">
        <w:trPr>
          <w:trHeight w:val="810"/>
        </w:trPr>
        <w:tc>
          <w:tcPr>
            <w:tcW w:w="3220" w:type="dxa"/>
            <w:tcBorders>
              <w:top w:val="single" w:sz="4" w:space="0" w:color="auto"/>
              <w:left w:val="single" w:sz="4" w:space="0" w:color="auto"/>
              <w:bottom w:val="single" w:sz="4" w:space="0" w:color="auto"/>
              <w:right w:val="single" w:sz="4" w:space="0" w:color="auto"/>
            </w:tcBorders>
          </w:tcPr>
          <w:p w:rsidR="00B62A89" w:rsidRPr="00C32362" w:rsidRDefault="00B62A89" w:rsidP="00C83780">
            <w:pPr>
              <w:jc w:val="center"/>
              <w:rPr>
                <w:b/>
              </w:rPr>
            </w:pPr>
            <w:r w:rsidRPr="00C32362">
              <w:rPr>
                <w:b/>
              </w:rPr>
              <w:t>Product Classification</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Computer System</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Storage Device</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Software</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Communication Devices</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Power Related Technology</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Input/Output device</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Networking Equipment</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Computer Security Technology</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Cabinets / enclosures</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Data Acquisition Technology</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Digital Image Tools</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Video Conferencing Tools</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Cables / Wiring</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Maintenance / Warranty</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System Service Fee</w:t>
            </w:r>
            <w:r w:rsidR="00267BD9">
              <w:t xml:space="preserve"> (internal use only)</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Documentation</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Training</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Analysts</w:t>
            </w:r>
          </w:p>
        </w:tc>
      </w:tr>
      <w:tr w:rsidR="00B62A89" w:rsidRPr="00C32362" w:rsidTr="00C83780">
        <w:trPr>
          <w:trHeight w:val="270"/>
        </w:trPr>
        <w:tc>
          <w:tcPr>
            <w:tcW w:w="3220" w:type="dxa"/>
            <w:tcBorders>
              <w:top w:val="nil"/>
              <w:left w:val="single" w:sz="4" w:space="0" w:color="auto"/>
              <w:bottom w:val="single" w:sz="4" w:space="0" w:color="auto"/>
              <w:right w:val="single" w:sz="4" w:space="0" w:color="auto"/>
            </w:tcBorders>
          </w:tcPr>
          <w:p w:rsidR="00B62A89" w:rsidRPr="00C32362" w:rsidRDefault="00B62A89" w:rsidP="00C83780">
            <w:r w:rsidRPr="00C32362">
              <w:t>Installation</w:t>
            </w:r>
          </w:p>
        </w:tc>
      </w:tr>
    </w:tbl>
    <w:p w:rsidR="00B62A89" w:rsidRPr="00C32362" w:rsidRDefault="00B62A89" w:rsidP="00B62A89"/>
    <w:p w:rsidR="00B62A89" w:rsidRPr="00C32362" w:rsidRDefault="00B62A89" w:rsidP="00B62A89">
      <w:r w:rsidRPr="00C32362">
        <w:tab/>
      </w:r>
      <w:r w:rsidRPr="00C32362">
        <w:tab/>
      </w:r>
      <w:r w:rsidRPr="00C32362">
        <w:tab/>
      </w:r>
      <w:r w:rsidRPr="00C32362">
        <w:tab/>
      </w:r>
      <w:r w:rsidRPr="00C32362">
        <w:tab/>
        <w:t>(End of text)</w:t>
      </w:r>
    </w:p>
    <w:p w:rsidR="00B62A89" w:rsidRPr="00C32362" w:rsidRDefault="00B62A89" w:rsidP="00B62A89">
      <w:pPr>
        <w:pStyle w:val="Heading3"/>
      </w:pPr>
      <w:bookmarkStart w:id="1496" w:name="_Toc127245303"/>
      <w:bookmarkStart w:id="1497" w:name="_Toc349561431"/>
      <w:bookmarkStart w:id="1498" w:name="_Toc349567647"/>
      <w:bookmarkStart w:id="1499" w:name="_Toc359425707"/>
      <w:bookmarkStart w:id="1500" w:name="_Toc361312864"/>
      <w:bookmarkStart w:id="1501" w:name="_Toc361314107"/>
      <w:bookmarkStart w:id="1502" w:name="_Toc364329459"/>
      <w:bookmarkStart w:id="1503" w:name="_Toc370288423"/>
      <w:r w:rsidRPr="00C32362">
        <w:t>A.3.1</w:t>
      </w:r>
      <w:r w:rsidR="00E77111">
        <w:t>5</w:t>
      </w:r>
      <w:r w:rsidRPr="00C32362">
        <w:t xml:space="preserve"> PRICING EXHIBITS</w:t>
      </w:r>
      <w:bookmarkEnd w:id="1496"/>
      <w:bookmarkEnd w:id="1497"/>
      <w:bookmarkEnd w:id="1498"/>
      <w:bookmarkEnd w:id="1499"/>
      <w:bookmarkEnd w:id="1500"/>
      <w:bookmarkEnd w:id="1501"/>
      <w:bookmarkEnd w:id="1502"/>
      <w:bookmarkEnd w:id="1503"/>
    </w:p>
    <w:p w:rsidR="00B62A89" w:rsidRPr="00C32362" w:rsidRDefault="00B62A89" w:rsidP="00B62A89">
      <w:r w:rsidRPr="00C32362">
        <w:t xml:space="preserve">Each of the 4 </w:t>
      </w:r>
      <w:r w:rsidR="005E1F82" w:rsidRPr="00C32362">
        <w:t>groups has</w:t>
      </w:r>
      <w:r w:rsidRPr="00C32362">
        <w:t xml:space="preserve"> a Microsoft Excel Workbook price exhibit for that group. Each workbook is comprised of named spreadsheets on tabs located at the bottom of the workbook.  The first 3 worksheets are to be filled in by the Offeror: (1) Vendor ID (2) Class Database (3) Product Classifications.  </w:t>
      </w:r>
      <w:r w:rsidR="00293261" w:rsidRPr="00C32362">
        <w:t xml:space="preserve">The offeror shall add in the proposed available components list into each of the worksheets for the Product Classification of those offerings.  </w:t>
      </w:r>
      <w:r w:rsidR="005E1F82" w:rsidRPr="00C32362">
        <w:t xml:space="preserve">For example, all maintenance CLINs beyond the mandatory line </w:t>
      </w:r>
      <w:r w:rsidR="00E77111" w:rsidRPr="00C32362">
        <w:t>items</w:t>
      </w:r>
      <w:r w:rsidR="005E1F82" w:rsidRPr="00C32362">
        <w:t xml:space="preserve"> shall be listed in the Maintenance/Warranty worksheet; all computers beyond any mandatory </w:t>
      </w:r>
      <w:r w:rsidR="00E77111" w:rsidRPr="00C32362">
        <w:t>items</w:t>
      </w:r>
      <w:r w:rsidR="005E1F82" w:rsidRPr="00C32362">
        <w:t xml:space="preserve"> shall be listed in the Computer System worksheet; etc. The remaining worksheets are filled in automatically using information derived from the Class </w:t>
      </w:r>
      <w:r w:rsidR="00F354B2" w:rsidRPr="00C32362">
        <w:t>Database</w:t>
      </w:r>
      <w:r w:rsidR="005E1F82" w:rsidRPr="00C32362">
        <w:t xml:space="preserve"> and Product Classifications worksheets: Mandatory Items, Available Components and Summary.  </w:t>
      </w:r>
      <w:r w:rsidRPr="00C32362">
        <w:t xml:space="preserve">Along with information provided in this section, there are embedded "notes" within the spreadsheets to assist the offeror, and an electronic README.DOC text file is supplied. Each offer shall fill in the required information in the pricing exhibits. A separate and complete pricing exhibit is required for each class proposed. </w:t>
      </w:r>
    </w:p>
    <w:p w:rsidR="00B62A89" w:rsidRDefault="00B62A89" w:rsidP="00B62A89">
      <w:r w:rsidRPr="00C32362">
        <w:t>Note: The Proposal Total in the Summary Worksheet is the Price information which will be used for pricing evaluation.  If the Proposal Total does not have a valid, positive numeric entry, the proposal will not be evaluated. A non-numeric or negative value in the Proposal Total field is likely the result of either attempting to cut or paste worksheets from the provided downloaded files and/or attempting to alter protected fields.</w:t>
      </w:r>
    </w:p>
    <w:p w:rsidR="0087002D" w:rsidRPr="00C32362" w:rsidRDefault="0087002D" w:rsidP="00B62A89"/>
    <w:p w:rsidR="00B62A89" w:rsidRPr="00C32362" w:rsidRDefault="00B62A89" w:rsidP="00B62A89"/>
    <w:p w:rsidR="00B62A89" w:rsidRPr="00C32362" w:rsidRDefault="00B62A89" w:rsidP="00B62A89">
      <w:pPr>
        <w:pStyle w:val="Heading4"/>
      </w:pPr>
      <w:bookmarkStart w:id="1504" w:name="_Toc127245304"/>
      <w:bookmarkStart w:id="1505" w:name="_Toc349561432"/>
      <w:bookmarkStart w:id="1506" w:name="_Toc349567648"/>
      <w:r w:rsidRPr="00C32362">
        <w:t>A.3.1</w:t>
      </w:r>
      <w:r w:rsidR="00E77111">
        <w:t>5</w:t>
      </w:r>
      <w:r w:rsidRPr="00C32362">
        <w:t>.1. Contract Line Item Number (CLIN) Structure</w:t>
      </w:r>
      <w:bookmarkEnd w:id="1504"/>
      <w:bookmarkEnd w:id="1505"/>
      <w:bookmarkEnd w:id="1506"/>
    </w:p>
    <w:p w:rsidR="00B62A89" w:rsidRPr="00C32362" w:rsidRDefault="00B62A89" w:rsidP="00B62A89"/>
    <w:p w:rsidR="00B62A89" w:rsidRPr="00C32362" w:rsidRDefault="00B62A89" w:rsidP="00B62A89">
      <w:r w:rsidRPr="00C32362">
        <w:t>The offeror may utilize either their part number, product number, or created number</w:t>
      </w:r>
      <w:r w:rsidR="000F483B">
        <w:t xml:space="preserve">, </w:t>
      </w:r>
      <w:r w:rsidR="000F483B" w:rsidRPr="00C32362">
        <w:t>provided</w:t>
      </w:r>
      <w:r w:rsidRPr="00C32362">
        <w:t xml:space="preserve"> the following conditions are met:</w:t>
      </w:r>
    </w:p>
    <w:p w:rsidR="00B62A89" w:rsidRPr="00C32362" w:rsidRDefault="00B62A89" w:rsidP="00B62A89"/>
    <w:p w:rsidR="00B62A89" w:rsidRPr="00C32362" w:rsidRDefault="00B62A89" w:rsidP="00B62A89">
      <w:r w:rsidRPr="00C32362">
        <w:t>1) The number, as associated with a specific product, remains unique throughout the contract life; and</w:t>
      </w:r>
    </w:p>
    <w:p w:rsidR="00B62A89" w:rsidRPr="00C32362" w:rsidRDefault="00B62A89" w:rsidP="00B62A89">
      <w:r w:rsidRPr="00C32362">
        <w:t>2) The Contractor provides the logic for development of the number</w:t>
      </w:r>
    </w:p>
    <w:p w:rsidR="00B62A89" w:rsidRPr="00C32362" w:rsidRDefault="00B62A89" w:rsidP="00B62A89"/>
    <w:p w:rsidR="00B62A89" w:rsidRDefault="00B62A89" w:rsidP="00B62A89">
      <w:r w:rsidRPr="00C32362">
        <w:t>If the Contractor is offering a product that is manufactured by another Contractor, i.e.</w:t>
      </w:r>
      <w:r w:rsidR="00222D0D">
        <w:t xml:space="preserve">, </w:t>
      </w:r>
      <w:r w:rsidRPr="00C32362">
        <w:t>Original Equipment Manufacturer (OEM), the Column entitled "Model Number'' in the Class Database Worksheet must be the full OEM product number inclusive of any feature codes.</w:t>
      </w:r>
    </w:p>
    <w:p w:rsidR="00D922F4" w:rsidRPr="00C32362" w:rsidRDefault="00D922F4" w:rsidP="00B62A89"/>
    <w:p w:rsidR="00B62A89" w:rsidRPr="00C32362" w:rsidRDefault="00B62A89" w:rsidP="00B62A89"/>
    <w:p w:rsidR="00B62A89" w:rsidRPr="00C32362" w:rsidRDefault="00B62A89" w:rsidP="00B62A89">
      <w:pPr>
        <w:pStyle w:val="Heading4"/>
      </w:pPr>
      <w:bookmarkStart w:id="1507" w:name="_Toc127245305"/>
      <w:bookmarkStart w:id="1508" w:name="_Toc349561433"/>
      <w:bookmarkStart w:id="1509" w:name="_Toc349567649"/>
      <w:r w:rsidRPr="00C32362">
        <w:t>A.3.1</w:t>
      </w:r>
      <w:r w:rsidR="00E77111">
        <w:t>5</w:t>
      </w:r>
      <w:r w:rsidRPr="00C32362">
        <w:t>.2. Group Database Worksheet</w:t>
      </w:r>
      <w:bookmarkEnd w:id="1507"/>
      <w:bookmarkEnd w:id="1508"/>
      <w:bookmarkEnd w:id="1509"/>
    </w:p>
    <w:p w:rsidR="00B62A89" w:rsidRPr="00C32362" w:rsidRDefault="00B62A89" w:rsidP="00B62A89"/>
    <w:p w:rsidR="006C5CB4" w:rsidRPr="00C32362" w:rsidRDefault="00B62A89" w:rsidP="00B62A89">
      <w:r w:rsidRPr="00C32362">
        <w:t xml:space="preserve">The group Database is a listing of all proposed base systems, base products, mandatory add-ons and upgrades, and available components.  </w:t>
      </w:r>
    </w:p>
    <w:p w:rsidR="006C5CB4" w:rsidRPr="00C32362" w:rsidRDefault="006C5CB4" w:rsidP="00B62A89"/>
    <w:p w:rsidR="00B62A89" w:rsidRPr="00C32362" w:rsidRDefault="00B62A89" w:rsidP="00B62A89">
      <w:r w:rsidRPr="00C32362">
        <w:t>The offeror shall provide the information required for product identification numbers</w:t>
      </w:r>
      <w:r w:rsidR="00222D0D">
        <w:t xml:space="preserve">, </w:t>
      </w:r>
      <w:r w:rsidRPr="00C32362">
        <w:t>model numbers</w:t>
      </w:r>
      <w:r w:rsidR="00222D0D">
        <w:t xml:space="preserve">, </w:t>
      </w:r>
      <w:r w:rsidRPr="00C32362">
        <w:t>and product category description for each proposed item. Offerors shall fill in the Commercial Price for each offering and provide a discount for each item or range of computer systems as required. Pricing for the 36 month extended warranty should be in accordance with the instructions in A.3.1</w:t>
      </w:r>
      <w:r w:rsidR="00E77111">
        <w:t>4</w:t>
      </w:r>
      <w:r w:rsidRPr="00C32362">
        <w:t>.6, Warranty Pricing.  Information provided in this spreadsheet (</w:t>
      </w:r>
      <w:r w:rsidR="006C5CB4" w:rsidRPr="00C32362">
        <w:t xml:space="preserve">Group </w:t>
      </w:r>
      <w:r w:rsidRPr="00C32362">
        <w:t xml:space="preserve">Database Worksheet) will automatically flow through to the other sheets in the pricing exhibit. </w:t>
      </w:r>
    </w:p>
    <w:p w:rsidR="00B62A89" w:rsidRPr="00C32362" w:rsidRDefault="00B62A89" w:rsidP="00B62A89"/>
    <w:p w:rsidR="00B62A89" w:rsidRPr="00C32362" w:rsidRDefault="00B62A89" w:rsidP="00B62A89"/>
    <w:p w:rsidR="00B62A89" w:rsidRPr="00C32362" w:rsidRDefault="00B62A89" w:rsidP="00B62A89">
      <w:pPr>
        <w:pStyle w:val="Heading4"/>
      </w:pPr>
      <w:bookmarkStart w:id="1510" w:name="_Toc127245306"/>
      <w:bookmarkStart w:id="1511" w:name="_Toc349561434"/>
      <w:bookmarkStart w:id="1512" w:name="_Toc349567650"/>
      <w:r w:rsidRPr="00C32362">
        <w:t>A.3.1</w:t>
      </w:r>
      <w:r w:rsidR="00E77111">
        <w:t>5</w:t>
      </w:r>
      <w:r w:rsidRPr="00C32362">
        <w:t xml:space="preserve">.3. Mandatory </w:t>
      </w:r>
      <w:bookmarkEnd w:id="1510"/>
      <w:r w:rsidR="006C5CB4" w:rsidRPr="00C32362">
        <w:t>Items Worksheet</w:t>
      </w:r>
      <w:bookmarkEnd w:id="1511"/>
      <w:bookmarkEnd w:id="1512"/>
    </w:p>
    <w:p w:rsidR="00B62A89" w:rsidRPr="00C32362" w:rsidRDefault="00B62A89" w:rsidP="00B62A89"/>
    <w:p w:rsidR="00B62A89" w:rsidRPr="00C32362" w:rsidRDefault="006C5CB4" w:rsidP="00B62A89">
      <w:r w:rsidRPr="00C32362">
        <w:t>This Worksheet is filled in automatically.  The offeror shall not directly enter or change any information or formulas</w:t>
      </w:r>
      <w:r w:rsidR="00B62A89" w:rsidRPr="00C32362">
        <w:t xml:space="preserve">. The pricing in the Mandatory Items Worksheet is automatically calculated from the </w:t>
      </w:r>
      <w:r w:rsidRPr="00C32362">
        <w:t xml:space="preserve">Group </w:t>
      </w:r>
      <w:r w:rsidR="00B62A89" w:rsidRPr="00C32362">
        <w:t>Database Worksheet. The discounts proposed for the categories shall apply throughout the life of the contract.</w:t>
      </w:r>
    </w:p>
    <w:p w:rsidR="00B62A89" w:rsidRPr="00C32362" w:rsidRDefault="00B62A89" w:rsidP="00B62A89"/>
    <w:p w:rsidR="00B62A89" w:rsidRPr="00C32362" w:rsidRDefault="00B62A89" w:rsidP="00B62A89">
      <w:r w:rsidRPr="00C32362">
        <w:t>The total proposed price for the base systems supporting equipment and for each mandatory add-on is automatically calculated by multiplying the discounted</w:t>
      </w:r>
      <w:r w:rsidR="00222D0D">
        <w:t xml:space="preserve">  </w:t>
      </w:r>
      <w:r w:rsidRPr="00C32362">
        <w:t>price by the Government's Evaluation Quantity. The sum of all base and mandatory items is automatically calculated in the Mandatory Items Worksheet and listed in that Worksheet in the Total Mandatory Add-Ons value row.</w:t>
      </w:r>
    </w:p>
    <w:p w:rsidR="00B62A89" w:rsidRPr="00C32362" w:rsidRDefault="00B62A89" w:rsidP="00B62A89"/>
    <w:p w:rsidR="00B62A89" w:rsidRPr="00C32362" w:rsidRDefault="00B62A89" w:rsidP="00B62A89"/>
    <w:p w:rsidR="00B62A89" w:rsidRPr="00C32362" w:rsidRDefault="00B62A89" w:rsidP="00B62A89">
      <w:pPr>
        <w:pStyle w:val="Heading4"/>
      </w:pPr>
      <w:bookmarkStart w:id="1513" w:name="_Toc127245308"/>
      <w:bookmarkStart w:id="1514" w:name="_Toc349561435"/>
      <w:bookmarkStart w:id="1515" w:name="_Toc349567651"/>
      <w:r w:rsidRPr="00C32362">
        <w:t>A.3.1</w:t>
      </w:r>
      <w:r w:rsidR="00E77111">
        <w:t>5</w:t>
      </w:r>
      <w:r w:rsidRPr="00C32362">
        <w:t>.</w:t>
      </w:r>
      <w:r w:rsidR="00811FAD" w:rsidRPr="00C32362">
        <w:t>4</w:t>
      </w:r>
      <w:r w:rsidRPr="00C32362">
        <w:t>. Product Classification</w:t>
      </w:r>
      <w:bookmarkEnd w:id="1513"/>
      <w:r w:rsidR="006C5CB4" w:rsidRPr="00C32362">
        <w:t xml:space="preserve"> Worksheet</w:t>
      </w:r>
      <w:bookmarkEnd w:id="1514"/>
      <w:bookmarkEnd w:id="1515"/>
    </w:p>
    <w:p w:rsidR="00B62A89" w:rsidRPr="00C32362" w:rsidRDefault="00B62A89" w:rsidP="00B62A89"/>
    <w:p w:rsidR="00B62A89" w:rsidRPr="00C32362" w:rsidRDefault="00B62A89" w:rsidP="00B62A89">
      <w:r w:rsidRPr="00C32362">
        <w:t xml:space="preserve">The Product Classifications Worksheet provides the list product classifications as described in A.1.7.  </w:t>
      </w:r>
    </w:p>
    <w:p w:rsidR="00B62A89" w:rsidRPr="00C32362" w:rsidRDefault="00B62A89" w:rsidP="00B62A89"/>
    <w:p w:rsidR="00B62A89" w:rsidRPr="00C32362" w:rsidRDefault="00B62A89" w:rsidP="00B62A89"/>
    <w:p w:rsidR="00B62A89" w:rsidRDefault="00B62A89" w:rsidP="00B62A89">
      <w:r w:rsidRPr="00C32362">
        <w:t>For all Product Classifications, one Classification Description Subgroup (beginning “Miscellaneous …”) with a Classification Subgroup Discount of 0% is already included and cannot be altered.  The offeror may propose other subgroups with a proposed classification subgroup discount</w:t>
      </w:r>
      <w:r w:rsidR="00222D0D">
        <w:t>,</w:t>
      </w:r>
      <w:r w:rsidRPr="00C32362">
        <w:t xml:space="preserve"> provided:</w:t>
      </w:r>
    </w:p>
    <w:p w:rsidR="00B511A2" w:rsidRPr="00C32362" w:rsidRDefault="00B511A2" w:rsidP="00B62A89"/>
    <w:p w:rsidR="00B62A89" w:rsidRPr="00C32362" w:rsidRDefault="00B62A89" w:rsidP="00B62A89">
      <w:r w:rsidRPr="00C32362">
        <w:t>1) the Classification Description Subgroup relates directly to the Product Classification.  For example: the offeror may add a row to the Product Classification of  “Input/Output” with the Classification Description Subgroup of “All Printers” or “All Scanners” or  “HP Color Printers”, etc.  However those subgroup descriptions cannot be placed in the Storage Media Product Classification rows.</w:t>
      </w:r>
    </w:p>
    <w:p w:rsidR="00B62A89" w:rsidRPr="00C32362" w:rsidRDefault="00B62A89" w:rsidP="00B62A89">
      <w:r w:rsidRPr="00C32362">
        <w:t xml:space="preserve">2) for each Classification Description Subgroup added, a positive discount between 0 and 100 is added in the Classification Discount Column.  For example, the offeror may add a row to the Product Classification </w:t>
      </w:r>
      <w:r w:rsidR="00660C78" w:rsidRPr="00C32362">
        <w:t>of “</w:t>
      </w:r>
      <w:r w:rsidRPr="00C32362">
        <w:t>Input/Output” with the Classification Description Subgroup of “All Printers” and a discount of 10 (10%)</w:t>
      </w:r>
    </w:p>
    <w:p w:rsidR="00C60970" w:rsidRPr="00C32362" w:rsidRDefault="00267BD9" w:rsidP="00C60970">
      <w:r>
        <w:lastRenderedPageBreak/>
        <w:t>3</w:t>
      </w:r>
      <w:r w:rsidR="00C60970" w:rsidRPr="00C32362">
        <w:t xml:space="preserve">) at least one item in the associated &lt;Classification&gt; Worksheet must be associated with the proposed Classification Description Subgroup and Classification Discount. For example, if the offeror adds a row to the Product Classification </w:t>
      </w:r>
      <w:r w:rsidR="00660C78" w:rsidRPr="00C32362">
        <w:t>of “</w:t>
      </w:r>
      <w:r w:rsidR="00C60970" w:rsidRPr="00C32362">
        <w:t xml:space="preserve">Input/Output” with the Classification Description Subgroup of “All Printers” and a discount of 10 (10%), then the Input/Output Worksheet must contain at least one printer.  In the Input/Output Worksheet the row with that printer must have “All Printers” in the Product Category Description column and a value </w:t>
      </w:r>
      <w:r w:rsidR="00964DD1">
        <w:t>of</w:t>
      </w:r>
      <w:r w:rsidR="00C60970" w:rsidRPr="00C32362">
        <w:t xml:space="preserve"> 10 in the Proposed Discount % column.</w:t>
      </w:r>
    </w:p>
    <w:p w:rsidR="00C60970" w:rsidRPr="00C32362" w:rsidRDefault="00C60970" w:rsidP="00C60970">
      <w:r w:rsidRPr="00C32362">
        <w:t xml:space="preserve">4) all items provided in the </w:t>
      </w:r>
      <w:r w:rsidR="00660C78" w:rsidRPr="00C32362">
        <w:t>various &lt;</w:t>
      </w:r>
      <w:r w:rsidRPr="00C32362">
        <w:t>Classification&gt; Worksheets which fall within the Classification Description Subgroup must be placed in the correct Worksheet and identified correctly in the Product Category Description columns</w:t>
      </w:r>
      <w:r w:rsidR="00B511A2">
        <w:t>;</w:t>
      </w:r>
      <w:r w:rsidRPr="00C32362">
        <w:t xml:space="preserve"> and the Proposed Discount % </w:t>
      </w:r>
      <w:r w:rsidRPr="00D80635">
        <w:rPr>
          <w:highlight w:val="yellow"/>
        </w:rPr>
        <w:t>must match the</w:t>
      </w:r>
      <w:r w:rsidRPr="00C32362">
        <w:t xml:space="preserve"> associated Discount in the Product Classification Worksheet.  For example, if the offeror adds a row to the Product Classification </w:t>
      </w:r>
      <w:r w:rsidR="00660C78" w:rsidRPr="00C32362">
        <w:t>of “</w:t>
      </w:r>
      <w:r w:rsidRPr="00C32362">
        <w:t xml:space="preserve">Input/Output” with the Classification Description Subgroup of “All Printers” and a discount of 10 (10%), then all printers proposed in the Input/Output Worksheet must have   “All Printers” in the Product Category Description column and </w:t>
      </w:r>
      <w:r w:rsidRPr="00D80635">
        <w:rPr>
          <w:highlight w:val="yellow"/>
        </w:rPr>
        <w:t xml:space="preserve">a value </w:t>
      </w:r>
      <w:r w:rsidR="00964DD1" w:rsidRPr="00D80635">
        <w:rPr>
          <w:highlight w:val="yellow"/>
        </w:rPr>
        <w:t>of</w:t>
      </w:r>
      <w:r w:rsidRPr="00D80635">
        <w:rPr>
          <w:highlight w:val="yellow"/>
        </w:rPr>
        <w:t xml:space="preserve"> 10 </w:t>
      </w:r>
      <w:r w:rsidRPr="0048677B">
        <w:rPr>
          <w:highlight w:val="darkGreen"/>
        </w:rPr>
        <w:t>i</w:t>
      </w:r>
      <w:r w:rsidRPr="00C32362">
        <w:t>n the Proposed Discount % column.</w:t>
      </w:r>
    </w:p>
    <w:p w:rsidR="00B62A89" w:rsidRPr="00C32362" w:rsidRDefault="00B62A89" w:rsidP="00B62A89">
      <w:r w:rsidRPr="00C32362">
        <w:t xml:space="preserve">5) all items proposed as part of a technology refreshment during the life of a contract must be identified correctly with the associated Product Classification and Product Category Description columns and the Proposed Discount % must match or be greater than the associated Discount in the Product Classification Worksheet.  For example, if the offeror adds a row to the Product Classification </w:t>
      </w:r>
      <w:r w:rsidR="00660C78" w:rsidRPr="00C32362">
        <w:t>of “</w:t>
      </w:r>
      <w:r w:rsidRPr="00C32362">
        <w:t xml:space="preserve">Input/Output” with the Classification Description Subgroup of “All Printers” and a discount of 10 (10%), then all printers added to the contract through a technology refreshment request during the life </w:t>
      </w:r>
      <w:r w:rsidR="005E1F82" w:rsidRPr="00C32362">
        <w:t>of</w:t>
      </w:r>
      <w:r w:rsidRPr="00C32362">
        <w:t xml:space="preserve"> the contract must </w:t>
      </w:r>
      <w:r w:rsidR="005E1F82" w:rsidRPr="00C32362">
        <w:t>have a</w:t>
      </w:r>
      <w:r w:rsidRPr="00C32362">
        <w:t xml:space="preserve"> Product Classification of “Input/Output” a Product Category Description of “All Printers” and discount at or above 10%.</w:t>
      </w:r>
    </w:p>
    <w:p w:rsidR="00B62A89" w:rsidRPr="00C32362" w:rsidRDefault="00B62A89" w:rsidP="00B62A89"/>
    <w:p w:rsidR="00497C7D" w:rsidRPr="00C32362" w:rsidRDefault="00497C7D" w:rsidP="00497C7D">
      <w:r w:rsidRPr="00C32362">
        <w:t>Note that the offeror may choose to add as many or as few rows as they want to each Product Classification.  The offeror may also choose to use very generic descriptions like “All Printers” or very specific descriptions like “HP Color Printers” or a combination of generic and specific descriptions.  In either case, actual products proposed in the various &lt;Classification&gt; Worksheets should be grouped within a smaller set of Classification Description Subgroups.  It is not necessary to have a row added in the Product Classification Worksheet for every item in the &lt;Classification&gt;  Worksheets and in fact, the spreadsheet and evaluation are optimized for having many rows in the &lt;Classification&gt;  Worksheets mapped to a much smaller number of rows in the Product Classification Worksheet.</w:t>
      </w:r>
    </w:p>
    <w:p w:rsidR="00497C7D" w:rsidRPr="00C32362" w:rsidRDefault="00497C7D" w:rsidP="00497C7D"/>
    <w:p w:rsidR="00497C7D" w:rsidRPr="00C32362" w:rsidRDefault="00497C7D" w:rsidP="00497C7D"/>
    <w:p w:rsidR="00497C7D" w:rsidRPr="00C32362" w:rsidRDefault="00497C7D" w:rsidP="00497C7D">
      <w:pPr>
        <w:pStyle w:val="Heading4"/>
      </w:pPr>
      <w:bookmarkStart w:id="1516" w:name="_Toc349561436"/>
      <w:bookmarkStart w:id="1517" w:name="_Toc349567652"/>
      <w:r w:rsidRPr="00C32362">
        <w:t>A.3.1</w:t>
      </w:r>
      <w:r w:rsidR="00E77111">
        <w:t>5</w:t>
      </w:r>
      <w:r w:rsidRPr="00C32362">
        <w:t>.4.1. &lt;Classification&gt; Worksheets</w:t>
      </w:r>
      <w:bookmarkEnd w:id="1516"/>
      <w:bookmarkEnd w:id="1517"/>
    </w:p>
    <w:p w:rsidR="00497C7D" w:rsidRPr="00C32362" w:rsidRDefault="00497C7D" w:rsidP="00497C7D">
      <w:r w:rsidRPr="00C32362">
        <w:t>There is a worksheet for each Product Classification to be used to enter the proposed available components list. Each item proposed must be listed in the corresponding Worksheet – e.g.</w:t>
      </w:r>
      <w:r w:rsidR="00B511A2">
        <w:t>,</w:t>
      </w:r>
      <w:r w:rsidRPr="00C32362">
        <w:t xml:space="preserve"> Printers should be listed in the </w:t>
      </w:r>
      <w:r w:rsidR="005E1F82" w:rsidRPr="00C32362">
        <w:t>Input</w:t>
      </w:r>
      <w:r w:rsidRPr="00C32362">
        <w:t>/Output Worksheet.</w:t>
      </w:r>
    </w:p>
    <w:p w:rsidR="00497C7D" w:rsidRPr="00C32362" w:rsidRDefault="00497C7D" w:rsidP="00497C7D"/>
    <w:p w:rsidR="00497C7D" w:rsidRDefault="00497C7D" w:rsidP="00497C7D">
      <w:pPr>
        <w:rPr>
          <w:u w:val="single"/>
        </w:rPr>
      </w:pPr>
      <w:r w:rsidRPr="00C32362">
        <w:t xml:space="preserve">Offerors may propose additional components and desirables, not identified as mandatory deliverables, under each general category of additional components listed by adding rows, as needed, to the associated &lt;Classification&gt; worksheets.  The list of items in each of the </w:t>
      </w:r>
      <w:r w:rsidR="005E1F82" w:rsidRPr="00C32362">
        <w:t>worksheets should</w:t>
      </w:r>
      <w:r w:rsidRPr="00C32362">
        <w:rPr>
          <w:u w:val="single"/>
        </w:rPr>
        <w:t xml:space="preserve"> be the same list as provided (without pricing) under TAB </w:t>
      </w:r>
      <w:r w:rsidR="005A5250">
        <w:rPr>
          <w:u w:val="single"/>
        </w:rPr>
        <w:t>3</w:t>
      </w:r>
      <w:r w:rsidR="005A5250" w:rsidRPr="00C32362">
        <w:rPr>
          <w:u w:val="single"/>
        </w:rPr>
        <w:t xml:space="preserve"> </w:t>
      </w:r>
      <w:r w:rsidRPr="00C32362">
        <w:rPr>
          <w:u w:val="single"/>
        </w:rPr>
        <w:t xml:space="preserve">of the </w:t>
      </w:r>
      <w:r w:rsidR="0075761D">
        <w:rPr>
          <w:u w:val="single"/>
        </w:rPr>
        <w:t>Management/Technical Approach</w:t>
      </w:r>
      <w:r w:rsidRPr="00C32362">
        <w:rPr>
          <w:u w:val="single"/>
        </w:rPr>
        <w:t xml:space="preserve"> Proposal.</w:t>
      </w:r>
    </w:p>
    <w:p w:rsidR="00267BD9" w:rsidRDefault="00267BD9" w:rsidP="00497C7D">
      <w:pPr>
        <w:rPr>
          <w:u w:val="single"/>
        </w:rPr>
      </w:pPr>
    </w:p>
    <w:p w:rsidR="00267BD9" w:rsidRPr="004E092B" w:rsidRDefault="00267BD9" w:rsidP="00267BD9">
      <w:pPr>
        <w:rPr>
          <w:u w:val="single"/>
        </w:rPr>
      </w:pPr>
      <w:r w:rsidRPr="004E092B">
        <w:rPr>
          <w:u w:val="single"/>
        </w:rPr>
        <w:t xml:space="preserve">The values in Column H – </w:t>
      </w:r>
      <w:r w:rsidRPr="00A271EB">
        <w:t>Classification Subgroup Discount – must match the proposed discounts for the associated Classification Description Subgroup</w:t>
      </w:r>
      <w:r>
        <w:t xml:space="preserve"> (Column F) </w:t>
      </w:r>
      <w:r w:rsidRPr="00A271EB">
        <w:t>from the Product Classifications Worksheet.  For example, if under Input/Output Product Classification, the offeror proposes a discount of 10% for Printers; then every Printer in the In</w:t>
      </w:r>
      <w:r>
        <w:t>p</w:t>
      </w:r>
      <w:r w:rsidRPr="00A271EB">
        <w:t>ut/Output Worksheet must have a 10% discount.</w:t>
      </w:r>
    </w:p>
    <w:p w:rsidR="00267BD9" w:rsidRPr="00C32362" w:rsidRDefault="00267BD9" w:rsidP="00267BD9">
      <w:pPr>
        <w:rPr>
          <w:u w:val="single"/>
        </w:rPr>
      </w:pPr>
    </w:p>
    <w:p w:rsidR="00497C7D" w:rsidRPr="00C32362" w:rsidRDefault="00497C7D" w:rsidP="00497C7D">
      <w:r w:rsidRPr="00C32362">
        <w:t xml:space="preserve">A list of available components that enhance and broaden the offeror’s proposal with respect to the first two Acquisition Objectives in Attachment C shall be offered. For evaluation purposes, the summary sheet will calculate the overall discount proposed for all proposed available components. However the specific discounts for the proposed items will be applied for contract purposes. </w:t>
      </w:r>
    </w:p>
    <w:p w:rsidR="00497C7D" w:rsidRPr="00C32362" w:rsidRDefault="00497C7D" w:rsidP="00497C7D"/>
    <w:p w:rsidR="00497C7D" w:rsidRPr="00C32362" w:rsidRDefault="00497C7D" w:rsidP="00497C7D">
      <w:r w:rsidRPr="00C32362">
        <w:t xml:space="preserve">The Proposed Price column in the Available Components Worksheet is automatically calculated by summing the list prices (Column G) and calculated SEWP prices </w:t>
      </w:r>
      <w:r w:rsidRPr="00D237C3">
        <w:rPr>
          <w:highlight w:val="yellow"/>
        </w:rPr>
        <w:t xml:space="preserve">(Column </w:t>
      </w:r>
      <w:r w:rsidR="00D64811" w:rsidRPr="00D237C3">
        <w:rPr>
          <w:highlight w:val="yellow"/>
        </w:rPr>
        <w:t>I</w:t>
      </w:r>
      <w:r w:rsidRPr="00D237C3">
        <w:rPr>
          <w:highlight w:val="yellow"/>
        </w:rPr>
        <w:t>)</w:t>
      </w:r>
      <w:r w:rsidRPr="00C32362">
        <w:t xml:space="preserve"> in the various &lt;Classification&gt; Worksheets to calculate the overall proposed discounts for each Product Classification and then multiplying that computed discount by a Government Evaluation dollar value associated with that Product Classification.  The value derived for each Product Classification is then summed to obtain the Total Available Components value.</w:t>
      </w:r>
    </w:p>
    <w:p w:rsidR="00B62A89" w:rsidRPr="00C32362" w:rsidRDefault="00B62A89" w:rsidP="00B62A89"/>
    <w:p w:rsidR="00B62A89" w:rsidRPr="00C32362" w:rsidRDefault="00B62A89" w:rsidP="00B62A89">
      <w:pPr>
        <w:pStyle w:val="Heading4"/>
        <w:rPr>
          <w:b w:val="0"/>
        </w:rPr>
      </w:pPr>
      <w:bookmarkStart w:id="1518" w:name="_Toc349561437"/>
      <w:bookmarkStart w:id="1519" w:name="_Toc349567653"/>
      <w:bookmarkStart w:id="1520" w:name="_Toc127245309"/>
      <w:r w:rsidRPr="00C32362">
        <w:rPr>
          <w:rStyle w:val="CharChar"/>
          <w:b/>
        </w:rPr>
        <w:lastRenderedPageBreak/>
        <w:t>A.3.1</w:t>
      </w:r>
      <w:r w:rsidR="00E77111">
        <w:rPr>
          <w:rStyle w:val="CharChar"/>
          <w:b/>
        </w:rPr>
        <w:t>5</w:t>
      </w:r>
      <w:r w:rsidRPr="00C32362">
        <w:rPr>
          <w:rStyle w:val="CharChar"/>
          <w:b/>
        </w:rPr>
        <w:t>.</w:t>
      </w:r>
      <w:r w:rsidR="00811FAD" w:rsidRPr="00C32362">
        <w:rPr>
          <w:rStyle w:val="CharChar"/>
          <w:b/>
        </w:rPr>
        <w:t>5</w:t>
      </w:r>
      <w:r w:rsidRPr="00C32362">
        <w:rPr>
          <w:rStyle w:val="CharChar"/>
          <w:b/>
        </w:rPr>
        <w:t>. Summary Worksheet</w:t>
      </w:r>
      <w:bookmarkEnd w:id="1518"/>
      <w:bookmarkEnd w:id="1519"/>
    </w:p>
    <w:bookmarkEnd w:id="1520"/>
    <w:p w:rsidR="00B62A89" w:rsidRPr="00C32362" w:rsidRDefault="00B62A89" w:rsidP="00B62A89"/>
    <w:p w:rsidR="00B62A89" w:rsidRPr="00C32362" w:rsidRDefault="00B62A89" w:rsidP="00B62A89">
      <w:r w:rsidRPr="00C32362">
        <w:t>The Summary Worksheet automatically calculates the Proposal Total.  This calculation is a sum of the calculated Total Mandatory value from the Mandatory Items Worksheet as described in Section A.3.1</w:t>
      </w:r>
      <w:r w:rsidR="00E77111">
        <w:t>5</w:t>
      </w:r>
      <w:r w:rsidRPr="00C32362">
        <w:t xml:space="preserve">.3. plus the calculated Total Product Classification </w:t>
      </w:r>
      <w:r w:rsidR="007F4729" w:rsidRPr="00C32362">
        <w:t>value as described in Section A.</w:t>
      </w:r>
      <w:r w:rsidRPr="00C32362">
        <w:t>3.</w:t>
      </w:r>
      <w:r w:rsidR="007F4729" w:rsidRPr="00C32362">
        <w:t>1</w:t>
      </w:r>
      <w:r w:rsidR="00E77111">
        <w:t>5</w:t>
      </w:r>
      <w:r w:rsidRPr="00C32362">
        <w:t>.</w:t>
      </w:r>
      <w:r w:rsidR="00497C7D" w:rsidRPr="00C32362">
        <w:t>4.1</w:t>
      </w:r>
      <w:r w:rsidRPr="00C32362">
        <w:t>.</w:t>
      </w:r>
    </w:p>
    <w:p w:rsidR="00B62A89" w:rsidRPr="00C32362" w:rsidRDefault="00B62A89" w:rsidP="00B62A89"/>
    <w:p w:rsidR="00922540" w:rsidRPr="00C32362" w:rsidRDefault="00922540" w:rsidP="00B62A89"/>
    <w:p w:rsidR="00B62A89" w:rsidRPr="00C32362" w:rsidRDefault="00B62A89" w:rsidP="00B62A89">
      <w:pPr>
        <w:pStyle w:val="Heading4"/>
      </w:pPr>
      <w:bookmarkStart w:id="1521" w:name="_Toc127245310"/>
      <w:bookmarkStart w:id="1522" w:name="_Toc349561438"/>
      <w:bookmarkStart w:id="1523" w:name="_Toc349567654"/>
      <w:r w:rsidRPr="00C32362">
        <w:t>A.3.1</w:t>
      </w:r>
      <w:r w:rsidR="00E77111">
        <w:t>5</w:t>
      </w:r>
      <w:r w:rsidRPr="00C32362">
        <w:t>.</w:t>
      </w:r>
      <w:r w:rsidR="00811FAD" w:rsidRPr="00C32362">
        <w:t>6</w:t>
      </w:r>
      <w:r w:rsidRPr="00C32362">
        <w:t>. Summary of Deviations/Exceptions (Price Proposal)</w:t>
      </w:r>
      <w:bookmarkEnd w:id="1521"/>
      <w:bookmarkEnd w:id="1522"/>
      <w:bookmarkEnd w:id="1523"/>
    </w:p>
    <w:p w:rsidR="00B62A89" w:rsidRPr="00C32362" w:rsidRDefault="00B62A89" w:rsidP="00B62A89"/>
    <w:p w:rsidR="00B62A89" w:rsidRPr="00C32362" w:rsidRDefault="00B62A89" w:rsidP="00B62A89">
      <w:r w:rsidRPr="00C32362">
        <w:t>Identify and explain the reason for any exceptions to or deviations from these price proposal instructions</w:t>
      </w:r>
    </w:p>
    <w:p w:rsidR="00B62A89" w:rsidRPr="00C32362" w:rsidRDefault="00B62A89" w:rsidP="00B62A89"/>
    <w:p w:rsidR="00B62A89" w:rsidRPr="00C32362" w:rsidRDefault="00B62A89" w:rsidP="00B62A89">
      <w:pPr>
        <w:jc w:val="center"/>
      </w:pPr>
      <w:r w:rsidRPr="00C32362">
        <w:t>(End of text)</w:t>
      </w:r>
    </w:p>
    <w:p w:rsidR="00B62A89" w:rsidRPr="00C32362" w:rsidRDefault="00B62A89" w:rsidP="00B62A89">
      <w:pPr>
        <w:pStyle w:val="Heading3"/>
      </w:pPr>
      <w:bookmarkStart w:id="1524" w:name="_Toc127245311"/>
      <w:bookmarkStart w:id="1525" w:name="_Toc349561439"/>
      <w:bookmarkStart w:id="1526" w:name="_Toc349567655"/>
      <w:bookmarkStart w:id="1527" w:name="_Toc359425708"/>
      <w:bookmarkStart w:id="1528" w:name="_Toc361312865"/>
      <w:bookmarkStart w:id="1529" w:name="_Toc361314108"/>
      <w:bookmarkStart w:id="1530" w:name="_Toc364329460"/>
      <w:bookmarkStart w:id="1531" w:name="_Toc370288424"/>
      <w:r w:rsidRPr="00C32362">
        <w:t>A.3.1</w:t>
      </w:r>
      <w:r w:rsidR="00E77111">
        <w:t>6</w:t>
      </w:r>
      <w:r w:rsidRPr="00C32362">
        <w:t>. PROPOSAL MARKING AND DELIVERY</w:t>
      </w:r>
      <w:bookmarkEnd w:id="1524"/>
      <w:bookmarkEnd w:id="1525"/>
      <w:bookmarkEnd w:id="1526"/>
      <w:bookmarkEnd w:id="1527"/>
      <w:bookmarkEnd w:id="1528"/>
      <w:bookmarkEnd w:id="1529"/>
      <w:bookmarkEnd w:id="1530"/>
      <w:bookmarkEnd w:id="1531"/>
    </w:p>
    <w:p w:rsidR="00B62A89" w:rsidRPr="00C32362" w:rsidRDefault="00B62A89" w:rsidP="00B62A89">
      <w:pPr>
        <w:pStyle w:val="Heading4"/>
      </w:pPr>
      <w:bookmarkStart w:id="1532" w:name="_Toc127245312"/>
      <w:bookmarkStart w:id="1533" w:name="_Toc349561440"/>
      <w:bookmarkStart w:id="1534" w:name="_Toc349567656"/>
      <w:r w:rsidRPr="00C32362">
        <w:t>A.3.1</w:t>
      </w:r>
      <w:r w:rsidR="00E77111">
        <w:t>6</w:t>
      </w:r>
      <w:r w:rsidRPr="00C32362">
        <w:t>.1. Receiving Office</w:t>
      </w:r>
      <w:bookmarkEnd w:id="1532"/>
      <w:bookmarkEnd w:id="1533"/>
      <w:bookmarkEnd w:id="1534"/>
    </w:p>
    <w:p w:rsidR="00B62A89" w:rsidRPr="00C32362" w:rsidRDefault="00B62A89" w:rsidP="00B62A89"/>
    <w:p w:rsidR="00B62A89" w:rsidRPr="00C32362" w:rsidRDefault="00B62A89" w:rsidP="00B62A89">
      <w:r w:rsidRPr="00C32362">
        <w:t xml:space="preserve">The designated receiving office for proposals is the Shipping and Receiving Dock, Building </w:t>
      </w:r>
      <w:r w:rsidR="007F4729" w:rsidRPr="00C32362">
        <w:t>35</w:t>
      </w:r>
      <w:r w:rsidRPr="00C32362">
        <w:t>, Goddard Space Flight Center, which must be accessed from Soil Conservation Road, North from Greenbelt Road.  Proposals must be received by the date and time stated on the solicitation face page.</w:t>
      </w:r>
    </w:p>
    <w:p w:rsidR="00B62A89" w:rsidRPr="00C32362" w:rsidRDefault="00B62A89" w:rsidP="00B62A89"/>
    <w:p w:rsidR="00B62A89" w:rsidRPr="00C32362" w:rsidRDefault="007F4729" w:rsidP="00B62A89">
      <w:r w:rsidRPr="00C32362">
        <w:t>The Building 35</w:t>
      </w:r>
      <w:r w:rsidR="00B62A89" w:rsidRPr="00C32362">
        <w:t xml:space="preserve"> Shipping and Receiving Dock is open from 7:30AM to 3:30PM, Monday through Friday, except Government holidays.  Contractor personnel conduct the GSFC receiving function, which includes mailroom operations.  Proposals will be marked with the date and time of receipt, subjected to security screening, secured, and delivered unopened to the Contracting Officer.</w:t>
      </w:r>
    </w:p>
    <w:p w:rsidR="00B62A89" w:rsidRPr="00C32362" w:rsidRDefault="00B62A89" w:rsidP="00B62A89"/>
    <w:p w:rsidR="00B62A89" w:rsidRPr="00C32362" w:rsidRDefault="00B62A89" w:rsidP="00B62A89">
      <w:r w:rsidRPr="00C32362">
        <w:t xml:space="preserve">There is a public access to the Building </w:t>
      </w:r>
      <w:r w:rsidR="007F4729" w:rsidRPr="00C32362">
        <w:t xml:space="preserve">35 </w:t>
      </w:r>
      <w:r w:rsidRPr="00C32362">
        <w:t>Shipping and Receiving Dock.  GSFC passes, badges, escorts, etc. are not required for access to the receiving dock.</w:t>
      </w:r>
    </w:p>
    <w:p w:rsidR="00922540" w:rsidRPr="00C32362" w:rsidRDefault="00922540" w:rsidP="00B62A89"/>
    <w:p w:rsidR="00B62A89" w:rsidRPr="00C32362" w:rsidRDefault="00B62A89" w:rsidP="00B62A89">
      <w:pPr>
        <w:pStyle w:val="Heading4"/>
      </w:pPr>
      <w:bookmarkStart w:id="1535" w:name="_Toc127245313"/>
      <w:bookmarkStart w:id="1536" w:name="_Toc349561441"/>
      <w:bookmarkStart w:id="1537" w:name="_Toc349567657"/>
      <w:r w:rsidRPr="00C32362">
        <w:t>A.3.1</w:t>
      </w:r>
      <w:r w:rsidR="00E77111">
        <w:t>6</w:t>
      </w:r>
      <w:r w:rsidRPr="00C32362">
        <w:t>.2. External Marking and Delivery</w:t>
      </w:r>
      <w:bookmarkEnd w:id="1535"/>
      <w:bookmarkEnd w:id="1536"/>
      <w:bookmarkEnd w:id="1537"/>
    </w:p>
    <w:p w:rsidR="00B62A89" w:rsidRPr="00C32362" w:rsidRDefault="00B62A89" w:rsidP="00B62A89"/>
    <w:p w:rsidR="00B62A89" w:rsidRPr="00C32362" w:rsidRDefault="00B62A89" w:rsidP="00B62A89">
      <w:r w:rsidRPr="00C32362">
        <w:t>All proposal packages must be closed and sealed.</w:t>
      </w:r>
    </w:p>
    <w:p w:rsidR="00B62A89" w:rsidRPr="00C32362" w:rsidRDefault="00B62A89" w:rsidP="00B62A89"/>
    <w:p w:rsidR="00B62A89" w:rsidRPr="00C32362" w:rsidRDefault="00B62A89" w:rsidP="00B62A89">
      <w:r w:rsidRPr="00C32362">
        <w:t>The required mailing address and external marking for proposals is as follows:</w:t>
      </w:r>
    </w:p>
    <w:p w:rsidR="00B62A89" w:rsidRPr="00C32362" w:rsidRDefault="00B62A89" w:rsidP="00B62A89"/>
    <w:p w:rsidR="00B62A89" w:rsidRPr="00C32362" w:rsidRDefault="00B62A89" w:rsidP="00B62A89">
      <w:r w:rsidRPr="00C32362">
        <w:t>Goddard Space Flight Center</w:t>
      </w:r>
    </w:p>
    <w:p w:rsidR="00B62A89" w:rsidRPr="00C32362" w:rsidRDefault="00B62A89" w:rsidP="00B62A89">
      <w:r w:rsidRPr="00C32362">
        <w:t>Greenbelt, MD  20771</w:t>
      </w:r>
    </w:p>
    <w:p w:rsidR="00B62A89" w:rsidRPr="00C32362" w:rsidRDefault="00B62A89" w:rsidP="00B62A89">
      <w:r w:rsidRPr="00C32362">
        <w:t xml:space="preserve">Building </w:t>
      </w:r>
      <w:r w:rsidR="007F4729" w:rsidRPr="00C32362">
        <w:t>35</w:t>
      </w:r>
      <w:r w:rsidRPr="00C32362">
        <w:t>-Shipping and Receiving</w:t>
      </w:r>
    </w:p>
    <w:p w:rsidR="00B62A89" w:rsidRPr="00C32362" w:rsidRDefault="00B62A89" w:rsidP="00B62A89">
      <w:r w:rsidRPr="00C32362">
        <w:t>Solicitation Number NNG</w:t>
      </w:r>
      <w:r w:rsidR="007F4729" w:rsidRPr="00C32362">
        <w:t>13451284</w:t>
      </w:r>
      <w:r w:rsidRPr="00C32362">
        <w:t xml:space="preserve">R </w:t>
      </w:r>
    </w:p>
    <w:p w:rsidR="00B62A89" w:rsidRPr="00C32362" w:rsidRDefault="00B62A89" w:rsidP="00B62A89">
      <w:r w:rsidRPr="00C32362">
        <w:t xml:space="preserve">Attention:  </w:t>
      </w:r>
      <w:r w:rsidR="00CA2BFA" w:rsidRPr="00CA2BFA">
        <w:rPr>
          <w:highlight w:val="yellow"/>
        </w:rPr>
        <w:t>LaShawn Davis</w:t>
      </w:r>
    </w:p>
    <w:p w:rsidR="00B62A89" w:rsidRPr="00C32362" w:rsidRDefault="00B62A89" w:rsidP="00B62A89">
      <w:r w:rsidRPr="00C32362">
        <w:t xml:space="preserve">BIDDING ON </w:t>
      </w:r>
      <w:r w:rsidR="007F4729" w:rsidRPr="00C32362">
        <w:t>GROUP</w:t>
      </w:r>
      <w:r w:rsidRPr="00C32362">
        <w:t>_______</w:t>
      </w:r>
    </w:p>
    <w:p w:rsidR="00B62A89" w:rsidRPr="00C32362" w:rsidRDefault="00B62A89" w:rsidP="00B62A89">
      <w:r w:rsidRPr="00C32362">
        <w:t>PROPOSAL</w:t>
      </w:r>
      <w:r w:rsidRPr="00C32362">
        <w:noBreakHyphen/>
      </w:r>
      <w:r w:rsidRPr="00C32362">
        <w:noBreakHyphen/>
        <w:t>DELIVER UNOPENED"</w:t>
      </w:r>
    </w:p>
    <w:p w:rsidR="00B62A89" w:rsidRPr="00C32362" w:rsidRDefault="00B62A89" w:rsidP="00B62A89"/>
    <w:p w:rsidR="00B62A89" w:rsidRPr="00C32362" w:rsidRDefault="00B62A89" w:rsidP="00B62A89">
      <w:pPr>
        <w:pStyle w:val="Heading3"/>
      </w:pPr>
      <w:bookmarkStart w:id="1538" w:name="_Toc349561442"/>
      <w:bookmarkStart w:id="1539" w:name="_Toc349567658"/>
      <w:bookmarkStart w:id="1540" w:name="_Toc359425709"/>
      <w:bookmarkStart w:id="1541" w:name="_Toc361312866"/>
      <w:bookmarkStart w:id="1542" w:name="_Toc361314109"/>
      <w:bookmarkStart w:id="1543" w:name="_Toc364329461"/>
      <w:bookmarkStart w:id="1544" w:name="_Toc370288425"/>
      <w:r w:rsidRPr="00C32362">
        <w:t>A.3.1</w:t>
      </w:r>
      <w:r w:rsidR="00E77111">
        <w:t xml:space="preserve">7. </w:t>
      </w:r>
      <w:r w:rsidRPr="00C32362">
        <w:t>LIST OF EXHIBITS</w:t>
      </w:r>
      <w:bookmarkEnd w:id="1538"/>
      <w:bookmarkEnd w:id="1539"/>
      <w:bookmarkEnd w:id="1540"/>
      <w:bookmarkEnd w:id="1541"/>
      <w:bookmarkEnd w:id="1542"/>
      <w:bookmarkEnd w:id="1543"/>
      <w:bookmarkEnd w:id="1544"/>
    </w:p>
    <w:p w:rsidR="00B62A89" w:rsidRPr="00C32362" w:rsidRDefault="00B62A89" w:rsidP="00B62A89">
      <w:r w:rsidRPr="00C32362">
        <w:rPr>
          <w:u w:val="single"/>
        </w:rPr>
        <w:t>Technical Exhibits</w:t>
      </w:r>
      <w:r w:rsidRPr="00C32362">
        <w:t xml:space="preserve">:   </w:t>
      </w:r>
    </w:p>
    <w:p w:rsidR="00B62A89" w:rsidRPr="00C32362" w:rsidRDefault="00B62A89" w:rsidP="00B62A89"/>
    <w:p w:rsidR="00B62A89" w:rsidRPr="00C32362" w:rsidRDefault="00B62A89" w:rsidP="00B62A89">
      <w:r w:rsidRPr="00C32362">
        <w:t>The following exhibits will be provided with the official RFP:</w:t>
      </w:r>
    </w:p>
    <w:p w:rsidR="00B62A89" w:rsidRPr="00C32362" w:rsidRDefault="00B62A89" w:rsidP="00B62A89">
      <w:r w:rsidRPr="00C32362">
        <w:t xml:space="preserve">Exhibit </w:t>
      </w:r>
      <w:r w:rsidR="00497C7D" w:rsidRPr="00C32362">
        <w:t xml:space="preserve">MMA </w:t>
      </w:r>
      <w:r w:rsidRPr="00C32362">
        <w:t>Group A Minimum Mandatory Specification Matrix (TAB 1)</w:t>
      </w:r>
    </w:p>
    <w:p w:rsidR="00B62A89" w:rsidRPr="00C32362" w:rsidRDefault="00B62A89" w:rsidP="00B62A89">
      <w:r w:rsidRPr="00C32362">
        <w:t xml:space="preserve">Exhibit </w:t>
      </w:r>
      <w:r w:rsidR="00497C7D" w:rsidRPr="00C32362">
        <w:t xml:space="preserve">MMB </w:t>
      </w:r>
      <w:r w:rsidRPr="00C32362">
        <w:t>Group B Minimum Mandatory Specification Matrix (TAB 1)</w:t>
      </w:r>
    </w:p>
    <w:p w:rsidR="00B62A89" w:rsidRPr="00C32362" w:rsidRDefault="00B62A89" w:rsidP="00B62A89">
      <w:r w:rsidRPr="00C32362">
        <w:t xml:space="preserve">Exhibit </w:t>
      </w:r>
      <w:r w:rsidR="00497C7D" w:rsidRPr="00C32362">
        <w:t xml:space="preserve">MMC </w:t>
      </w:r>
      <w:r w:rsidRPr="00C32362">
        <w:t>Group C Minimum Mandatory Specification Matrix (TAB 1)</w:t>
      </w:r>
    </w:p>
    <w:p w:rsidR="00B62A89" w:rsidRPr="00C32362" w:rsidRDefault="00B62A89" w:rsidP="00B62A89">
      <w:r w:rsidRPr="00C32362">
        <w:t xml:space="preserve">Exhibit </w:t>
      </w:r>
      <w:r w:rsidR="00497C7D" w:rsidRPr="00C32362">
        <w:t xml:space="preserve">MMD </w:t>
      </w:r>
      <w:r w:rsidRPr="00C32362">
        <w:t>Group D Minimum Mandatory Specification Matrix (TAB 1)</w:t>
      </w:r>
    </w:p>
    <w:p w:rsidR="00B62A89" w:rsidRPr="00C32362" w:rsidRDefault="00B62A89" w:rsidP="00B62A89"/>
    <w:p w:rsidR="00B62A89" w:rsidRPr="00C32362" w:rsidRDefault="00B62A89" w:rsidP="00B62A89">
      <w:r w:rsidRPr="00C32362">
        <w:t xml:space="preserve">Exhibit </w:t>
      </w:r>
      <w:r w:rsidR="00497C7D" w:rsidRPr="00C32362">
        <w:t xml:space="preserve">EMDFA </w:t>
      </w:r>
      <w:r w:rsidRPr="00C32362">
        <w:t>Group A Exceeding the Minimum</w:t>
      </w:r>
      <w:r w:rsidR="00497C7D" w:rsidRPr="00C32362">
        <w:t>/ Desirable Features</w:t>
      </w:r>
      <w:r w:rsidRPr="00C32362">
        <w:t xml:space="preserve"> Matrix (TAB 4)</w:t>
      </w:r>
    </w:p>
    <w:p w:rsidR="00B62A89" w:rsidRPr="00C32362" w:rsidRDefault="00B62A89" w:rsidP="00B62A89">
      <w:r w:rsidRPr="00C32362">
        <w:t xml:space="preserve">Exhibit </w:t>
      </w:r>
      <w:r w:rsidR="00497C7D" w:rsidRPr="00C32362">
        <w:t xml:space="preserve">EMDFB </w:t>
      </w:r>
      <w:r w:rsidRPr="00C32362">
        <w:t>Group B Exceeding the Minimum</w:t>
      </w:r>
      <w:r w:rsidR="00497C7D" w:rsidRPr="00C32362">
        <w:t>/ Desirable Features</w:t>
      </w:r>
      <w:r w:rsidRPr="00C32362">
        <w:t xml:space="preserve"> Matrix (TAB 4)</w:t>
      </w:r>
    </w:p>
    <w:p w:rsidR="00B62A89" w:rsidRPr="00C32362" w:rsidRDefault="00B62A89" w:rsidP="00B62A89">
      <w:r w:rsidRPr="00C32362">
        <w:t xml:space="preserve">Exhibit </w:t>
      </w:r>
      <w:r w:rsidR="00497C7D" w:rsidRPr="00C32362">
        <w:t xml:space="preserve">EMDFC </w:t>
      </w:r>
      <w:r w:rsidRPr="00C32362">
        <w:t>Group C Exceeding the Minimum</w:t>
      </w:r>
      <w:r w:rsidR="00497C7D" w:rsidRPr="00C32362">
        <w:t>/ Desirable Features</w:t>
      </w:r>
      <w:r w:rsidRPr="00C32362">
        <w:t xml:space="preserve"> Matrix (TAB 4)</w:t>
      </w:r>
    </w:p>
    <w:p w:rsidR="00B62A89" w:rsidRPr="00C32362" w:rsidRDefault="00B62A89" w:rsidP="00B62A89">
      <w:r w:rsidRPr="00C32362">
        <w:lastRenderedPageBreak/>
        <w:t xml:space="preserve">Exhibit </w:t>
      </w:r>
      <w:r w:rsidR="00497C7D" w:rsidRPr="00C32362">
        <w:t xml:space="preserve">EMDFD </w:t>
      </w:r>
      <w:r w:rsidRPr="00C32362">
        <w:t>Group D Exceeding the Minimum</w:t>
      </w:r>
      <w:r w:rsidR="00497C7D" w:rsidRPr="00C32362">
        <w:t>/ Desirable Features</w:t>
      </w:r>
      <w:r w:rsidRPr="00C32362">
        <w:t xml:space="preserve"> Matrix (TAB 4)</w:t>
      </w:r>
    </w:p>
    <w:p w:rsidR="00B62A89" w:rsidRPr="00C32362" w:rsidRDefault="00B62A89" w:rsidP="00B62A89"/>
    <w:p w:rsidR="00B62A89" w:rsidRPr="00C32362" w:rsidRDefault="00B62A89" w:rsidP="00B62A89"/>
    <w:p w:rsidR="00B62A89" w:rsidRPr="00C32362" w:rsidRDefault="00B62A89" w:rsidP="00B62A89">
      <w:r w:rsidRPr="00C32362">
        <w:rPr>
          <w:u w:val="single"/>
        </w:rPr>
        <w:t>Price Exhibits</w:t>
      </w:r>
      <w:r w:rsidRPr="00C32362">
        <w:t xml:space="preserve">:  </w:t>
      </w:r>
    </w:p>
    <w:p w:rsidR="00B62A89" w:rsidRPr="00C32362" w:rsidRDefault="00B62A89" w:rsidP="00B62A89">
      <w:r w:rsidRPr="00C32362">
        <w:t xml:space="preserve">Exhibit </w:t>
      </w:r>
      <w:r w:rsidR="00497C7D" w:rsidRPr="00C32362">
        <w:t xml:space="preserve">PA </w:t>
      </w:r>
      <w:r w:rsidRPr="00C32362">
        <w:t xml:space="preserve">Group A Price Exhibit          </w:t>
      </w:r>
    </w:p>
    <w:p w:rsidR="00B62A89" w:rsidRPr="00C32362" w:rsidRDefault="00B62A89" w:rsidP="00B62A89">
      <w:r w:rsidRPr="00C32362">
        <w:t>Exhibit P</w:t>
      </w:r>
      <w:r w:rsidR="00497C7D" w:rsidRPr="00C32362">
        <w:t>B</w:t>
      </w:r>
      <w:r w:rsidRPr="00C32362">
        <w:t xml:space="preserve"> Group B Price Exhibit</w:t>
      </w:r>
    </w:p>
    <w:p w:rsidR="00B62A89" w:rsidRPr="00C32362" w:rsidRDefault="00B62A89" w:rsidP="00B62A89">
      <w:r w:rsidRPr="00C32362">
        <w:t xml:space="preserve">Exhibit </w:t>
      </w:r>
      <w:r w:rsidR="00497C7D" w:rsidRPr="00C32362">
        <w:t xml:space="preserve">PC </w:t>
      </w:r>
      <w:r w:rsidRPr="00C32362">
        <w:t>Group C Price Exhibit</w:t>
      </w:r>
    </w:p>
    <w:p w:rsidR="00B62A89" w:rsidRPr="00C32362" w:rsidRDefault="00B62A89" w:rsidP="00B62A89">
      <w:r w:rsidRPr="00C32362">
        <w:t xml:space="preserve">Exhibit </w:t>
      </w:r>
      <w:r w:rsidR="00497C7D" w:rsidRPr="00C32362">
        <w:t xml:space="preserve">PD </w:t>
      </w:r>
      <w:r w:rsidRPr="00C32362">
        <w:t>Group D Price Exhibit</w:t>
      </w:r>
    </w:p>
    <w:p w:rsidR="00B62A89" w:rsidRPr="00C32362" w:rsidRDefault="00B62A89" w:rsidP="00B62A89"/>
    <w:p w:rsidR="00B62A89" w:rsidRPr="00C32362" w:rsidRDefault="00B62A89" w:rsidP="00B62A89">
      <w:pPr>
        <w:pStyle w:val="Heading3"/>
      </w:pPr>
      <w:bookmarkStart w:id="1545" w:name="_Toc349561443"/>
      <w:bookmarkStart w:id="1546" w:name="_Toc349567659"/>
      <w:bookmarkStart w:id="1547" w:name="_Toc359425710"/>
      <w:bookmarkStart w:id="1548" w:name="_Toc361312867"/>
      <w:bookmarkStart w:id="1549" w:name="_Toc361314110"/>
      <w:bookmarkStart w:id="1550" w:name="_Toc364329462"/>
      <w:bookmarkStart w:id="1551" w:name="_Toc370288426"/>
      <w:r w:rsidRPr="00C32362">
        <w:t>A.3.</w:t>
      </w:r>
      <w:r w:rsidR="00E77111">
        <w:t>18</w:t>
      </w:r>
      <w:r w:rsidRPr="00C32362">
        <w:t>. SINGLE OR MULTIPLE AWARDS (52.216-27) (OCT 1995)</w:t>
      </w:r>
      <w:bookmarkEnd w:id="1545"/>
      <w:bookmarkEnd w:id="1546"/>
      <w:bookmarkEnd w:id="1547"/>
      <w:bookmarkEnd w:id="1548"/>
      <w:bookmarkEnd w:id="1549"/>
      <w:bookmarkEnd w:id="1550"/>
      <w:bookmarkEnd w:id="1551"/>
    </w:p>
    <w:p w:rsidR="00B62A89" w:rsidRPr="00C32362" w:rsidRDefault="00B62A89" w:rsidP="00B62A89">
      <w:r w:rsidRPr="00C32362">
        <w:t xml:space="preserve">The Government may elect to award a single delivery order contract or task order contract or to award multiple delivery order or task order contracts for the same or similar supplies or services to two or more sources under this solicitation. </w:t>
      </w:r>
      <w:r w:rsidR="008F21A9" w:rsidRPr="00C32362">
        <w:t xml:space="preserve">The government intends to award </w:t>
      </w:r>
      <w:r w:rsidR="005E1F82" w:rsidRPr="00C32362">
        <w:t>multiple</w:t>
      </w:r>
      <w:r w:rsidR="008F21A9" w:rsidRPr="00C32362">
        <w:t xml:space="preserve"> awards to each Group if possible. The number of awards will be based on the number of the most highly competitive proposals that meet the solicitation requirements.</w:t>
      </w:r>
    </w:p>
    <w:p w:rsidR="00B510B4" w:rsidRDefault="00B62A89" w:rsidP="00B510B4">
      <w:pPr>
        <w:widowControl w:val="0"/>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pPr>
      <w:r w:rsidRPr="00C32362">
        <w:t>(End of provision)</w:t>
      </w:r>
      <w:r w:rsidRPr="00C32362">
        <w:br w:type="page"/>
      </w:r>
    </w:p>
    <w:p w:rsidR="00B62A89" w:rsidRPr="00C32362" w:rsidRDefault="00B62A89" w:rsidP="00B62A89">
      <w:pPr>
        <w:jc w:val="center"/>
      </w:pPr>
    </w:p>
    <w:p w:rsidR="00B62A89" w:rsidRPr="00D9231D" w:rsidRDefault="00B62A89" w:rsidP="00D9231D">
      <w:pPr>
        <w:pStyle w:val="Heading1"/>
      </w:pPr>
      <w:bookmarkStart w:id="1552" w:name="_Toc127245316"/>
      <w:bookmarkStart w:id="1553" w:name="_Toc349561444"/>
      <w:bookmarkStart w:id="1554" w:name="_Toc349567660"/>
      <w:bookmarkStart w:id="1555" w:name="_Toc359425711"/>
      <w:bookmarkStart w:id="1556" w:name="_Toc361312868"/>
      <w:bookmarkStart w:id="1557" w:name="_Toc361314111"/>
      <w:bookmarkStart w:id="1558" w:name="_Toc364329463"/>
      <w:bookmarkStart w:id="1559" w:name="_Toc370288427"/>
      <w:r w:rsidRPr="00D9231D">
        <w:t>IV.  EVALUATION-COMMERCIAL ITEMS (52.212-2) (JAN 1999)(Modified)</w:t>
      </w:r>
      <w:bookmarkEnd w:id="1552"/>
      <w:bookmarkEnd w:id="1553"/>
      <w:bookmarkEnd w:id="1554"/>
      <w:bookmarkEnd w:id="1555"/>
      <w:bookmarkEnd w:id="1556"/>
      <w:bookmarkEnd w:id="1557"/>
      <w:bookmarkEnd w:id="1558"/>
      <w:bookmarkEnd w:id="1559"/>
    </w:p>
    <w:p w:rsidR="00B62A89" w:rsidRPr="00C32362" w:rsidRDefault="00B62A89" w:rsidP="00B62A89">
      <w:pPr>
        <w:pStyle w:val="Heading3"/>
      </w:pPr>
      <w:bookmarkStart w:id="1560" w:name="_Toc127245317"/>
      <w:bookmarkStart w:id="1561" w:name="_Toc349561445"/>
      <w:bookmarkStart w:id="1562" w:name="_Toc349567661"/>
      <w:bookmarkStart w:id="1563" w:name="_Toc359425712"/>
      <w:bookmarkStart w:id="1564" w:name="_Toc361312869"/>
      <w:bookmarkStart w:id="1565" w:name="_Toc361314112"/>
      <w:bookmarkStart w:id="1566" w:name="_Toc364329464"/>
      <w:bookmarkStart w:id="1567" w:name="_Toc370288428"/>
      <w:r w:rsidRPr="00C32362">
        <w:t>A.4.1. EVALUATION PROCEDURES AND FACTORS- GENERAL</w:t>
      </w:r>
      <w:bookmarkEnd w:id="1560"/>
      <w:bookmarkEnd w:id="1561"/>
      <w:bookmarkEnd w:id="1562"/>
      <w:bookmarkEnd w:id="1563"/>
      <w:bookmarkEnd w:id="1564"/>
      <w:bookmarkEnd w:id="1565"/>
      <w:bookmarkEnd w:id="1566"/>
      <w:bookmarkEnd w:id="1567"/>
    </w:p>
    <w:p w:rsidR="00B62A89" w:rsidRPr="00C32362" w:rsidRDefault="00B62A89" w:rsidP="00B62A89"/>
    <w:p w:rsidR="00B62A89" w:rsidRPr="00C32362" w:rsidRDefault="00B62A89" w:rsidP="00B62A89">
      <w:pPr>
        <w:pStyle w:val="Heading4"/>
      </w:pPr>
      <w:bookmarkStart w:id="1568" w:name="_Toc127245318"/>
      <w:bookmarkStart w:id="1569" w:name="_Toc349561446"/>
      <w:bookmarkStart w:id="1570" w:name="_Toc349567662"/>
      <w:r w:rsidRPr="00C32362">
        <w:t xml:space="preserve">A.4.1.1. </w:t>
      </w:r>
      <w:r w:rsidRPr="00C32362">
        <w:rPr>
          <w:bCs/>
        </w:rPr>
        <w:t>S</w:t>
      </w:r>
      <w:r w:rsidRPr="00C32362">
        <w:t>ource Selection</w:t>
      </w:r>
      <w:bookmarkEnd w:id="1568"/>
      <w:bookmarkEnd w:id="1569"/>
      <w:bookmarkEnd w:id="1570"/>
    </w:p>
    <w:p w:rsidR="00B62A89" w:rsidRPr="00C32362" w:rsidRDefault="00B62A89" w:rsidP="00B62A89">
      <w:pPr>
        <w:jc w:val="both"/>
      </w:pPr>
    </w:p>
    <w:p w:rsidR="00C05C2A" w:rsidRPr="00C32362" w:rsidRDefault="00B62A89" w:rsidP="00C05C2A">
      <w:pPr>
        <w:ind w:left="360"/>
        <w:jc w:val="both"/>
      </w:pPr>
      <w:r w:rsidRPr="00C32362">
        <w:t>This competitive negotiated acquisition shall be conducted in accordance with FAR 15.3, "Source Selection", and NASA FAR Supplement (NFS) 1815.3, same subject.  The Source Evaluation Board procedures at NFS 1815.370, "NASA formal source selection" will apply.</w:t>
      </w:r>
    </w:p>
    <w:p w:rsidR="00C05C2A" w:rsidRPr="00C32362" w:rsidRDefault="00B62A89" w:rsidP="00C05C2A">
      <w:pPr>
        <w:ind w:left="360"/>
        <w:jc w:val="both"/>
      </w:pPr>
      <w:r w:rsidRPr="00C32362">
        <w:t xml:space="preserve"> </w:t>
      </w:r>
    </w:p>
    <w:p w:rsidR="00C05C2A" w:rsidRPr="00C32362" w:rsidRDefault="00B62A89" w:rsidP="00C05C2A">
      <w:pPr>
        <w:ind w:left="360"/>
        <w:jc w:val="both"/>
      </w:pPr>
      <w:r w:rsidRPr="00C32362">
        <w:t xml:space="preserve">The attention of </w:t>
      </w:r>
      <w:r w:rsidR="00F354B2" w:rsidRPr="00C32362">
        <w:t>Offerors</w:t>
      </w:r>
      <w:r w:rsidRPr="00C32362">
        <w:t xml:space="preserve"> is particularly directed to NFS 1815.305, "Proposal Evaluation" and to NFS 1815.305-70, "Identification of Unacceptable Proposals".</w:t>
      </w:r>
    </w:p>
    <w:p w:rsidR="00C05C2A" w:rsidRPr="00C32362" w:rsidRDefault="00C05C2A" w:rsidP="00C05C2A">
      <w:pPr>
        <w:ind w:left="360"/>
        <w:jc w:val="both"/>
      </w:pPr>
    </w:p>
    <w:p w:rsidR="00C05C2A" w:rsidRPr="00C32362" w:rsidRDefault="00B62A89" w:rsidP="00C05C2A">
      <w:pPr>
        <w:ind w:left="360"/>
        <w:rPr>
          <w:rFonts w:eastAsia="MS Mincho"/>
        </w:rPr>
      </w:pPr>
      <w:r w:rsidRPr="00C32362">
        <w:t xml:space="preserve">A trade-off process, as described at FAR 15.101-1, will be used in making source </w:t>
      </w:r>
      <w:r w:rsidR="005E1F82" w:rsidRPr="00C32362">
        <w:t>selection.</w:t>
      </w:r>
      <w:r w:rsidR="005E1F82" w:rsidRPr="00C32362">
        <w:rPr>
          <w:rFonts w:eastAsia="MS Mincho"/>
        </w:rPr>
        <w:t xml:space="preserve"> To</w:t>
      </w:r>
      <w:r w:rsidRPr="00C32362">
        <w:rPr>
          <w:rFonts w:eastAsia="MS Mincho"/>
        </w:rPr>
        <w:t xml:space="preserve"> be acceptable and eligible for evaluation, proposals shall: 1) meet all the minimum mandatory specifications set forth in this Solicitation Document.  Proposals meeting these criteria will be further evaluated and award will be made to th</w:t>
      </w:r>
      <w:r w:rsidR="00B511A2">
        <w:rPr>
          <w:rFonts w:eastAsia="MS Mincho"/>
        </w:rPr>
        <w:t xml:space="preserve">e </w:t>
      </w:r>
      <w:r w:rsidRPr="00C32362">
        <w:rPr>
          <w:rFonts w:eastAsia="MS Mincho"/>
        </w:rPr>
        <w:t xml:space="preserve"> responsible offeror</w:t>
      </w:r>
      <w:r w:rsidR="00D47F15" w:rsidRPr="00C32362">
        <w:rPr>
          <w:rFonts w:eastAsia="MS Mincho"/>
        </w:rPr>
        <w:t>(s)</w:t>
      </w:r>
      <w:r w:rsidRPr="00C32362">
        <w:rPr>
          <w:rFonts w:eastAsia="MS Mincho"/>
        </w:rPr>
        <w:t xml:space="preserve"> whose </w:t>
      </w:r>
      <w:r w:rsidR="005E1F82" w:rsidRPr="00C32362">
        <w:rPr>
          <w:rFonts w:eastAsia="MS Mincho"/>
        </w:rPr>
        <w:t>proposals</w:t>
      </w:r>
      <w:r w:rsidR="00D47F15" w:rsidRPr="00C32362">
        <w:rPr>
          <w:rFonts w:eastAsia="MS Mincho"/>
        </w:rPr>
        <w:t xml:space="preserve"> are</w:t>
      </w:r>
      <w:r w:rsidRPr="00C32362">
        <w:rPr>
          <w:rFonts w:eastAsia="MS Mincho"/>
        </w:rPr>
        <w:t xml:space="preserve"> determined to represent the best value to the Government, </w:t>
      </w:r>
      <w:r w:rsidR="00CE27C6" w:rsidRPr="00C32362">
        <w:rPr>
          <w:rFonts w:eastAsia="MS Mincho"/>
        </w:rPr>
        <w:t xml:space="preserve">Management/Technical </w:t>
      </w:r>
      <w:r w:rsidR="00045D69" w:rsidRPr="00C32362">
        <w:rPr>
          <w:rFonts w:eastAsia="MS Mincho"/>
        </w:rPr>
        <w:t>Approach</w:t>
      </w:r>
      <w:r w:rsidR="00045D69">
        <w:rPr>
          <w:rFonts w:eastAsia="MS Mincho"/>
        </w:rPr>
        <w:t xml:space="preserve"> </w:t>
      </w:r>
      <w:r w:rsidR="006C30E3">
        <w:rPr>
          <w:rFonts w:eastAsia="MS Mincho"/>
        </w:rPr>
        <w:t xml:space="preserve">and </w:t>
      </w:r>
      <w:r w:rsidR="006C30E3" w:rsidRPr="00C32362">
        <w:rPr>
          <w:rFonts w:eastAsia="MS Mincho"/>
        </w:rPr>
        <w:t>Price</w:t>
      </w:r>
      <w:r w:rsidRPr="00C32362">
        <w:rPr>
          <w:rFonts w:eastAsia="MS Mincho"/>
        </w:rPr>
        <w:t xml:space="preserve">.  The relative order of importance of the </w:t>
      </w:r>
      <w:r w:rsidR="00CE27C6" w:rsidRPr="00C32362">
        <w:rPr>
          <w:rFonts w:eastAsia="MS Mincho"/>
        </w:rPr>
        <w:t>Management/Technical Approach</w:t>
      </w:r>
      <w:r w:rsidR="00D01E05">
        <w:rPr>
          <w:rFonts w:eastAsia="MS Mincho"/>
        </w:rPr>
        <w:t xml:space="preserve"> </w:t>
      </w:r>
      <w:r w:rsidR="00A6493D">
        <w:rPr>
          <w:rFonts w:eastAsia="MS Mincho"/>
        </w:rPr>
        <w:t>and</w:t>
      </w:r>
      <w:r w:rsidR="00CE27C6" w:rsidRPr="00C32362">
        <w:rPr>
          <w:rFonts w:eastAsia="MS Mincho"/>
        </w:rPr>
        <w:t xml:space="preserve"> Price</w:t>
      </w:r>
      <w:r w:rsidRPr="00C32362">
        <w:rPr>
          <w:rFonts w:eastAsia="MS Mincho"/>
        </w:rPr>
        <w:t xml:space="preserve"> </w:t>
      </w:r>
      <w:r w:rsidR="00DE57EE" w:rsidRPr="00C32362">
        <w:rPr>
          <w:rFonts w:eastAsia="MS Mincho"/>
        </w:rPr>
        <w:t>factors are set forth in, A.4.1.3., below.</w:t>
      </w:r>
      <w:r w:rsidR="00C958DC">
        <w:rPr>
          <w:rFonts w:eastAsia="MS Mincho"/>
        </w:rPr>
        <w:t xml:space="preserve"> Past Performance will be evaluated on an Acceptable/Unacceptable basis.</w:t>
      </w:r>
    </w:p>
    <w:p w:rsidR="00B62A89" w:rsidRPr="00C32362" w:rsidRDefault="00B62A89" w:rsidP="00B62A89">
      <w:pPr>
        <w:rPr>
          <w:rFonts w:eastAsia="MS Mincho"/>
        </w:rPr>
      </w:pPr>
    </w:p>
    <w:p w:rsidR="00B62A89" w:rsidRPr="00C32362" w:rsidRDefault="00B62A89" w:rsidP="00B62A89">
      <w:pPr>
        <w:pStyle w:val="Heading4"/>
      </w:pPr>
      <w:bookmarkStart w:id="1571" w:name="_Toc127245319"/>
      <w:bookmarkStart w:id="1572" w:name="_Toc349561447"/>
      <w:bookmarkStart w:id="1573" w:name="_Toc349567663"/>
      <w:r w:rsidRPr="00C32362">
        <w:t>A.4.1.2. General Description of Evaluation Factors</w:t>
      </w:r>
      <w:bookmarkEnd w:id="1571"/>
      <w:bookmarkEnd w:id="1572"/>
      <w:bookmarkEnd w:id="1573"/>
    </w:p>
    <w:p w:rsidR="00B62A89" w:rsidRPr="00C32362" w:rsidRDefault="00B62A89" w:rsidP="00B62A89"/>
    <w:p w:rsidR="00C05C2A" w:rsidRPr="00C32362" w:rsidRDefault="00B62A89" w:rsidP="00C05C2A">
      <w:pPr>
        <w:ind w:left="360"/>
      </w:pPr>
      <w:r w:rsidRPr="00C32362">
        <w:t xml:space="preserve">The evaluation factors are </w:t>
      </w:r>
      <w:r w:rsidR="00CE27C6" w:rsidRPr="00C32362">
        <w:t>Management/Technical Approach</w:t>
      </w:r>
      <w:r w:rsidR="00E86CF6" w:rsidRPr="00C32362">
        <w:t xml:space="preserve"> and</w:t>
      </w:r>
      <w:r w:rsidRPr="00C32362">
        <w:t xml:space="preserve"> Price</w:t>
      </w:r>
      <w:r w:rsidR="00E86CF6" w:rsidRPr="00C32362">
        <w:t>.</w:t>
      </w:r>
      <w:r w:rsidRPr="00C32362">
        <w:t xml:space="preserve">  In accordance with NFS 1815.304-70, the </w:t>
      </w:r>
      <w:r w:rsidR="00CE27C6" w:rsidRPr="00C32362">
        <w:t>Management/Technical Approach</w:t>
      </w:r>
      <w:r w:rsidRPr="00C32362">
        <w:t xml:space="preserve"> subfactor will be weighted and scored on a 1000 point scale.  Only the </w:t>
      </w:r>
      <w:r w:rsidR="00CE27C6" w:rsidRPr="00C32362">
        <w:t xml:space="preserve">Management/Technical Approach </w:t>
      </w:r>
      <w:r w:rsidRPr="00C32362">
        <w:t>factor is numerically scored.</w:t>
      </w:r>
    </w:p>
    <w:p w:rsidR="00B62A89" w:rsidRPr="00C32362" w:rsidRDefault="00B62A89" w:rsidP="00B62A89">
      <w:pPr>
        <w:jc w:val="both"/>
      </w:pPr>
    </w:p>
    <w:p w:rsidR="00B62A89" w:rsidRPr="00C32362" w:rsidRDefault="00B62A89" w:rsidP="00B62A89">
      <w:pPr>
        <w:pStyle w:val="Heading4"/>
      </w:pPr>
      <w:bookmarkStart w:id="1574" w:name="_Toc127245320"/>
      <w:bookmarkStart w:id="1575" w:name="_Toc349561448"/>
      <w:bookmarkStart w:id="1576" w:name="_Toc349567664"/>
      <w:r w:rsidRPr="00C32362">
        <w:t>A.4.1.3. Relative Order of Importance for Evaluation Factors</w:t>
      </w:r>
      <w:bookmarkEnd w:id="1574"/>
      <w:bookmarkEnd w:id="1575"/>
      <w:bookmarkEnd w:id="1576"/>
    </w:p>
    <w:p w:rsidR="00B62A89" w:rsidRPr="00C32362" w:rsidRDefault="00B62A89" w:rsidP="00B62A89"/>
    <w:p w:rsidR="00C05C2A" w:rsidRPr="00C32362" w:rsidRDefault="00B62A89" w:rsidP="00C05C2A">
      <w:pPr>
        <w:ind w:left="360"/>
      </w:pPr>
      <w:r w:rsidRPr="00C32362">
        <w:t xml:space="preserve">The </w:t>
      </w:r>
      <w:r w:rsidR="00CE27C6" w:rsidRPr="00C32362">
        <w:t xml:space="preserve">Management/Technical Approach </w:t>
      </w:r>
      <w:r w:rsidR="005E1F82" w:rsidRPr="00C32362">
        <w:t>Factor is</w:t>
      </w:r>
      <w:r w:rsidRPr="00C32362">
        <w:t xml:space="preserve"> approximately equal in importance to the </w:t>
      </w:r>
      <w:r w:rsidR="00CE27C6" w:rsidRPr="00C32362">
        <w:t xml:space="preserve">Price </w:t>
      </w:r>
      <w:r w:rsidRPr="00C32362">
        <w:t xml:space="preserve">Factor. Price will be evaluated in accordance with the pricing model and WILL NOT BE POINT SCORED.  </w:t>
      </w:r>
    </w:p>
    <w:p w:rsidR="00C05C2A" w:rsidRPr="00C32362" w:rsidRDefault="00C05C2A" w:rsidP="00C05C2A">
      <w:pPr>
        <w:ind w:left="360"/>
      </w:pPr>
    </w:p>
    <w:p w:rsidR="00B62A89" w:rsidRPr="00C32362" w:rsidRDefault="00B62A89" w:rsidP="00B62A89"/>
    <w:p w:rsidR="00B62A89" w:rsidRPr="00C32362" w:rsidRDefault="00B62A89" w:rsidP="00B62A89">
      <w:pPr>
        <w:pStyle w:val="Heading3"/>
      </w:pPr>
      <w:bookmarkStart w:id="1577" w:name="_Toc127245322"/>
      <w:bookmarkStart w:id="1578" w:name="_Toc349561449"/>
      <w:bookmarkStart w:id="1579" w:name="_Toc349567665"/>
      <w:bookmarkStart w:id="1580" w:name="_Toc359425713"/>
      <w:bookmarkStart w:id="1581" w:name="_Toc361312870"/>
      <w:bookmarkStart w:id="1582" w:name="_Toc361314113"/>
      <w:bookmarkStart w:id="1583" w:name="_Toc364329465"/>
      <w:bookmarkStart w:id="1584" w:name="_Toc370288429"/>
      <w:r w:rsidRPr="00C32362">
        <w:t>A.4.2. COMPLIANCE WITH MINIMUM MANDATORY SPECIFICATIONS</w:t>
      </w:r>
      <w:bookmarkEnd w:id="1577"/>
      <w:bookmarkEnd w:id="1578"/>
      <w:bookmarkEnd w:id="1579"/>
      <w:bookmarkEnd w:id="1580"/>
      <w:bookmarkEnd w:id="1581"/>
      <w:bookmarkEnd w:id="1582"/>
      <w:bookmarkEnd w:id="1583"/>
      <w:bookmarkEnd w:id="1584"/>
    </w:p>
    <w:p w:rsidR="00B62A89" w:rsidRPr="00C32362" w:rsidRDefault="00B62A89" w:rsidP="00B62A89"/>
    <w:p w:rsidR="00B62A89" w:rsidRPr="00C32362" w:rsidRDefault="00B62A89" w:rsidP="00B62A89">
      <w:r w:rsidRPr="00C32362">
        <w:t>The Government will first evaluate TAB 1 of the proposals received for compliance in addressing and meeting the minimum mandatory specifications.  To the extent that it is unclear whether the offeror meets the minimum mandatory specifications, the Government reserves the right to obtain clarification of these areas.  Offers meeting the minimum mandatory specifications will be further evaluated as stated under the Relative Order of Importance for Evaluation Factors paragraph included in this Section.  Failure to meet any of the minimum mandatory specifications will result in the proposal being deemed technically unacceptable, and the proposal will not be given further consideration.  Note that a response of</w:t>
      </w:r>
      <w:r w:rsidR="009E50C9">
        <w:t xml:space="preserve"> “</w:t>
      </w:r>
      <w:r w:rsidRPr="00C32362">
        <w:t>No</w:t>
      </w:r>
      <w:r w:rsidR="009E50C9">
        <w:t>”</w:t>
      </w:r>
      <w:r w:rsidRPr="00C32362">
        <w:t xml:space="preserve"> to any minimum mandatory specification in Exhibit MMx Minimum Mandatory Specification Matrix indicates a minimum mandatory specification is not met.  </w:t>
      </w:r>
    </w:p>
    <w:p w:rsidR="00B62A89" w:rsidRPr="00C32362" w:rsidRDefault="00B62A89" w:rsidP="00B62A89"/>
    <w:p w:rsidR="00B62A89" w:rsidRPr="00C32362" w:rsidRDefault="00B62A89" w:rsidP="00B62A89">
      <w:pPr>
        <w:jc w:val="center"/>
      </w:pPr>
      <w:r w:rsidRPr="00C32362">
        <w:t>(End of text)</w:t>
      </w:r>
    </w:p>
    <w:p w:rsidR="00E86CF6" w:rsidRPr="00C32362" w:rsidRDefault="00E86CF6" w:rsidP="00B62A89">
      <w:pPr>
        <w:jc w:val="center"/>
      </w:pPr>
    </w:p>
    <w:p w:rsidR="00B62A89" w:rsidRPr="00C32362" w:rsidRDefault="00B62A89" w:rsidP="00B62A89">
      <w:pPr>
        <w:pStyle w:val="Heading3"/>
      </w:pPr>
      <w:bookmarkStart w:id="1585" w:name="_Toc127245323"/>
      <w:bookmarkStart w:id="1586" w:name="_Toc349561450"/>
      <w:bookmarkStart w:id="1587" w:name="_Toc349567666"/>
      <w:bookmarkStart w:id="1588" w:name="_Toc359425714"/>
      <w:bookmarkStart w:id="1589" w:name="_Toc361312871"/>
      <w:bookmarkStart w:id="1590" w:name="_Toc361314114"/>
      <w:bookmarkStart w:id="1591" w:name="_Toc364329466"/>
      <w:bookmarkStart w:id="1592" w:name="_Toc370288430"/>
      <w:r w:rsidRPr="00C32362">
        <w:t>A.4.3. NO EVALUATION OF TRANSPORTATION</w:t>
      </w:r>
      <w:r w:rsidR="009E50C9">
        <w:t xml:space="preserve"> </w:t>
      </w:r>
      <w:r w:rsidRPr="00C32362">
        <w:t>COSTS 52.247-50 (APR 1984)</w:t>
      </w:r>
      <w:bookmarkEnd w:id="1585"/>
      <w:bookmarkEnd w:id="1586"/>
      <w:bookmarkEnd w:id="1587"/>
      <w:bookmarkEnd w:id="1588"/>
      <w:bookmarkEnd w:id="1589"/>
      <w:bookmarkEnd w:id="1590"/>
      <w:bookmarkEnd w:id="1591"/>
      <w:bookmarkEnd w:id="1592"/>
    </w:p>
    <w:p w:rsidR="00B62A89" w:rsidRPr="00C32362" w:rsidRDefault="00B62A89" w:rsidP="00B62A89"/>
    <w:p w:rsidR="00B62A89" w:rsidRPr="00C32362" w:rsidRDefault="00B62A89" w:rsidP="00B62A89">
      <w:r w:rsidRPr="00C32362">
        <w:t>Costs of transporting supplies to be delivered under this contract will not be an evaluation factor for award.</w:t>
      </w:r>
    </w:p>
    <w:p w:rsidR="00B62A89" w:rsidRPr="00C32362" w:rsidRDefault="00B62A89" w:rsidP="00B62A89"/>
    <w:p w:rsidR="00B62A89" w:rsidRPr="00C32362" w:rsidRDefault="00B62A89" w:rsidP="00B62A89">
      <w:pPr>
        <w:jc w:val="center"/>
      </w:pPr>
      <w:r w:rsidRPr="00C32362">
        <w:t>(End of provision)</w:t>
      </w:r>
    </w:p>
    <w:p w:rsidR="00B62A89" w:rsidRPr="00C32362" w:rsidRDefault="00B62A89" w:rsidP="00B62A89"/>
    <w:p w:rsidR="00B62A89" w:rsidRPr="00C32362" w:rsidRDefault="00B62A89" w:rsidP="00B62A89">
      <w:pPr>
        <w:pStyle w:val="Heading3"/>
      </w:pPr>
      <w:bookmarkStart w:id="1593" w:name="_Toc127245324"/>
      <w:bookmarkStart w:id="1594" w:name="_Toc349561451"/>
      <w:bookmarkStart w:id="1595" w:name="_Toc349567667"/>
      <w:bookmarkStart w:id="1596" w:name="_Toc359425715"/>
      <w:bookmarkStart w:id="1597" w:name="_Toc361312872"/>
      <w:bookmarkStart w:id="1598" w:name="_Toc361314115"/>
      <w:bookmarkStart w:id="1599" w:name="_Toc364329467"/>
      <w:bookmarkStart w:id="1600" w:name="_Toc370288431"/>
      <w:r w:rsidRPr="00C32362">
        <w:lastRenderedPageBreak/>
        <w:t>A.4.4. PROSPECTIVE CONTRACTOR RESPONSIBILITY</w:t>
      </w:r>
      <w:bookmarkEnd w:id="1593"/>
      <w:bookmarkEnd w:id="1594"/>
      <w:bookmarkEnd w:id="1595"/>
      <w:bookmarkEnd w:id="1596"/>
      <w:bookmarkEnd w:id="1597"/>
      <w:bookmarkEnd w:id="1598"/>
      <w:bookmarkEnd w:id="1599"/>
      <w:bookmarkEnd w:id="1600"/>
    </w:p>
    <w:p w:rsidR="00B62A89" w:rsidRPr="00C32362" w:rsidRDefault="00B62A89" w:rsidP="00B62A89"/>
    <w:p w:rsidR="00987B72" w:rsidRPr="00C32362" w:rsidRDefault="00B62A89">
      <w:r w:rsidRPr="00C32362">
        <w:t xml:space="preserve"> (a) The standards and procedures for determining whether prospective contractors and subcontractors are responsible are set forth in FAR Subpart 9.1. Deficiencies concerning the general standards of prospective contractor respon</w:t>
      </w:r>
      <w:r w:rsidR="00DE57EE" w:rsidRPr="00C32362">
        <w:t>sibility at FAR 9.104</w:t>
      </w:r>
      <w:r w:rsidR="00DE57EE" w:rsidRPr="00C32362">
        <w:noBreakHyphen/>
        <w:t>1, and the</w:t>
      </w:r>
      <w:r w:rsidRPr="00C32362">
        <w:t xml:space="preserve"> special standards established for this procurement under FAR 9.104</w:t>
      </w:r>
      <w:r w:rsidRPr="00C32362">
        <w:noBreakHyphen/>
        <w:t>2,</w:t>
      </w:r>
      <w:r w:rsidR="00DE57EE" w:rsidRPr="00C32362">
        <w:t xml:space="preserve"> detailed below,</w:t>
      </w:r>
      <w:r w:rsidRPr="00C32362">
        <w:t xml:space="preserve"> may be serious enough to result in a determination of non-responsibility.  As with all aspects of prospective contractor responsibility, a finding of non-responsibility can be made at any time prior to contract award.  However, even if such deficiencies are not so serious to result in such a determination, they will nonetheless be considered in the evaluation as conducted under the evaluation factors set forth in this solicitation.</w:t>
      </w:r>
    </w:p>
    <w:p w:rsidR="00987B72" w:rsidRPr="00C32362" w:rsidRDefault="00987B72"/>
    <w:p w:rsidR="003C59D6" w:rsidRPr="00C32362" w:rsidRDefault="00AB2972">
      <w:r w:rsidRPr="00C32362">
        <w:t>(b)</w:t>
      </w:r>
      <w:r w:rsidR="00B62A89" w:rsidRPr="00C32362">
        <w:t xml:space="preserve">The following special standards of responsibility have been established for this procurement: </w:t>
      </w:r>
    </w:p>
    <w:p w:rsidR="00B510B4" w:rsidRDefault="005E1F82" w:rsidP="00B510B4">
      <w:pPr>
        <w:pStyle w:val="ListParagraph"/>
        <w:numPr>
          <w:ilvl w:val="0"/>
          <w:numId w:val="148"/>
        </w:numPr>
      </w:pPr>
      <w:r w:rsidRPr="00C32362">
        <w:t>Commercial</w:t>
      </w:r>
      <w:r w:rsidR="00E97B43" w:rsidRPr="00C32362">
        <w:t xml:space="preserve"> Small Business Subcontracting Plan (all </w:t>
      </w:r>
      <w:r w:rsidRPr="00C32362">
        <w:t>Offerors</w:t>
      </w:r>
      <w:r w:rsidR="00E97B43" w:rsidRPr="00C32362">
        <w:t xml:space="preserve"> other than small business</w:t>
      </w:r>
      <w:r w:rsidR="00F27EDD" w:rsidRPr="00C32362">
        <w:t>(</w:t>
      </w:r>
      <w:r w:rsidR="00E97B43" w:rsidRPr="00C32362">
        <w:t>es</w:t>
      </w:r>
      <w:r w:rsidR="00F27EDD" w:rsidRPr="00C32362">
        <w:t>)</w:t>
      </w:r>
      <w:r w:rsidR="00A924D6" w:rsidRPr="00C32362">
        <w:t>)</w:t>
      </w:r>
    </w:p>
    <w:p w:rsidR="00B62A89" w:rsidRPr="00C32362" w:rsidRDefault="00B62A89" w:rsidP="00B62A89">
      <w:pPr>
        <w:ind w:left="45"/>
      </w:pPr>
    </w:p>
    <w:p w:rsidR="00B62A89" w:rsidRPr="00C32362" w:rsidRDefault="00B62A89" w:rsidP="00B62A89">
      <w:pPr>
        <w:jc w:val="center"/>
      </w:pPr>
      <w:r w:rsidRPr="00C32362">
        <w:t>(End of text)</w:t>
      </w:r>
    </w:p>
    <w:p w:rsidR="00B62A89" w:rsidRPr="00C32362" w:rsidRDefault="00B62A89" w:rsidP="00B62A89">
      <w:pPr>
        <w:jc w:val="center"/>
      </w:pPr>
    </w:p>
    <w:p w:rsidR="00B62A89" w:rsidRPr="00C32362" w:rsidRDefault="00B62A89" w:rsidP="00B62A89">
      <w:pPr>
        <w:pStyle w:val="Heading3"/>
      </w:pPr>
      <w:bookmarkStart w:id="1601" w:name="_Toc127245325"/>
      <w:bookmarkStart w:id="1602" w:name="_Toc349561452"/>
      <w:bookmarkStart w:id="1603" w:name="_Toc349567668"/>
      <w:bookmarkStart w:id="1604" w:name="_Toc359425716"/>
      <w:bookmarkStart w:id="1605" w:name="_Toc361312873"/>
      <w:bookmarkStart w:id="1606" w:name="_Toc361314116"/>
      <w:bookmarkStart w:id="1607" w:name="_Toc364329468"/>
      <w:bookmarkStart w:id="1608" w:name="_Toc370288432"/>
      <w:r w:rsidRPr="00C32362">
        <w:t>A.4.5. PROMPT PAYMENT DISCOUNTS</w:t>
      </w:r>
      <w:bookmarkEnd w:id="1601"/>
      <w:bookmarkEnd w:id="1602"/>
      <w:bookmarkEnd w:id="1603"/>
      <w:bookmarkEnd w:id="1604"/>
      <w:bookmarkEnd w:id="1605"/>
      <w:bookmarkEnd w:id="1606"/>
      <w:bookmarkEnd w:id="1607"/>
      <w:bookmarkEnd w:id="1608"/>
    </w:p>
    <w:p w:rsidR="00B62A89" w:rsidRPr="00C32362" w:rsidRDefault="00B62A89" w:rsidP="00B62A89"/>
    <w:p w:rsidR="00B62A89" w:rsidRPr="00C32362" w:rsidRDefault="00B62A89" w:rsidP="00B62A89">
      <w:r w:rsidRPr="00C32362">
        <w:t xml:space="preserve">Prompt payment discounts will not be considered in the evaluation of offers.  However any offered discount will form a part of the award, and will be taken if payment is made within the discount period indicated in the offer by the offeror.  As an alternative to offering a prompt payment discount in conjunction with the offer, </w:t>
      </w:r>
      <w:r w:rsidR="005E1F82" w:rsidRPr="00C32362">
        <w:t>Offerors</w:t>
      </w:r>
      <w:r w:rsidRPr="00C32362">
        <w:t xml:space="preserve"> awarded contracts may include prompt payment discounts on individual invoices.</w:t>
      </w:r>
    </w:p>
    <w:p w:rsidR="00B62A89" w:rsidRPr="00C32362" w:rsidRDefault="00B62A89" w:rsidP="00B62A89"/>
    <w:p w:rsidR="00B62A89" w:rsidRPr="00C32362" w:rsidRDefault="00B62A89" w:rsidP="00B62A89">
      <w:pPr>
        <w:jc w:val="center"/>
      </w:pPr>
      <w:r w:rsidRPr="00C32362">
        <w:t>(End of text)</w:t>
      </w:r>
    </w:p>
    <w:p w:rsidR="00B62A89" w:rsidRPr="00C32362" w:rsidRDefault="00B62A89" w:rsidP="00B62A89">
      <w:pPr>
        <w:jc w:val="center"/>
      </w:pPr>
    </w:p>
    <w:p w:rsidR="00B62A89" w:rsidRPr="00C32362" w:rsidRDefault="00B62A89" w:rsidP="00B62A89">
      <w:pPr>
        <w:pStyle w:val="Heading3"/>
      </w:pPr>
      <w:bookmarkStart w:id="1609" w:name="_Toc127245326"/>
      <w:bookmarkStart w:id="1610" w:name="_Toc349561453"/>
      <w:bookmarkStart w:id="1611" w:name="_Toc349567669"/>
      <w:bookmarkStart w:id="1612" w:name="_Toc359425717"/>
      <w:bookmarkStart w:id="1613" w:name="_Toc361312874"/>
      <w:bookmarkStart w:id="1614" w:name="_Toc361314117"/>
      <w:bookmarkStart w:id="1615" w:name="_Toc364329469"/>
      <w:bookmarkStart w:id="1616" w:name="_Toc370288433"/>
      <w:r w:rsidRPr="00C32362">
        <w:t xml:space="preserve">A.4.6. </w:t>
      </w:r>
      <w:r w:rsidR="005C567E" w:rsidRPr="00C32362">
        <w:t>MANAGEMENT/TECHNICAL APPROACH</w:t>
      </w:r>
      <w:r w:rsidRPr="00C32362">
        <w:t xml:space="preserve"> EVALUATION FACTORS</w:t>
      </w:r>
      <w:bookmarkEnd w:id="1609"/>
      <w:bookmarkEnd w:id="1610"/>
      <w:bookmarkEnd w:id="1611"/>
      <w:bookmarkEnd w:id="1612"/>
      <w:bookmarkEnd w:id="1613"/>
      <w:bookmarkEnd w:id="1614"/>
      <w:bookmarkEnd w:id="1615"/>
      <w:bookmarkEnd w:id="1616"/>
    </w:p>
    <w:p w:rsidR="00B62A89" w:rsidRPr="00C32362" w:rsidRDefault="00B62A89" w:rsidP="00B62A89"/>
    <w:p w:rsidR="00B62A89" w:rsidRPr="00C32362" w:rsidRDefault="00B62A89" w:rsidP="00B62A89">
      <w:r w:rsidRPr="00C32362">
        <w:t xml:space="preserve">The following </w:t>
      </w:r>
      <w:r w:rsidR="005C567E" w:rsidRPr="00C32362">
        <w:t>Management/Technical Approach</w:t>
      </w:r>
      <w:r w:rsidRPr="00C32362">
        <w:t xml:space="preserve"> factors are structured to focus attention upon the major concerns in this acquisition.  </w:t>
      </w:r>
    </w:p>
    <w:p w:rsidR="00F27EDD" w:rsidRPr="00C32362" w:rsidRDefault="00F27EDD" w:rsidP="00B62A89"/>
    <w:p w:rsidR="00B62A89" w:rsidRPr="00C32362" w:rsidRDefault="00B62A89" w:rsidP="00B62A89">
      <w:pPr>
        <w:pStyle w:val="BodyText2"/>
        <w:tabs>
          <w:tab w:val="clear" w:pos="-1440"/>
        </w:tabs>
        <w:rPr>
          <w:rFonts w:ascii="Times New Roman" w:hAnsi="Times New Roman"/>
          <w:color w:val="auto"/>
        </w:rPr>
      </w:pPr>
      <w:r w:rsidRPr="00C32362">
        <w:rPr>
          <w:rFonts w:ascii="Times New Roman" w:hAnsi="Times New Roman"/>
          <w:color w:val="auto"/>
        </w:rPr>
        <w:t>This information is intended to explain the criteria by which proposals will be evaluated by the integrated evaluation team.  Offerors are to prepare proposals with these criteria in mind, i.e., in terms of both content and organization, in order to assist the team in determining the relative merit of proposals in relation to the requirements as def</w:t>
      </w:r>
      <w:r w:rsidR="00F27EDD" w:rsidRPr="00C32362">
        <w:rPr>
          <w:rFonts w:ascii="Times New Roman" w:hAnsi="Times New Roman"/>
          <w:color w:val="auto"/>
        </w:rPr>
        <w:t xml:space="preserve">ined in Addendum </w:t>
      </w:r>
      <w:r w:rsidR="00B109D5" w:rsidRPr="00C32362">
        <w:rPr>
          <w:rFonts w:ascii="Times New Roman" w:hAnsi="Times New Roman"/>
          <w:color w:val="auto"/>
        </w:rPr>
        <w:t>1</w:t>
      </w:r>
      <w:r w:rsidR="00F27EDD" w:rsidRPr="00C32362">
        <w:rPr>
          <w:rFonts w:ascii="Times New Roman" w:hAnsi="Times New Roman"/>
          <w:color w:val="auto"/>
        </w:rPr>
        <w:t>, Attachment A</w:t>
      </w:r>
      <w:r w:rsidR="00B109D5" w:rsidRPr="00C32362">
        <w:rPr>
          <w:rFonts w:ascii="Times New Roman" w:hAnsi="Times New Roman"/>
          <w:color w:val="auto"/>
        </w:rPr>
        <w:t>,</w:t>
      </w:r>
      <w:r w:rsidR="00F27EDD" w:rsidRPr="00C32362">
        <w:rPr>
          <w:rFonts w:ascii="Times New Roman" w:hAnsi="Times New Roman"/>
          <w:color w:val="auto"/>
        </w:rPr>
        <w:t xml:space="preserve"> Technical Specifications and Attachment C, Statement of Work.</w:t>
      </w:r>
    </w:p>
    <w:p w:rsidR="00B62A89" w:rsidRPr="00C32362" w:rsidRDefault="00B62A89" w:rsidP="00B62A89"/>
    <w:p w:rsidR="00F27EDD" w:rsidRPr="00C32362" w:rsidRDefault="00F27EDD" w:rsidP="00F27EDD">
      <w:pPr>
        <w:pStyle w:val="ListParagraph"/>
        <w:ind w:left="0"/>
        <w:contextualSpacing w:val="0"/>
      </w:pPr>
      <w:r w:rsidRPr="00C32362">
        <w:t>The government will evaluate the offeror’s</w:t>
      </w:r>
      <w:r w:rsidR="00F6063B" w:rsidRPr="00C32362">
        <w:t xml:space="preserve"> technical and management proposals, risk</w:t>
      </w:r>
      <w:r w:rsidRPr="00C32362">
        <w:t xml:space="preserve"> assessments and proposed responses under each of the three subfactors for completeness, the accuracy of the assessment, the effectiveness and efficiency of the planned responses, and the degree to which the </w:t>
      </w:r>
      <w:r w:rsidR="00F354B2" w:rsidRPr="00C32362">
        <w:t>Offerors</w:t>
      </w:r>
      <w:r w:rsidRPr="00C32362">
        <w:t xml:space="preserve"> </w:t>
      </w:r>
      <w:r w:rsidR="00F6063B" w:rsidRPr="00C32362">
        <w:t xml:space="preserve">technical and management proposals, risk </w:t>
      </w:r>
      <w:r w:rsidRPr="00C32362">
        <w:t>assessment and responses reflects an understanding of all contract requirements and the acquisition objectives stated in the SOW.</w:t>
      </w:r>
    </w:p>
    <w:p w:rsidR="00AF670C" w:rsidRPr="00C32362" w:rsidRDefault="00AF670C" w:rsidP="00B62A89">
      <w:pPr>
        <w:pStyle w:val="PlainText"/>
        <w:rPr>
          <w:rFonts w:ascii="Times New Roman" w:hAnsi="Times New Roman"/>
        </w:rPr>
      </w:pPr>
    </w:p>
    <w:p w:rsidR="00AF670C" w:rsidRPr="00C32362" w:rsidRDefault="00AF670C" w:rsidP="00AF670C">
      <w:pPr>
        <w:rPr>
          <w:b/>
          <w:u w:val="single"/>
        </w:rPr>
      </w:pPr>
      <w:r w:rsidRPr="00C32362">
        <w:rPr>
          <w:b/>
          <w:u w:val="single"/>
        </w:rPr>
        <w:t>Evaluation Findings</w:t>
      </w:r>
    </w:p>
    <w:p w:rsidR="00AF670C" w:rsidRPr="00C32362" w:rsidRDefault="00AF670C" w:rsidP="00AF670C"/>
    <w:p w:rsidR="00AF670C" w:rsidRPr="00C32362" w:rsidRDefault="00AF670C" w:rsidP="00AF670C">
      <w:r w:rsidRPr="00C32362">
        <w:t>The Government will evaluate proposals by classifying findings as strengths, weaknesses, significant strengths, significant weaknesses, or deficiencies using the following</w:t>
      </w:r>
      <w:r w:rsidR="00F27EDD" w:rsidRPr="00C32362">
        <w:t xml:space="preserve"> definitions</w:t>
      </w:r>
      <w:r w:rsidRPr="00C32362">
        <w:t>:</w:t>
      </w:r>
    </w:p>
    <w:p w:rsidR="00AF670C" w:rsidRPr="00C32362" w:rsidRDefault="00AF670C" w:rsidP="00AF670C"/>
    <w:p w:rsidR="00AF670C" w:rsidRPr="00C32362" w:rsidRDefault="00AF670C" w:rsidP="00AF670C">
      <w:r w:rsidRPr="00C32362">
        <w:t>Weakness – a flaw in the proposal that increases the risk of unsuccessful contract performance</w:t>
      </w:r>
    </w:p>
    <w:p w:rsidR="00AF670C" w:rsidRPr="00C32362" w:rsidRDefault="00AF670C" w:rsidP="00AF670C"/>
    <w:p w:rsidR="00AF670C" w:rsidRPr="00C32362" w:rsidRDefault="00AF670C" w:rsidP="00AF670C">
      <w:r w:rsidRPr="00C32362">
        <w:t>Significant Weakness – a proposal flaw that appreciably increases the risk of unsuccessful contract performance</w:t>
      </w:r>
    </w:p>
    <w:p w:rsidR="00AF670C" w:rsidRPr="00C32362" w:rsidRDefault="00AF670C" w:rsidP="00AF670C"/>
    <w:p w:rsidR="00AF670C" w:rsidRPr="00C32362" w:rsidRDefault="00AF670C" w:rsidP="00AF670C">
      <w:r w:rsidRPr="00C32362">
        <w:t>Deficiency – a material failure of a proposal to meet a Government requirement or a combination of significant weaknesses in a proposal that increases the risk of unsuccessful contract performance to an unacceptable level</w:t>
      </w:r>
    </w:p>
    <w:p w:rsidR="00AF670C" w:rsidRPr="00C32362" w:rsidRDefault="00AF670C" w:rsidP="00AF670C"/>
    <w:p w:rsidR="00AF670C" w:rsidRPr="00C32362" w:rsidRDefault="00F27EDD" w:rsidP="00AF670C">
      <w:r w:rsidRPr="00C32362">
        <w:lastRenderedPageBreak/>
        <w:t xml:space="preserve">Strength </w:t>
      </w:r>
      <w:r w:rsidR="00AF670C" w:rsidRPr="00C32362">
        <w:t>– a proposal area that enhances the potential for successful performance or contributes toward exceeding the contract requirements in a manner that provides additional value to the government (this could be associated with a process, technical approach, materials, facilities, etc.).</w:t>
      </w:r>
    </w:p>
    <w:p w:rsidR="00AF670C" w:rsidRPr="00C32362" w:rsidRDefault="00AF670C" w:rsidP="00AF670C"/>
    <w:p w:rsidR="00AF670C" w:rsidRPr="00C32362" w:rsidRDefault="00F27EDD" w:rsidP="00AF670C">
      <w:r w:rsidRPr="00C32362">
        <w:t xml:space="preserve">Significant Strength </w:t>
      </w:r>
      <w:r w:rsidR="00AF670C" w:rsidRPr="00C32362">
        <w:t>– a proposal area that greatly enhances the potential for successful performance or contributes significantly toward exceeding the contract requirements in a manner that provides additional value to the government.</w:t>
      </w:r>
    </w:p>
    <w:p w:rsidR="00AF670C" w:rsidRPr="00C32362" w:rsidRDefault="00AF670C" w:rsidP="00AF670C"/>
    <w:p w:rsidR="00AF670C" w:rsidRPr="00C32362" w:rsidRDefault="000E3C21" w:rsidP="00AF670C">
      <w:pPr>
        <w:rPr>
          <w:b/>
        </w:rPr>
      </w:pPr>
      <w:r w:rsidRPr="00C32362">
        <w:rPr>
          <w:b/>
          <w:u w:val="single"/>
        </w:rPr>
        <w:t>Weights and Scoring</w:t>
      </w:r>
    </w:p>
    <w:p w:rsidR="00AF670C" w:rsidRPr="00C32362" w:rsidRDefault="00AF670C" w:rsidP="00AF670C"/>
    <w:p w:rsidR="00AF670C" w:rsidRPr="00C32362" w:rsidRDefault="000E3C21" w:rsidP="00AF670C">
      <w:r w:rsidRPr="00C32362">
        <w:t xml:space="preserve">In accordance with NFS 1815.304-70(b)(1), the </w:t>
      </w:r>
      <w:r w:rsidR="005E1F82" w:rsidRPr="00C32362">
        <w:t>Management</w:t>
      </w:r>
      <w:r w:rsidR="00AF670C" w:rsidRPr="00C32362">
        <w:t>/Technical Approach</w:t>
      </w:r>
      <w:r w:rsidRPr="00C32362">
        <w:t xml:space="preserve"> factor will be weighted and scored on a 1000 point scale.</w:t>
      </w:r>
    </w:p>
    <w:p w:rsidR="00AF670C" w:rsidRPr="00C32362" w:rsidRDefault="00AF670C" w:rsidP="00AF670C"/>
    <w:p w:rsidR="00AF670C" w:rsidRPr="00C32362" w:rsidRDefault="000E3C21" w:rsidP="00AF670C">
      <w:r w:rsidRPr="00C32362">
        <w:t xml:space="preserve">The weights (points) associated with each </w:t>
      </w:r>
      <w:r w:rsidR="00AF670C" w:rsidRPr="00C32362">
        <w:t>Management/Technical Approach</w:t>
      </w:r>
      <w:r w:rsidRPr="00C32362">
        <w:t xml:space="preserve"> subfactor</w:t>
      </w:r>
      <w:r w:rsidR="00A07EC9">
        <w:t>s</w:t>
      </w:r>
      <w:r w:rsidRPr="00C32362">
        <w:t xml:space="preserve"> are as follows:</w:t>
      </w:r>
    </w:p>
    <w:p w:rsidR="00AF670C" w:rsidRPr="00C32362" w:rsidRDefault="00AF670C" w:rsidP="00AF670C"/>
    <w:p w:rsidR="006C65A0" w:rsidRPr="00C32362" w:rsidRDefault="006C65A0" w:rsidP="006C65A0"/>
    <w:p w:rsidR="006C65A0" w:rsidRPr="00C32362" w:rsidRDefault="006C65A0" w:rsidP="006C65A0">
      <w:pPr>
        <w:rPr>
          <w:b/>
        </w:rPr>
      </w:pPr>
      <w:r w:rsidRPr="00C32362">
        <w:rPr>
          <w:b/>
        </w:rPr>
        <w:t>The Management/Technical Approach Subfactors and weights are:</w:t>
      </w:r>
    </w:p>
    <w:p w:rsidR="006C65A0" w:rsidRPr="00C32362" w:rsidRDefault="006C65A0" w:rsidP="006C65A0">
      <w:pPr>
        <w:rPr>
          <w:b/>
        </w:rPr>
      </w:pPr>
    </w:p>
    <w:p w:rsidR="006C65A0" w:rsidRPr="00C32362" w:rsidRDefault="006C65A0" w:rsidP="006C65A0">
      <w:r w:rsidRPr="00C32362">
        <w:t xml:space="preserve">1.   </w:t>
      </w:r>
      <w:r w:rsidRPr="00C32362">
        <w:rPr>
          <w:b/>
        </w:rPr>
        <w:t>Excellence of Proposed Systems (Subfactor A)</w:t>
      </w:r>
      <w:r w:rsidRPr="00C32362">
        <w:rPr>
          <w:b/>
        </w:rPr>
        <w:tab/>
      </w:r>
      <w:r w:rsidRPr="00C32362">
        <w:rPr>
          <w:b/>
        </w:rPr>
        <w:tab/>
      </w:r>
      <w:r w:rsidRPr="00C32362">
        <w:rPr>
          <w:b/>
        </w:rPr>
        <w:tab/>
        <w:t xml:space="preserve">   </w:t>
      </w:r>
      <w:r w:rsidRPr="00C32362">
        <w:t>300 points</w:t>
      </w:r>
    </w:p>
    <w:p w:rsidR="006C65A0" w:rsidRPr="00C32362" w:rsidRDefault="006C65A0" w:rsidP="006C65A0"/>
    <w:p w:rsidR="006C65A0" w:rsidRPr="00C32362" w:rsidRDefault="006C65A0" w:rsidP="006C65A0">
      <w:r w:rsidRPr="00C32362">
        <w:t>2</w:t>
      </w:r>
      <w:r w:rsidRPr="00C32362">
        <w:rPr>
          <w:b/>
        </w:rPr>
        <w:t>.  Offeror's Support and Commitment (Subfactor B)</w:t>
      </w:r>
      <w:r w:rsidRPr="00C32362">
        <w:t xml:space="preserve">                           250 points</w:t>
      </w:r>
    </w:p>
    <w:p w:rsidR="006C65A0" w:rsidRPr="00C32362" w:rsidRDefault="006C65A0" w:rsidP="006C65A0"/>
    <w:p w:rsidR="006C65A0" w:rsidRPr="00C32362" w:rsidRDefault="006C65A0" w:rsidP="006C65A0">
      <w:pPr>
        <w:rPr>
          <w:u w:val="single"/>
        </w:rPr>
      </w:pPr>
      <w:r w:rsidRPr="00C32362">
        <w:t xml:space="preserve">3.   </w:t>
      </w:r>
      <w:r w:rsidRPr="00C32362">
        <w:rPr>
          <w:b/>
        </w:rPr>
        <w:t>Management Plan (Subfactor C)</w:t>
      </w:r>
      <w:r w:rsidRPr="00C32362">
        <w:t xml:space="preserve">                                                        </w:t>
      </w:r>
      <w:r w:rsidRPr="00C32362">
        <w:rPr>
          <w:u w:val="single"/>
        </w:rPr>
        <w:t>450 points</w:t>
      </w:r>
    </w:p>
    <w:p w:rsidR="006C65A0" w:rsidRPr="00C32362" w:rsidRDefault="006C65A0" w:rsidP="006C65A0">
      <w:r w:rsidRPr="00C32362">
        <w:t xml:space="preserve">                                                                                </w:t>
      </w:r>
      <w:r w:rsidRPr="00C32362">
        <w:rPr>
          <w:b/>
        </w:rPr>
        <w:t>Total:</w:t>
      </w:r>
      <w:r w:rsidRPr="00C32362">
        <w:t xml:space="preserve">                          </w:t>
      </w:r>
      <w:r w:rsidRPr="00C32362">
        <w:rPr>
          <w:b/>
        </w:rPr>
        <w:t>1000 points</w:t>
      </w:r>
      <w:r w:rsidRPr="00C32362">
        <w:t xml:space="preserve">      </w:t>
      </w:r>
    </w:p>
    <w:p w:rsidR="006C65A0" w:rsidRPr="00C32362" w:rsidRDefault="006C65A0" w:rsidP="006C65A0">
      <w:pPr>
        <w:rPr>
          <w:highlight w:val="yellow"/>
        </w:rPr>
      </w:pPr>
    </w:p>
    <w:p w:rsidR="006C65A0" w:rsidRPr="00C32362" w:rsidRDefault="006C65A0" w:rsidP="006C65A0">
      <w:pPr>
        <w:jc w:val="center"/>
      </w:pPr>
      <w:r w:rsidRPr="00C32362">
        <w:t>(End of text)</w:t>
      </w:r>
    </w:p>
    <w:p w:rsidR="00AF670C" w:rsidRPr="00C32362" w:rsidRDefault="00AF670C" w:rsidP="00AF670C">
      <w:r w:rsidRPr="00C32362">
        <w:br/>
      </w:r>
    </w:p>
    <w:p w:rsidR="00AF670C" w:rsidRPr="00C32362" w:rsidRDefault="000E3C21" w:rsidP="00AF670C">
      <w:r w:rsidRPr="00C32362">
        <w:t xml:space="preserve">The </w:t>
      </w:r>
      <w:r w:rsidR="00F27EDD" w:rsidRPr="00C32362">
        <w:t>Management/Technical Approach</w:t>
      </w:r>
      <w:r w:rsidRPr="00C32362">
        <w:t xml:space="preserve"> subfactors will be evaluated using the adjectival rating, defin</w:t>
      </w:r>
      <w:r w:rsidR="00F27EDD" w:rsidRPr="00C32362">
        <w:t>itions, and percentile ranges stated in</w:t>
      </w:r>
      <w:r w:rsidRPr="00C32362">
        <w:t xml:space="preserve"> NFS 1815.305(a)(3)(A).  The maximum points available for each subfactor will be multiplied by the assessed percent for each subfactor to derive the score for the particular subfactor.  For example, if a subfactor has possible 200 points and receives a percent rating 80, then the score for that subfactor would be 160 points.  </w:t>
      </w:r>
    </w:p>
    <w:p w:rsidR="00AF670C" w:rsidRPr="00C32362" w:rsidRDefault="00AF670C" w:rsidP="00AF670C"/>
    <w:p w:rsidR="00AF670C" w:rsidRPr="00C32362" w:rsidRDefault="00AF670C" w:rsidP="00AF670C">
      <w:pPr>
        <w:jc w:val="center"/>
      </w:pPr>
    </w:p>
    <w:p w:rsidR="00AF670C" w:rsidRPr="00C32362" w:rsidRDefault="000E3C21" w:rsidP="00AF670C">
      <w:pPr>
        <w:jc w:val="center"/>
      </w:pPr>
      <w:r w:rsidRPr="00C32362">
        <w:t xml:space="preserve"> (End of provision)</w:t>
      </w:r>
    </w:p>
    <w:p w:rsidR="00AF670C" w:rsidRPr="00C32362" w:rsidRDefault="00AF670C" w:rsidP="00AF670C"/>
    <w:p w:rsidR="00AF670C" w:rsidRPr="00C32362" w:rsidRDefault="00AF670C" w:rsidP="00B62A89">
      <w:pPr>
        <w:pStyle w:val="PlainText"/>
        <w:rPr>
          <w:rFonts w:ascii="Times New Roman" w:hAnsi="Times New Roman"/>
        </w:rPr>
      </w:pPr>
    </w:p>
    <w:p w:rsidR="00B62A89" w:rsidRPr="00C32362" w:rsidRDefault="00B62A89" w:rsidP="00B62A89">
      <w:pPr>
        <w:pStyle w:val="PlainText"/>
        <w:rPr>
          <w:rFonts w:ascii="Times New Roman" w:eastAsia="MS Mincho" w:hAnsi="Times New Roman"/>
        </w:rPr>
      </w:pPr>
    </w:p>
    <w:p w:rsidR="00B62A89" w:rsidRPr="00C32362" w:rsidRDefault="00B62A89" w:rsidP="00B62A89">
      <w:pPr>
        <w:pStyle w:val="Heading4"/>
        <w:rPr>
          <w:b w:val="0"/>
        </w:rPr>
      </w:pPr>
      <w:bookmarkStart w:id="1617" w:name="_Toc127245327"/>
      <w:bookmarkStart w:id="1618" w:name="_Toc349561454"/>
      <w:bookmarkStart w:id="1619" w:name="_Toc349567670"/>
      <w:r w:rsidRPr="00C32362">
        <w:rPr>
          <w:b w:val="0"/>
        </w:rPr>
        <w:t>A.4.6.1. Excellence of Proposed Systems (Subfactor A)</w:t>
      </w:r>
      <w:bookmarkEnd w:id="1617"/>
      <w:bookmarkEnd w:id="1618"/>
      <w:bookmarkEnd w:id="1619"/>
    </w:p>
    <w:p w:rsidR="00C05C2A" w:rsidRPr="00C32362" w:rsidRDefault="00C05C2A" w:rsidP="00C05C2A">
      <w:pPr>
        <w:pStyle w:val="Heading4"/>
        <w:ind w:left="720"/>
        <w:rPr>
          <w:b w:val="0"/>
        </w:rPr>
      </w:pPr>
    </w:p>
    <w:p w:rsidR="00C05C2A" w:rsidRPr="00C32362" w:rsidRDefault="002E14C6" w:rsidP="00C05C2A">
      <w:pPr>
        <w:ind w:left="360"/>
        <w:rPr>
          <w:color w:val="C00000"/>
        </w:rPr>
      </w:pPr>
      <w:bookmarkStart w:id="1620" w:name="_Toc127245328"/>
      <w:r w:rsidRPr="00C32362">
        <w:t xml:space="preserve">This subfactor will evaluate the </w:t>
      </w:r>
      <w:r w:rsidR="00001D40" w:rsidRPr="00C32362">
        <w:t>Offerors Technical Approach to meeting the contract requirements</w:t>
      </w:r>
      <w:r w:rsidRPr="00C32362">
        <w:t xml:space="preserve"> regarding </w:t>
      </w:r>
      <w:r w:rsidR="002E4E5B" w:rsidRPr="00C32362">
        <w:t>the proposed</w:t>
      </w:r>
      <w:r w:rsidRPr="00C32362">
        <w:t xml:space="preserve"> technology in providing the</w:t>
      </w:r>
      <w:r w:rsidR="009E50C9">
        <w:t xml:space="preserve"> required</w:t>
      </w:r>
      <w:r w:rsidRPr="00C32362">
        <w:t xml:space="preserve"> functionality and in meeting the Acquisition Objectives in Attachment C, Statement of Work. </w:t>
      </w:r>
    </w:p>
    <w:p w:rsidR="00C05C2A" w:rsidRPr="00C32362" w:rsidRDefault="00B62A89" w:rsidP="00C05C2A">
      <w:pPr>
        <w:pStyle w:val="Heading6"/>
        <w:ind w:left="360"/>
        <w:rPr>
          <w:rFonts w:eastAsia="MS Mincho"/>
        </w:rPr>
      </w:pPr>
      <w:bookmarkStart w:id="1621" w:name="_Toc349561455"/>
      <w:bookmarkStart w:id="1622" w:name="_Toc349567671"/>
      <w:r w:rsidRPr="00C32362">
        <w:rPr>
          <w:rFonts w:eastAsia="MS Mincho"/>
        </w:rPr>
        <w:t>Proposed Systems</w:t>
      </w:r>
      <w:bookmarkEnd w:id="1620"/>
      <w:bookmarkEnd w:id="1621"/>
      <w:bookmarkEnd w:id="1622"/>
    </w:p>
    <w:p w:rsidR="00C05C2A" w:rsidRPr="00C32362" w:rsidRDefault="00C05C2A" w:rsidP="00C05C2A">
      <w:pPr>
        <w:ind w:left="360"/>
        <w:rPr>
          <w:rFonts w:eastAsia="MS Mincho"/>
        </w:rPr>
      </w:pPr>
    </w:p>
    <w:p w:rsidR="00C05C2A" w:rsidRPr="00C32362" w:rsidRDefault="00001D40" w:rsidP="00C05C2A">
      <w:pPr>
        <w:ind w:left="360"/>
        <w:rPr>
          <w:rFonts w:eastAsia="MS Mincho"/>
        </w:rPr>
      </w:pPr>
      <w:r w:rsidRPr="00C32362">
        <w:rPr>
          <w:rFonts w:eastAsia="MS Mincho"/>
        </w:rPr>
        <w:t>The extent to which</w:t>
      </w:r>
      <w:r w:rsidR="00B62A89" w:rsidRPr="00C32362">
        <w:rPr>
          <w:rFonts w:eastAsia="MS Mincho"/>
        </w:rPr>
        <w:t xml:space="preserve"> the proposed technology (including available components) offers state-of-the-art and leading edge technology</w:t>
      </w:r>
      <w:r w:rsidR="002E4E5B" w:rsidRPr="00C32362">
        <w:rPr>
          <w:rFonts w:eastAsia="MS Mincho"/>
        </w:rPr>
        <w:t>, promote</w:t>
      </w:r>
      <w:r w:rsidR="00B511A2">
        <w:rPr>
          <w:rFonts w:eastAsia="MS Mincho"/>
        </w:rPr>
        <w:t>s</w:t>
      </w:r>
      <w:r w:rsidR="002E4E5B" w:rsidRPr="00C32362">
        <w:rPr>
          <w:rFonts w:eastAsia="MS Mincho"/>
        </w:rPr>
        <w:t xml:space="preserve"> portability and interoperability and incorporate</w:t>
      </w:r>
      <w:r w:rsidR="00B511A2">
        <w:rPr>
          <w:rFonts w:eastAsia="MS Mincho"/>
        </w:rPr>
        <w:t>s</w:t>
      </w:r>
      <w:r w:rsidR="002E4E5B" w:rsidRPr="00C32362">
        <w:rPr>
          <w:rFonts w:eastAsia="MS Mincho"/>
        </w:rPr>
        <w:t xml:space="preserve"> and integrate</w:t>
      </w:r>
      <w:r w:rsidR="00B511A2">
        <w:rPr>
          <w:rFonts w:eastAsia="MS Mincho"/>
        </w:rPr>
        <w:t>s</w:t>
      </w:r>
      <w:r w:rsidR="002E4E5B" w:rsidRPr="00C32362">
        <w:rPr>
          <w:rFonts w:eastAsia="MS Mincho"/>
        </w:rPr>
        <w:t xml:space="preserve"> emerging technologies in their product line</w:t>
      </w:r>
      <w:r w:rsidR="00B62A89" w:rsidRPr="00C32362">
        <w:rPr>
          <w:rFonts w:eastAsia="MS Mincho"/>
        </w:rPr>
        <w:t xml:space="preserve"> in supporting and enhancing the functional characteristics of the </w:t>
      </w:r>
      <w:r w:rsidR="007927A9" w:rsidRPr="00C32362">
        <w:rPr>
          <w:rFonts w:eastAsia="MS Mincho"/>
        </w:rPr>
        <w:t>class</w:t>
      </w:r>
      <w:r w:rsidR="009630F5" w:rsidRPr="00C32362">
        <w:rPr>
          <w:rFonts w:eastAsia="MS Mincho"/>
        </w:rPr>
        <w:t xml:space="preserve"> </w:t>
      </w:r>
      <w:r w:rsidR="00B62A89" w:rsidRPr="00C32362">
        <w:rPr>
          <w:rFonts w:eastAsia="MS Mincho"/>
        </w:rPr>
        <w:t>will be evaluated with emphasis on the advanced technology features identified in the Technical Specifications.</w:t>
      </w:r>
    </w:p>
    <w:p w:rsidR="00C05C2A" w:rsidRPr="00C32362" w:rsidRDefault="00C05C2A" w:rsidP="00C05C2A">
      <w:pPr>
        <w:ind w:left="360"/>
        <w:rPr>
          <w:rFonts w:eastAsia="MS Mincho"/>
        </w:rPr>
      </w:pPr>
    </w:p>
    <w:p w:rsidR="00C05C2A" w:rsidRPr="00C32362" w:rsidRDefault="00B62A89" w:rsidP="00C05C2A">
      <w:pPr>
        <w:ind w:left="360"/>
        <w:rPr>
          <w:rFonts w:eastAsia="MS Mincho"/>
        </w:rPr>
      </w:pPr>
      <w:r w:rsidRPr="00C32362">
        <w:rPr>
          <w:rFonts w:eastAsia="MS Mincho"/>
        </w:rPr>
        <w:t xml:space="preserve">While manufacturer technical specifications may be provided and evaluated in this section, evaluation is primarily based on the comprehensiveness of the offeror’s narrative technical description as a whole rather than the technical aspects of individual products.  The degree to which the implementation of advanced architectural features provides the Government with added benefit will be evaluated with particular emphasis on </w:t>
      </w:r>
      <w:r w:rsidR="000A4C76" w:rsidRPr="00C32362">
        <w:rPr>
          <w:rFonts w:eastAsia="MS Mincho"/>
        </w:rPr>
        <w:t xml:space="preserve">how the </w:t>
      </w:r>
      <w:r w:rsidR="000A4C76" w:rsidRPr="00C32362">
        <w:rPr>
          <w:rFonts w:eastAsia="MS Mincho"/>
        </w:rPr>
        <w:lastRenderedPageBreak/>
        <w:t xml:space="preserve">design improves interoperability, interconnectivity and productivity and the </w:t>
      </w:r>
      <w:r w:rsidRPr="00C32362">
        <w:rPr>
          <w:rFonts w:eastAsia="MS Mincho"/>
        </w:rPr>
        <w:t>synergistic effects of the overall architectural design.</w:t>
      </w:r>
    </w:p>
    <w:p w:rsidR="00C05C2A" w:rsidRPr="00C32362" w:rsidRDefault="00C05C2A" w:rsidP="00C05C2A">
      <w:pPr>
        <w:ind w:left="360"/>
        <w:rPr>
          <w:rFonts w:eastAsia="MS Mincho"/>
        </w:rPr>
      </w:pPr>
    </w:p>
    <w:p w:rsidR="00C05C2A" w:rsidRPr="00C32362" w:rsidRDefault="00B62A89" w:rsidP="00C05C2A">
      <w:pPr>
        <w:ind w:left="360"/>
        <w:rPr>
          <w:rFonts w:eastAsia="MS Mincho"/>
        </w:rPr>
      </w:pPr>
      <w:r w:rsidRPr="00C32362">
        <w:rPr>
          <w:rFonts w:eastAsia="MS Mincho"/>
        </w:rPr>
        <w:t>The overall system design, the integrity, reliability, maintainability and modularity of the proposed configuration, the effective integration of the system components, along with the innovative characteristics of the proposed equipment and software will be evaluated for effectiveness.  The way in which the proposed technology supports the first acquisition objective in Attachment C</w:t>
      </w:r>
      <w:r w:rsidR="00001D40" w:rsidRPr="00C32362">
        <w:rPr>
          <w:rFonts w:eastAsia="MS Mincho"/>
        </w:rPr>
        <w:t xml:space="preserve">, Statement of Work </w:t>
      </w:r>
      <w:r w:rsidRPr="00C32362">
        <w:rPr>
          <w:rFonts w:eastAsia="MS Mincho"/>
        </w:rPr>
        <w:t>will be evaluated for suitability.  The technological leadership evidenced by the offeror's proposed architecture will be evaluated for effectiveness</w:t>
      </w:r>
      <w:r w:rsidR="000A4C76" w:rsidRPr="00C32362">
        <w:rPr>
          <w:rFonts w:eastAsia="MS Mincho"/>
        </w:rPr>
        <w:t xml:space="preserve"> in preparing the way for the next generation technology</w:t>
      </w:r>
      <w:r w:rsidRPr="00C32362">
        <w:rPr>
          <w:rFonts w:eastAsia="MS Mincho"/>
        </w:rPr>
        <w:t xml:space="preserve">.  </w:t>
      </w:r>
    </w:p>
    <w:p w:rsidR="00C05C2A" w:rsidRPr="00C32362" w:rsidRDefault="00C05C2A" w:rsidP="00C05C2A">
      <w:pPr>
        <w:ind w:left="360"/>
        <w:rPr>
          <w:rFonts w:eastAsia="MS Mincho"/>
        </w:rPr>
      </w:pPr>
    </w:p>
    <w:p w:rsidR="00C05C2A" w:rsidRPr="00C32362" w:rsidRDefault="00B62A89" w:rsidP="00C05C2A">
      <w:pPr>
        <w:ind w:left="360"/>
        <w:rPr>
          <w:rFonts w:eastAsia="MS Mincho"/>
          <w:b/>
        </w:rPr>
      </w:pPr>
      <w:r w:rsidRPr="00C32362">
        <w:rPr>
          <w:rFonts w:eastAsia="MS Mincho"/>
        </w:rPr>
        <w:t xml:space="preserve"> </w:t>
      </w:r>
      <w:r w:rsidRPr="00C32362">
        <w:rPr>
          <w:rFonts w:eastAsia="MS Mincho"/>
          <w:b/>
        </w:rPr>
        <w:t>Available Components</w:t>
      </w:r>
    </w:p>
    <w:p w:rsidR="00C05C2A" w:rsidRPr="00C32362" w:rsidRDefault="00B62A89" w:rsidP="00C05C2A">
      <w:pPr>
        <w:ind w:left="360"/>
        <w:rPr>
          <w:rFonts w:eastAsia="MS Mincho"/>
        </w:rPr>
      </w:pPr>
      <w:r w:rsidRPr="00C32362">
        <w:rPr>
          <w:rFonts w:eastAsia="MS Mincho"/>
        </w:rPr>
        <w:t xml:space="preserve">The offeror's list of available components (hardware and software) in support of the </w:t>
      </w:r>
      <w:r w:rsidR="001853DD">
        <w:rPr>
          <w:rFonts w:eastAsia="MS Mincho"/>
        </w:rPr>
        <w:t>third</w:t>
      </w:r>
      <w:r w:rsidRPr="00C32362">
        <w:rPr>
          <w:rFonts w:eastAsia="MS Mincho"/>
        </w:rPr>
        <w:t xml:space="preserve"> Acquisition Objectives in</w:t>
      </w:r>
      <w:r w:rsidR="00B511A2">
        <w:rPr>
          <w:rFonts w:eastAsia="MS Mincho"/>
        </w:rPr>
        <w:t xml:space="preserve"> </w:t>
      </w:r>
      <w:r w:rsidRPr="00C32362">
        <w:rPr>
          <w:rFonts w:eastAsia="MS Mincho"/>
        </w:rPr>
        <w:t>Attachment C, for the proposed equipment will be evaluated</w:t>
      </w:r>
      <w:r w:rsidR="00B80711" w:rsidRPr="00C32362">
        <w:rPr>
          <w:rFonts w:eastAsia="MS Mincho"/>
        </w:rPr>
        <w:t xml:space="preserve"> for their depth and breadth</w:t>
      </w:r>
      <w:r w:rsidRPr="00C32362">
        <w:rPr>
          <w:rFonts w:eastAsia="MS Mincho"/>
        </w:rPr>
        <w:t xml:space="preserve">. </w:t>
      </w:r>
    </w:p>
    <w:p w:rsidR="00C05C2A" w:rsidRPr="00C32362" w:rsidRDefault="00C05C2A" w:rsidP="00C05C2A">
      <w:pPr>
        <w:ind w:left="360"/>
        <w:rPr>
          <w:rFonts w:eastAsia="MS Mincho"/>
        </w:rPr>
      </w:pPr>
    </w:p>
    <w:p w:rsidR="00C05C2A" w:rsidRPr="00C32362" w:rsidRDefault="00B62A89" w:rsidP="00C05C2A">
      <w:pPr>
        <w:ind w:left="360"/>
        <w:rPr>
          <w:rFonts w:eastAsia="MS Mincho"/>
        </w:rPr>
      </w:pPr>
      <w:r w:rsidRPr="00C32362">
        <w:rPr>
          <w:rFonts w:eastAsia="MS Mincho"/>
        </w:rPr>
        <w:t>Depth refers to how many products within a technology segment are provided; e.g.</w:t>
      </w:r>
      <w:r w:rsidR="00B511A2">
        <w:rPr>
          <w:rFonts w:eastAsia="MS Mincho"/>
        </w:rPr>
        <w:t xml:space="preserve">, </w:t>
      </w:r>
      <w:r w:rsidRPr="00C32362">
        <w:rPr>
          <w:rFonts w:eastAsia="MS Mincho"/>
        </w:rPr>
        <w:t>the depth of the printer offerings is based on how many printers are provided.</w:t>
      </w:r>
    </w:p>
    <w:p w:rsidR="00C05C2A" w:rsidRPr="00C32362" w:rsidRDefault="00C05C2A" w:rsidP="00C05C2A">
      <w:pPr>
        <w:ind w:left="360"/>
        <w:rPr>
          <w:rFonts w:eastAsia="MS Mincho"/>
        </w:rPr>
      </w:pPr>
    </w:p>
    <w:p w:rsidR="00C05C2A" w:rsidRPr="00C32362" w:rsidRDefault="00B62A89" w:rsidP="00C05C2A">
      <w:pPr>
        <w:ind w:left="360"/>
      </w:pPr>
      <w:r w:rsidRPr="00C32362">
        <w:rPr>
          <w:rFonts w:eastAsia="MS Mincho"/>
        </w:rPr>
        <w:t xml:space="preserve">Breadth refers to the number and variety of technology segments represented by product offerings.  The breadth of offerings is limited only by the SEWP scope as defined in Attachment C, Section </w:t>
      </w:r>
      <w:r w:rsidRPr="00C32362">
        <w:t>C.1.1.</w:t>
      </w:r>
      <w:r w:rsidR="00391673">
        <w:t>3</w:t>
      </w:r>
      <w:r w:rsidRPr="00C32362">
        <w:t>. ACQUISITION OBJECTIVES: “Information Technology products including hardware, software, maintenance, warranty, product training and firm fixed price services in support of installing and implementing the products.”</w:t>
      </w:r>
    </w:p>
    <w:p w:rsidR="00C05C2A" w:rsidRPr="00C32362" w:rsidRDefault="00C05C2A" w:rsidP="00C05C2A">
      <w:pPr>
        <w:ind w:left="360"/>
        <w:rPr>
          <w:rFonts w:eastAsia="MS Mincho"/>
        </w:rPr>
      </w:pPr>
    </w:p>
    <w:p w:rsidR="00C05C2A" w:rsidRPr="00C32362" w:rsidRDefault="00001D40" w:rsidP="00C05C2A">
      <w:pPr>
        <w:ind w:left="360"/>
        <w:rPr>
          <w:rFonts w:eastAsia="MS Mincho"/>
        </w:rPr>
      </w:pPr>
      <w:r w:rsidRPr="00C32362">
        <w:rPr>
          <w:rFonts w:eastAsia="MS Mincho"/>
        </w:rPr>
        <w:t>The extent to which the offeror provides access to a larger number of</w:t>
      </w:r>
      <w:r w:rsidR="00B62A89" w:rsidRPr="00C32362">
        <w:rPr>
          <w:rFonts w:eastAsia="MS Mincho"/>
        </w:rPr>
        <w:t xml:space="preserve"> </w:t>
      </w:r>
      <w:r w:rsidR="0046462A" w:rsidRPr="00C32362">
        <w:rPr>
          <w:rFonts w:eastAsia="MS Mincho"/>
        </w:rPr>
        <w:t>manufacturers and</w:t>
      </w:r>
      <w:r w:rsidR="00B62A89" w:rsidRPr="00C32362">
        <w:rPr>
          <w:rFonts w:eastAsia="MS Mincho"/>
        </w:rPr>
        <w:t>/</w:t>
      </w:r>
      <w:r w:rsidR="0046462A" w:rsidRPr="00C32362">
        <w:rPr>
          <w:rFonts w:eastAsia="MS Mincho"/>
        </w:rPr>
        <w:t>or a</w:t>
      </w:r>
      <w:r w:rsidR="00B62A89" w:rsidRPr="00C32362">
        <w:rPr>
          <w:rFonts w:eastAsia="MS Mincho"/>
        </w:rPr>
        <w:t xml:space="preserve"> </w:t>
      </w:r>
      <w:r w:rsidRPr="00C32362">
        <w:rPr>
          <w:rFonts w:eastAsia="MS Mincho"/>
        </w:rPr>
        <w:t>greater</w:t>
      </w:r>
      <w:r w:rsidR="00B62A89" w:rsidRPr="00C32362">
        <w:rPr>
          <w:rFonts w:eastAsia="MS Mincho"/>
        </w:rPr>
        <w:t xml:space="preserve"> variety of </w:t>
      </w:r>
      <w:r w:rsidRPr="00C32362">
        <w:rPr>
          <w:rFonts w:eastAsia="MS Mincho"/>
        </w:rPr>
        <w:t xml:space="preserve">available </w:t>
      </w:r>
      <w:r w:rsidR="00660C78" w:rsidRPr="00C32362">
        <w:rPr>
          <w:rFonts w:eastAsia="MS Mincho"/>
        </w:rPr>
        <w:t>components will</w:t>
      </w:r>
      <w:r w:rsidR="00B62A89" w:rsidRPr="00C32362">
        <w:rPr>
          <w:rFonts w:eastAsia="MS Mincho"/>
        </w:rPr>
        <w:t xml:space="preserve"> </w:t>
      </w:r>
      <w:r w:rsidRPr="00C32362">
        <w:rPr>
          <w:rFonts w:eastAsia="MS Mincho"/>
        </w:rPr>
        <w:t xml:space="preserve">be evaluated for </w:t>
      </w:r>
      <w:r w:rsidR="00F354B2" w:rsidRPr="00C32362">
        <w:rPr>
          <w:rFonts w:eastAsia="MS Mincho"/>
        </w:rPr>
        <w:t>its</w:t>
      </w:r>
      <w:r w:rsidRPr="00C32362">
        <w:rPr>
          <w:rFonts w:eastAsia="MS Mincho"/>
        </w:rPr>
        <w:t xml:space="preserve"> effectiveness in meeting the Acquisition Objectives in the Statement </w:t>
      </w:r>
      <w:r w:rsidR="00660C78">
        <w:rPr>
          <w:rFonts w:eastAsia="MS Mincho"/>
        </w:rPr>
        <w:t>o</w:t>
      </w:r>
      <w:r w:rsidRPr="00C32362">
        <w:rPr>
          <w:rFonts w:eastAsia="MS Mincho"/>
        </w:rPr>
        <w:t>f Work.</w:t>
      </w:r>
    </w:p>
    <w:p w:rsidR="00C05C2A" w:rsidRPr="00C32362" w:rsidRDefault="00B62A89" w:rsidP="00C05C2A">
      <w:pPr>
        <w:pStyle w:val="Heading6"/>
        <w:ind w:left="360"/>
        <w:rPr>
          <w:rFonts w:eastAsia="MS Mincho"/>
        </w:rPr>
      </w:pPr>
      <w:bookmarkStart w:id="1623" w:name="_Toc127245331"/>
      <w:bookmarkStart w:id="1624" w:name="_Toc349561458"/>
      <w:bookmarkStart w:id="1625" w:name="_Toc349567674"/>
      <w:r w:rsidRPr="00C32362">
        <w:rPr>
          <w:rFonts w:eastAsia="MS Mincho"/>
        </w:rPr>
        <w:t>Exceeding the Minimum</w:t>
      </w:r>
      <w:r w:rsidR="00497C7D" w:rsidRPr="00C32362">
        <w:rPr>
          <w:rFonts w:eastAsia="MS Mincho"/>
        </w:rPr>
        <w:t xml:space="preserve"> / Desirable Feature</w:t>
      </w:r>
      <w:bookmarkEnd w:id="1623"/>
      <w:bookmarkEnd w:id="1624"/>
      <w:bookmarkEnd w:id="1625"/>
    </w:p>
    <w:p w:rsidR="00C05C2A" w:rsidRPr="00C32362" w:rsidRDefault="00B62A89" w:rsidP="00C05C2A">
      <w:pPr>
        <w:ind w:left="360"/>
        <w:rPr>
          <w:rFonts w:eastAsia="MS Mincho"/>
        </w:rPr>
      </w:pPr>
      <w:r w:rsidRPr="00C32362">
        <w:rPr>
          <w:rFonts w:eastAsia="MS Mincho"/>
        </w:rPr>
        <w:t>The extent and manner in which the offeror exceeds the minimum s</w:t>
      </w:r>
      <w:r w:rsidR="00001D40" w:rsidRPr="00C32362">
        <w:rPr>
          <w:rFonts w:eastAsia="MS Mincho"/>
        </w:rPr>
        <w:t>pecifications will be evaluated for its effectiveness in meeting the Acquisition Objectives in</w:t>
      </w:r>
      <w:r w:rsidR="00B511A2">
        <w:rPr>
          <w:rFonts w:eastAsia="MS Mincho"/>
        </w:rPr>
        <w:t xml:space="preserve"> the</w:t>
      </w:r>
      <w:r w:rsidR="00001D40" w:rsidRPr="00C32362">
        <w:rPr>
          <w:rFonts w:eastAsia="MS Mincho"/>
        </w:rPr>
        <w:t xml:space="preserve"> Statement of Work</w:t>
      </w:r>
      <w:r w:rsidRPr="00C32362">
        <w:rPr>
          <w:rFonts w:eastAsia="MS Mincho"/>
        </w:rPr>
        <w:t xml:space="preserve">   Evaluation will consider how many minimums were exceeded, </w:t>
      </w:r>
      <w:r w:rsidR="00B511A2">
        <w:rPr>
          <w:rFonts w:eastAsia="MS Mincho"/>
        </w:rPr>
        <w:t xml:space="preserve"> by </w:t>
      </w:r>
      <w:r w:rsidRPr="00C32362">
        <w:rPr>
          <w:rFonts w:eastAsia="MS Mincho"/>
        </w:rPr>
        <w:t xml:space="preserve">how much each minimum was exceeded, and how the minimum is exceeded.  In particular, exceeding a minimum by simply substituting one product for another with a higher value product </w:t>
      </w:r>
      <w:r w:rsidR="00001D40" w:rsidRPr="00C32362">
        <w:rPr>
          <w:rFonts w:eastAsia="MS Mincho"/>
        </w:rPr>
        <w:t xml:space="preserve">will be evaluated lower </w:t>
      </w:r>
      <w:r w:rsidRPr="00C32362">
        <w:rPr>
          <w:rFonts w:eastAsia="MS Mincho"/>
        </w:rPr>
        <w:t>than exceeding the minimum in a way that expands the technology, capability, or functionality of the overall product.</w:t>
      </w:r>
    </w:p>
    <w:p w:rsidR="00C05C2A" w:rsidRPr="00C32362" w:rsidRDefault="00C05C2A" w:rsidP="00C05C2A">
      <w:pPr>
        <w:ind w:left="360"/>
        <w:rPr>
          <w:rFonts w:eastAsia="MS Mincho"/>
        </w:rPr>
      </w:pPr>
    </w:p>
    <w:p w:rsidR="00C05C2A" w:rsidRPr="00C32362" w:rsidRDefault="00B62A89" w:rsidP="00C05C2A">
      <w:pPr>
        <w:ind w:left="360"/>
        <w:rPr>
          <w:rFonts w:eastAsia="MS Mincho"/>
        </w:rPr>
      </w:pPr>
      <w:r w:rsidRPr="00C32362">
        <w:rPr>
          <w:rFonts w:eastAsia="MS Mincho"/>
        </w:rPr>
        <w:t xml:space="preserve">The extent to which the offeror provides Government-specified desirable </w:t>
      </w:r>
      <w:r w:rsidR="00541C35" w:rsidRPr="00C32362">
        <w:rPr>
          <w:rFonts w:eastAsia="MS Mincho"/>
        </w:rPr>
        <w:t>feature(s) will be evaluated. All identified desirable feature</w:t>
      </w:r>
      <w:r w:rsidR="00A6493D">
        <w:rPr>
          <w:rFonts w:eastAsia="MS Mincho"/>
        </w:rPr>
        <w:t>s</w:t>
      </w:r>
      <w:r w:rsidR="00541C35" w:rsidRPr="00C32362">
        <w:rPr>
          <w:rFonts w:eastAsia="MS Mincho"/>
        </w:rPr>
        <w:t xml:space="preserve"> within a group have equal </w:t>
      </w:r>
      <w:r w:rsidR="00D034BE" w:rsidRPr="00C32362">
        <w:rPr>
          <w:rFonts w:eastAsia="MS Mincho"/>
        </w:rPr>
        <w:t>value in terms of the evaluation of this criterion.</w:t>
      </w:r>
    </w:p>
    <w:p w:rsidR="00C05C2A" w:rsidRPr="00C32362" w:rsidRDefault="00C05C2A" w:rsidP="00C05C2A">
      <w:pPr>
        <w:ind w:left="360"/>
        <w:rPr>
          <w:rFonts w:eastAsia="MS Mincho"/>
        </w:rPr>
      </w:pPr>
    </w:p>
    <w:p w:rsidR="00C05C2A" w:rsidRPr="00C32362" w:rsidRDefault="00541C35" w:rsidP="00C05C2A">
      <w:pPr>
        <w:pStyle w:val="Heading6"/>
        <w:ind w:left="360"/>
        <w:rPr>
          <w:rFonts w:eastAsia="MS Mincho"/>
        </w:rPr>
      </w:pPr>
      <w:bookmarkStart w:id="1626" w:name="_Toc127245334"/>
      <w:bookmarkStart w:id="1627" w:name="_Toc349561459"/>
      <w:bookmarkStart w:id="1628" w:name="_Toc349567675"/>
      <w:r w:rsidRPr="00C32362">
        <w:rPr>
          <w:rFonts w:eastAsia="MS Mincho"/>
        </w:rPr>
        <w:t>Other Features</w:t>
      </w:r>
      <w:bookmarkEnd w:id="1626"/>
      <w:bookmarkEnd w:id="1627"/>
      <w:bookmarkEnd w:id="1628"/>
    </w:p>
    <w:p w:rsidR="00C05C2A" w:rsidRPr="00C32362" w:rsidRDefault="00860488" w:rsidP="00C05C2A">
      <w:pPr>
        <w:ind w:left="360"/>
        <w:rPr>
          <w:rFonts w:eastAsia="MS Mincho"/>
        </w:rPr>
      </w:pPr>
      <w:r w:rsidRPr="00C32362">
        <w:rPr>
          <w:rFonts w:eastAsia="MS Mincho"/>
        </w:rPr>
        <w:t>The following features will be evaluated as to how they enhance suitability for the group and support Government initiatives and policies:</w:t>
      </w:r>
    </w:p>
    <w:p w:rsidR="00C05C2A" w:rsidRPr="00C32362" w:rsidRDefault="00860488" w:rsidP="00C05C2A">
      <w:pPr>
        <w:ind w:left="360"/>
        <w:rPr>
          <w:rFonts w:eastAsia="MS Mincho"/>
        </w:rPr>
      </w:pPr>
      <w:r w:rsidRPr="00C32362">
        <w:rPr>
          <w:rFonts w:eastAsia="MS Mincho"/>
        </w:rPr>
        <w:t xml:space="preserve">- features that facilitate access by those users that are disadvantaged, or that offer aids for lessening the stress of the use of physical user interfaces.  </w:t>
      </w:r>
    </w:p>
    <w:p w:rsidR="00C05C2A" w:rsidRPr="00C32362" w:rsidRDefault="00860488" w:rsidP="00C05C2A">
      <w:pPr>
        <w:ind w:left="360"/>
        <w:rPr>
          <w:rFonts w:eastAsia="MS Mincho"/>
        </w:rPr>
      </w:pPr>
      <w:r w:rsidRPr="00C32362">
        <w:rPr>
          <w:rFonts w:eastAsia="MS Mincho"/>
        </w:rPr>
        <w:t xml:space="preserve">- capability and plans for the Contractor to support and provide information relevant to Section 508 of the Rehabilitation Act of 1973.  </w:t>
      </w:r>
    </w:p>
    <w:p w:rsidR="00C05C2A" w:rsidRPr="00C32362" w:rsidRDefault="00860488" w:rsidP="00C05C2A">
      <w:pPr>
        <w:ind w:left="360"/>
        <w:rPr>
          <w:rFonts w:eastAsia="MS Mincho"/>
        </w:rPr>
      </w:pPr>
      <w:r w:rsidRPr="00C32362">
        <w:rPr>
          <w:rFonts w:eastAsia="MS Mincho"/>
        </w:rPr>
        <w:t xml:space="preserve">- capabilities and corporate policies and procedures that aid in conserving </w:t>
      </w:r>
      <w:r w:rsidR="00045D69" w:rsidRPr="00C32362">
        <w:rPr>
          <w:rFonts w:eastAsia="MS Mincho"/>
        </w:rPr>
        <w:t>energy and</w:t>
      </w:r>
      <w:r w:rsidRPr="00C32362">
        <w:rPr>
          <w:rFonts w:eastAsia="MS Mincho"/>
        </w:rPr>
        <w:t xml:space="preserve"> supporting environmentally-friendly products and services</w:t>
      </w:r>
    </w:p>
    <w:p w:rsidR="00C05C2A" w:rsidRPr="00C32362" w:rsidRDefault="00860488" w:rsidP="00C05C2A">
      <w:pPr>
        <w:ind w:left="360"/>
        <w:rPr>
          <w:rFonts w:eastAsia="MS Mincho"/>
        </w:rPr>
      </w:pPr>
      <w:r w:rsidRPr="00C32362">
        <w:rPr>
          <w:rFonts w:eastAsia="MS Mincho"/>
        </w:rPr>
        <w:t xml:space="preserve">- the state of the art of the proposed mandatory technology in the manufacturer's line for meeting the requirements for this group.  </w:t>
      </w:r>
    </w:p>
    <w:p w:rsidR="00C05C2A" w:rsidRPr="00C32362" w:rsidRDefault="00860488" w:rsidP="00C05C2A">
      <w:pPr>
        <w:ind w:left="360"/>
        <w:rPr>
          <w:rFonts w:eastAsia="MS Mincho"/>
        </w:rPr>
      </w:pPr>
      <w:r w:rsidRPr="00C32362">
        <w:rPr>
          <w:rFonts w:eastAsia="MS Mincho"/>
        </w:rPr>
        <w:t xml:space="preserve">- the extent to which the proposed items are established in the commercial market place and where the proposed products are in their life cycle.  </w:t>
      </w:r>
    </w:p>
    <w:p w:rsidR="00C05C2A" w:rsidRPr="00C32362" w:rsidRDefault="00860488" w:rsidP="00C05C2A">
      <w:pPr>
        <w:ind w:left="360"/>
        <w:rPr>
          <w:rFonts w:eastAsia="MS Mincho"/>
        </w:rPr>
      </w:pPr>
      <w:r w:rsidRPr="00C32362">
        <w:rPr>
          <w:rFonts w:eastAsia="MS Mincho"/>
        </w:rPr>
        <w:t xml:space="preserve">- the range of third party software products available in the commercial marketplace which augment the group specific functionality for the proposed products and which are not specifically required to be provided or supported in the technical specifications.  </w:t>
      </w:r>
    </w:p>
    <w:p w:rsidR="00C05C2A" w:rsidRPr="00C32362" w:rsidRDefault="00860488" w:rsidP="00C05C2A">
      <w:pPr>
        <w:ind w:left="360"/>
        <w:rPr>
          <w:rFonts w:eastAsia="MS Mincho"/>
        </w:rPr>
      </w:pPr>
      <w:r w:rsidRPr="00C32362">
        <w:rPr>
          <w:rFonts w:eastAsia="MS Mincho"/>
        </w:rPr>
        <w:t xml:space="preserve">- the comprehensiveness, completeness, ease-of-use, and availability of documentation (on-line and printed) </w:t>
      </w:r>
    </w:p>
    <w:p w:rsidR="00C05C2A" w:rsidRPr="00C32362" w:rsidRDefault="00C05C2A" w:rsidP="00C05C2A">
      <w:pPr>
        <w:ind w:left="360"/>
        <w:rPr>
          <w:rFonts w:eastAsia="MS Mincho"/>
        </w:rPr>
      </w:pPr>
    </w:p>
    <w:p w:rsidR="00B62A89" w:rsidRPr="00C32362" w:rsidRDefault="00B62A89" w:rsidP="00B62A89">
      <w:pPr>
        <w:rPr>
          <w:rFonts w:eastAsia="MS Mincho"/>
        </w:rPr>
      </w:pPr>
    </w:p>
    <w:p w:rsidR="00B62A89" w:rsidRPr="00C32362" w:rsidRDefault="00B62A89" w:rsidP="00B62A89">
      <w:pPr>
        <w:pStyle w:val="Heading4"/>
        <w:rPr>
          <w:rFonts w:eastAsia="MS Mincho"/>
          <w:b w:val="0"/>
        </w:rPr>
      </w:pPr>
      <w:bookmarkStart w:id="1629" w:name="_Toc127245335"/>
      <w:bookmarkStart w:id="1630" w:name="_Toc349561460"/>
      <w:bookmarkStart w:id="1631" w:name="_Toc349567676"/>
      <w:r w:rsidRPr="00C32362">
        <w:rPr>
          <w:rFonts w:eastAsia="MS Mincho"/>
          <w:b w:val="0"/>
        </w:rPr>
        <w:t>A.4.6.2. Offeror's Support and Commitment (Subfactor B)</w:t>
      </w:r>
      <w:bookmarkEnd w:id="1629"/>
      <w:bookmarkEnd w:id="1630"/>
      <w:bookmarkEnd w:id="1631"/>
    </w:p>
    <w:p w:rsidR="00C05C2A" w:rsidRPr="00C32362" w:rsidRDefault="009B27B8" w:rsidP="00C05C2A">
      <w:pPr>
        <w:ind w:left="360"/>
      </w:pPr>
      <w:r w:rsidRPr="00C32362">
        <w:t xml:space="preserve">This subfactor addresses the offeror's support and commitment as defined in Attachment C, Statement of Work. </w:t>
      </w:r>
    </w:p>
    <w:p w:rsidR="00C05C2A" w:rsidRPr="00C32362" w:rsidRDefault="00C05C2A" w:rsidP="00C05C2A">
      <w:pPr>
        <w:ind w:left="360"/>
      </w:pPr>
    </w:p>
    <w:p w:rsidR="00C05C2A" w:rsidRPr="00C32362" w:rsidRDefault="00497C7D" w:rsidP="00C05C2A">
      <w:pPr>
        <w:pStyle w:val="Heading6"/>
        <w:ind w:left="360"/>
        <w:rPr>
          <w:rFonts w:eastAsia="MS Mincho"/>
        </w:rPr>
      </w:pPr>
      <w:bookmarkStart w:id="1632" w:name="_Toc127245336"/>
      <w:bookmarkStart w:id="1633" w:name="_Toc349561461"/>
      <w:bookmarkStart w:id="1634" w:name="_Toc349567677"/>
      <w:r w:rsidRPr="00C32362">
        <w:rPr>
          <w:rFonts w:eastAsia="MS Mincho"/>
        </w:rPr>
        <w:t>Commitment to Supply Chain Management and Supply Diversity</w:t>
      </w:r>
      <w:bookmarkEnd w:id="1632"/>
      <w:bookmarkEnd w:id="1633"/>
      <w:bookmarkEnd w:id="1634"/>
    </w:p>
    <w:p w:rsidR="00B511A2" w:rsidRDefault="00497C7D" w:rsidP="00C05C2A">
      <w:pPr>
        <w:ind w:left="360"/>
        <w:rPr>
          <w:rFonts w:eastAsia="MS Mincho"/>
        </w:rPr>
      </w:pPr>
      <w:r w:rsidRPr="00C32362">
        <w:rPr>
          <w:rFonts w:eastAsia="MS Mincho"/>
        </w:rPr>
        <w:t xml:space="preserve">The range of available vendors under contract and the range of hardware and software proposed to support, interconnect and enhance the full range of products in scope for </w:t>
      </w:r>
      <w:r w:rsidR="00660C78" w:rsidRPr="00C32362">
        <w:rPr>
          <w:rFonts w:eastAsia="MS Mincho"/>
        </w:rPr>
        <w:t>SEWP along</w:t>
      </w:r>
      <w:r w:rsidR="00B80711" w:rsidRPr="00C32362">
        <w:rPr>
          <w:rFonts w:eastAsia="MS Mincho"/>
        </w:rPr>
        <w:t xml:space="preserve"> with the extent of the offeror's capability to enhance the range of software and hardware technology being offered through corporate policies and resources </w:t>
      </w:r>
      <w:r w:rsidRPr="00C32362">
        <w:rPr>
          <w:rFonts w:eastAsia="MS Mincho"/>
        </w:rPr>
        <w:t>will be evaluated for efficiency and effectiveness</w:t>
      </w:r>
      <w:r w:rsidR="00B80711" w:rsidRPr="00C32362">
        <w:rPr>
          <w:rFonts w:eastAsia="MS Mincho"/>
        </w:rPr>
        <w:t xml:space="preserve"> in support of </w:t>
      </w:r>
      <w:r w:rsidR="00045D69" w:rsidRPr="00C32362">
        <w:rPr>
          <w:rFonts w:eastAsia="MS Mincho"/>
        </w:rPr>
        <w:t>the</w:t>
      </w:r>
      <w:r w:rsidR="00045D69">
        <w:rPr>
          <w:rFonts w:eastAsia="MS Mincho"/>
        </w:rPr>
        <w:t xml:space="preserve"> second</w:t>
      </w:r>
      <w:r w:rsidR="001853DD">
        <w:rPr>
          <w:rFonts w:eastAsia="MS Mincho"/>
        </w:rPr>
        <w:t xml:space="preserve"> and</w:t>
      </w:r>
      <w:r w:rsidR="00B80711" w:rsidRPr="00C32362">
        <w:rPr>
          <w:rFonts w:eastAsia="MS Mincho"/>
        </w:rPr>
        <w:t xml:space="preserve"> third Acquisition Objective in, Attachment C,</w:t>
      </w:r>
      <w:r w:rsidR="00B511A2">
        <w:rPr>
          <w:rFonts w:eastAsia="MS Mincho"/>
        </w:rPr>
        <w:t xml:space="preserve"> Statement of Work.</w:t>
      </w:r>
    </w:p>
    <w:p w:rsidR="00C05C2A" w:rsidRPr="00C32362" w:rsidRDefault="00C05C2A" w:rsidP="00C05C2A">
      <w:pPr>
        <w:ind w:left="360"/>
        <w:rPr>
          <w:rFonts w:eastAsia="MS Mincho"/>
        </w:rPr>
      </w:pPr>
    </w:p>
    <w:p w:rsidR="00C05C2A" w:rsidRPr="00C32362" w:rsidRDefault="00497C7D" w:rsidP="00C05C2A">
      <w:pPr>
        <w:ind w:left="360"/>
        <w:rPr>
          <w:rFonts w:eastAsia="MS Mincho"/>
        </w:rPr>
      </w:pPr>
      <w:r w:rsidRPr="00C32362">
        <w:rPr>
          <w:rFonts w:eastAsia="MS Mincho"/>
        </w:rPr>
        <w:t>The ability of the offeror to augment their vendor teaming relationships will also be evaluated for reasonableness and the extent to which those relationships might enhance or inhibit Government accessibility to a range of products and be provided with a continuous competitive environment</w:t>
      </w:r>
      <w:r w:rsidR="0038457E" w:rsidRPr="00C32362">
        <w:rPr>
          <w:rFonts w:eastAsia="MS Mincho"/>
        </w:rPr>
        <w:t>.</w:t>
      </w:r>
    </w:p>
    <w:p w:rsidR="00C05C2A" w:rsidRPr="00C32362" w:rsidRDefault="00C05C2A" w:rsidP="00C05C2A">
      <w:pPr>
        <w:ind w:left="360"/>
        <w:rPr>
          <w:rFonts w:eastAsia="MS Mincho"/>
        </w:rPr>
      </w:pPr>
    </w:p>
    <w:p w:rsidR="00C05C2A" w:rsidRPr="00C32362" w:rsidRDefault="00497C7D" w:rsidP="00C05C2A">
      <w:pPr>
        <w:ind w:left="360"/>
        <w:rPr>
          <w:rFonts w:eastAsia="MS Mincho"/>
        </w:rPr>
      </w:pPr>
      <w:r w:rsidRPr="00C32362">
        <w:rPr>
          <w:rFonts w:eastAsia="MS Mincho"/>
        </w:rPr>
        <w:t>The corporate policies</w:t>
      </w:r>
      <w:r w:rsidR="00B80711" w:rsidRPr="00C32362">
        <w:rPr>
          <w:rFonts w:eastAsia="MS Mincho"/>
        </w:rPr>
        <w:t>, procedures</w:t>
      </w:r>
      <w:r w:rsidRPr="00C32362">
        <w:rPr>
          <w:rFonts w:eastAsia="MS Mincho"/>
        </w:rPr>
        <w:t xml:space="preserve"> and activities related to supply chain risk management will be evaluated for effectiveness and completeness</w:t>
      </w:r>
      <w:r w:rsidR="000D637D" w:rsidRPr="00C32362">
        <w:rPr>
          <w:rFonts w:eastAsia="MS Mincho"/>
        </w:rPr>
        <w:t xml:space="preserve"> in </w:t>
      </w:r>
      <w:r w:rsidR="00660C78" w:rsidRPr="00C32362">
        <w:rPr>
          <w:rFonts w:eastAsia="MS Mincho"/>
        </w:rPr>
        <w:t>reducing the</w:t>
      </w:r>
      <w:r w:rsidRPr="00C32362">
        <w:rPr>
          <w:rFonts w:eastAsia="MS Mincho"/>
        </w:rPr>
        <w:t xml:space="preserve"> risk of counterfeiting, tainting, product substitution, and other risks related to supply chain management.  Participation either directly or indirectly in national and international standards type activities will be </w:t>
      </w:r>
      <w:r w:rsidR="000D637D" w:rsidRPr="00C32362">
        <w:rPr>
          <w:rFonts w:eastAsia="MS Mincho"/>
        </w:rPr>
        <w:t>considered in support of the reduction of risk in the supply chain</w:t>
      </w:r>
      <w:r w:rsidRPr="00C32362">
        <w:rPr>
          <w:rFonts w:eastAsia="MS Mincho"/>
        </w:rPr>
        <w:t xml:space="preserve">.  </w:t>
      </w:r>
    </w:p>
    <w:p w:rsidR="00C05C2A" w:rsidRPr="00C32362" w:rsidRDefault="00B62A89" w:rsidP="00C05C2A">
      <w:pPr>
        <w:pStyle w:val="Heading6"/>
        <w:ind w:left="360"/>
        <w:rPr>
          <w:rFonts w:eastAsia="MS Mincho"/>
        </w:rPr>
      </w:pPr>
      <w:bookmarkStart w:id="1635" w:name="_Toc127245339"/>
      <w:bookmarkStart w:id="1636" w:name="_Toc349561462"/>
      <w:bookmarkStart w:id="1637" w:name="_Toc349567678"/>
      <w:r w:rsidRPr="00C32362">
        <w:rPr>
          <w:rFonts w:eastAsia="MS Mincho"/>
        </w:rPr>
        <w:t>Post Award Support and Service</w:t>
      </w:r>
      <w:bookmarkEnd w:id="1635"/>
      <w:bookmarkEnd w:id="1636"/>
      <w:bookmarkEnd w:id="1637"/>
    </w:p>
    <w:p w:rsidR="00C05C2A" w:rsidRPr="00C32362" w:rsidRDefault="00B62A89" w:rsidP="00C05C2A">
      <w:pPr>
        <w:ind w:left="360"/>
        <w:rPr>
          <w:rFonts w:eastAsia="MS Mincho"/>
        </w:rPr>
      </w:pPr>
      <w:r w:rsidRPr="00C32362">
        <w:rPr>
          <w:rFonts w:eastAsia="MS Mincho"/>
        </w:rPr>
        <w:t>The offeror's overall plan for providing the technical support described in</w:t>
      </w:r>
      <w:r w:rsidR="00A924D6" w:rsidRPr="00C32362">
        <w:rPr>
          <w:rFonts w:eastAsia="MS Mincho"/>
        </w:rPr>
        <w:t xml:space="preserve"> the Statement of Work</w:t>
      </w:r>
      <w:r w:rsidRPr="00C32362">
        <w:rPr>
          <w:rFonts w:eastAsia="MS Mincho"/>
        </w:rPr>
        <w:t xml:space="preserve"> Section</w:t>
      </w:r>
      <w:r w:rsidR="00A924D6" w:rsidRPr="00C32362">
        <w:rPr>
          <w:rFonts w:eastAsia="MS Mincho"/>
        </w:rPr>
        <w:t>s</w:t>
      </w:r>
      <w:r w:rsidRPr="00C32362">
        <w:rPr>
          <w:rFonts w:eastAsia="MS Mincho"/>
        </w:rPr>
        <w:t xml:space="preserve"> C.1.3.1.3, C.1.5., </w:t>
      </w:r>
      <w:r w:rsidR="000D637D" w:rsidRPr="00C32362">
        <w:rPr>
          <w:rFonts w:eastAsia="MS Mincho"/>
        </w:rPr>
        <w:t xml:space="preserve">and </w:t>
      </w:r>
      <w:r w:rsidR="00660C78">
        <w:rPr>
          <w:rFonts w:eastAsia="MS Mincho"/>
        </w:rPr>
        <w:t>C.1.4.1.</w:t>
      </w:r>
      <w:r w:rsidRPr="00C32362">
        <w:rPr>
          <w:rFonts w:eastAsia="MS Mincho"/>
        </w:rPr>
        <w:t xml:space="preserve"> will be evaluated</w:t>
      </w:r>
      <w:r w:rsidR="00497C7D" w:rsidRPr="00C32362">
        <w:rPr>
          <w:rFonts w:eastAsia="MS Mincho"/>
        </w:rPr>
        <w:t xml:space="preserve"> for effectiveness</w:t>
      </w:r>
      <w:r w:rsidR="00024338" w:rsidRPr="00C32362">
        <w:rPr>
          <w:rFonts w:eastAsia="MS Mincho"/>
        </w:rPr>
        <w:t xml:space="preserve">, </w:t>
      </w:r>
      <w:r w:rsidR="00497C7D" w:rsidRPr="00C32362">
        <w:rPr>
          <w:rFonts w:eastAsia="MS Mincho"/>
        </w:rPr>
        <w:t>completeness</w:t>
      </w:r>
      <w:r w:rsidR="00024338" w:rsidRPr="00C32362">
        <w:rPr>
          <w:rFonts w:eastAsia="MS Mincho"/>
        </w:rPr>
        <w:t xml:space="preserve"> and </w:t>
      </w:r>
      <w:r w:rsidR="000D637D" w:rsidRPr="00C32362">
        <w:rPr>
          <w:rFonts w:eastAsia="MS Mincho"/>
        </w:rPr>
        <w:t xml:space="preserve">integrated approach in providing the </w:t>
      </w:r>
      <w:r w:rsidR="007D63C6" w:rsidRPr="00C32362">
        <w:rPr>
          <w:rFonts w:eastAsia="MS Mincho"/>
        </w:rPr>
        <w:t>Government</w:t>
      </w:r>
      <w:r w:rsidR="000D637D" w:rsidRPr="00C32362">
        <w:rPr>
          <w:rFonts w:eastAsia="MS Mincho"/>
        </w:rPr>
        <w:t xml:space="preserve"> with comprehensive support</w:t>
      </w:r>
      <w:r w:rsidR="007D63C6" w:rsidRPr="00C32362">
        <w:rPr>
          <w:rFonts w:eastAsia="MS Mincho"/>
        </w:rPr>
        <w:t xml:space="preserve"> and licensing</w:t>
      </w:r>
      <w:r w:rsidRPr="00C32362">
        <w:rPr>
          <w:rFonts w:eastAsia="MS Mincho"/>
        </w:rPr>
        <w:t>.  General areas of evaluation include the offeror's proposed approach, corporate policies, personnel, warranty and licensing plans to provid</w:t>
      </w:r>
      <w:r w:rsidR="00024338" w:rsidRPr="00C32362">
        <w:rPr>
          <w:rFonts w:eastAsia="MS Mincho"/>
        </w:rPr>
        <w:t>e</w:t>
      </w:r>
      <w:r w:rsidRPr="00C32362">
        <w:rPr>
          <w:rFonts w:eastAsia="MS Mincho"/>
        </w:rPr>
        <w:t xml:space="preserve"> hardware and software support services for timely and effective problem diagnosis and resolution.</w:t>
      </w:r>
    </w:p>
    <w:p w:rsidR="00C05C2A" w:rsidRPr="00C32362" w:rsidRDefault="00C05C2A" w:rsidP="00C05C2A">
      <w:pPr>
        <w:ind w:left="360"/>
        <w:rPr>
          <w:rFonts w:eastAsia="MS Mincho"/>
        </w:rPr>
      </w:pPr>
    </w:p>
    <w:p w:rsidR="00C05C2A" w:rsidRPr="00C32362" w:rsidRDefault="00B62A89" w:rsidP="00C05C2A">
      <w:pPr>
        <w:ind w:left="360"/>
        <w:rPr>
          <w:rFonts w:eastAsia="MS Mincho"/>
        </w:rPr>
      </w:pPr>
      <w:r w:rsidRPr="00C32362">
        <w:rPr>
          <w:rFonts w:eastAsia="MS Mincho"/>
        </w:rPr>
        <w:t xml:space="preserve">Evaluation is based on the comprehensiveness and thoroughness of the narrative in the proposal. Descriptions must be more than simple restatements of the Statement of Work Sections or responses such as “We will do this”.  </w:t>
      </w:r>
    </w:p>
    <w:p w:rsidR="00C05C2A" w:rsidRPr="00C32362" w:rsidRDefault="00C05C2A" w:rsidP="00C05C2A">
      <w:pPr>
        <w:ind w:left="360"/>
        <w:rPr>
          <w:rFonts w:eastAsia="MS Mincho"/>
        </w:rPr>
      </w:pPr>
    </w:p>
    <w:p w:rsidR="00B62A89" w:rsidRPr="00C32362" w:rsidRDefault="00B62A89" w:rsidP="00B62A89">
      <w:pPr>
        <w:pStyle w:val="Heading4"/>
        <w:rPr>
          <w:rFonts w:eastAsia="MS Mincho"/>
          <w:b w:val="0"/>
        </w:rPr>
      </w:pPr>
      <w:bookmarkStart w:id="1638" w:name="_Toc127245340"/>
      <w:bookmarkStart w:id="1639" w:name="_Toc349561463"/>
      <w:bookmarkStart w:id="1640" w:name="_Toc349567679"/>
      <w:r w:rsidRPr="00C32362">
        <w:rPr>
          <w:rFonts w:eastAsia="MS Mincho"/>
          <w:b w:val="0"/>
        </w:rPr>
        <w:t>A.4.6.3. Management Plan (Subfactor C)</w:t>
      </w:r>
      <w:bookmarkEnd w:id="1638"/>
      <w:bookmarkEnd w:id="1639"/>
      <w:bookmarkEnd w:id="1640"/>
    </w:p>
    <w:p w:rsidR="00C05C2A" w:rsidRPr="00C32362" w:rsidRDefault="00B62A89" w:rsidP="00C05C2A">
      <w:pPr>
        <w:ind w:left="360"/>
        <w:rPr>
          <w:rFonts w:eastAsia="MS Mincho"/>
        </w:rPr>
      </w:pPr>
      <w:r w:rsidRPr="00C32362">
        <w:rPr>
          <w:rFonts w:eastAsia="MS Mincho"/>
        </w:rPr>
        <w:t>In this subfactor Program Management and administrative aspects of the proposal will be evaluated.</w:t>
      </w:r>
    </w:p>
    <w:p w:rsidR="00C05C2A" w:rsidRPr="00C32362" w:rsidRDefault="00B62A89" w:rsidP="00C05C2A">
      <w:pPr>
        <w:pStyle w:val="Heading6"/>
        <w:ind w:left="360"/>
        <w:rPr>
          <w:rFonts w:eastAsia="MS Mincho"/>
        </w:rPr>
      </w:pPr>
      <w:bookmarkStart w:id="1641" w:name="_Toc127245341"/>
      <w:bookmarkStart w:id="1642" w:name="_Toc349561464"/>
      <w:bookmarkStart w:id="1643" w:name="_Toc349567680"/>
      <w:r w:rsidRPr="00C32362">
        <w:rPr>
          <w:rFonts w:eastAsia="MS Mincho"/>
        </w:rPr>
        <w:t>Program Management</w:t>
      </w:r>
      <w:bookmarkEnd w:id="1641"/>
      <w:bookmarkEnd w:id="1642"/>
      <w:bookmarkEnd w:id="1643"/>
    </w:p>
    <w:p w:rsidR="00C05C2A" w:rsidRPr="00C32362" w:rsidRDefault="00B62A89" w:rsidP="00C05C2A">
      <w:pPr>
        <w:ind w:left="360"/>
        <w:rPr>
          <w:rFonts w:eastAsia="MS Mincho"/>
        </w:rPr>
      </w:pPr>
      <w:r w:rsidRPr="00C32362">
        <w:rPr>
          <w:rFonts w:eastAsia="MS Mincho"/>
        </w:rPr>
        <w:t xml:space="preserve"> The offeror’s planned management approach to the contract and associated problems </w:t>
      </w:r>
      <w:r w:rsidR="00A24C10" w:rsidRPr="00C32362">
        <w:rPr>
          <w:rFonts w:eastAsia="MS Mincho"/>
        </w:rPr>
        <w:t xml:space="preserve">and problem resolution </w:t>
      </w:r>
      <w:r w:rsidRPr="00C32362">
        <w:rPr>
          <w:rFonts w:eastAsia="MS Mincho"/>
        </w:rPr>
        <w:t>will be evaluated</w:t>
      </w:r>
      <w:r w:rsidR="00497C7D" w:rsidRPr="00C32362">
        <w:rPr>
          <w:rFonts w:eastAsia="MS Mincho"/>
        </w:rPr>
        <w:t xml:space="preserve"> for effectiveness</w:t>
      </w:r>
      <w:r w:rsidR="00024338" w:rsidRPr="00C32362">
        <w:rPr>
          <w:rFonts w:eastAsia="MS Mincho"/>
        </w:rPr>
        <w:t xml:space="preserve">, </w:t>
      </w:r>
      <w:r w:rsidR="00497C7D" w:rsidRPr="00C32362">
        <w:rPr>
          <w:rFonts w:eastAsia="MS Mincho"/>
        </w:rPr>
        <w:t>thoroughne</w:t>
      </w:r>
      <w:r w:rsidR="00FC3D2E" w:rsidRPr="00C32362">
        <w:rPr>
          <w:rFonts w:eastAsia="MS Mincho"/>
        </w:rPr>
        <w:t>s</w:t>
      </w:r>
      <w:r w:rsidR="00497C7D" w:rsidRPr="00C32362">
        <w:rPr>
          <w:rFonts w:eastAsia="MS Mincho"/>
        </w:rPr>
        <w:t>s</w:t>
      </w:r>
      <w:r w:rsidR="00024338" w:rsidRPr="00C32362">
        <w:rPr>
          <w:rFonts w:eastAsia="MS Mincho"/>
        </w:rPr>
        <w:t xml:space="preserve">, </w:t>
      </w:r>
      <w:r w:rsidR="001A1AF1" w:rsidRPr="00C32362">
        <w:rPr>
          <w:rFonts w:eastAsia="MS Mincho"/>
        </w:rPr>
        <w:t xml:space="preserve">and </w:t>
      </w:r>
      <w:r w:rsidR="00F354B2" w:rsidRPr="00C32362">
        <w:rPr>
          <w:rFonts w:eastAsia="MS Mincho"/>
        </w:rPr>
        <w:t>understanding, to</w:t>
      </w:r>
      <w:r w:rsidR="00A24C10" w:rsidRPr="00C32362">
        <w:rPr>
          <w:rFonts w:eastAsia="MS Mincho"/>
        </w:rPr>
        <w:t xml:space="preserve"> provide the SEWP Program Office and the Government customer with an </w:t>
      </w:r>
      <w:r w:rsidR="001A1AF1" w:rsidRPr="00C32362">
        <w:rPr>
          <w:rFonts w:eastAsia="MS Mincho"/>
        </w:rPr>
        <w:t>integrated approach to acquisition program management</w:t>
      </w:r>
    </w:p>
    <w:p w:rsidR="00C05C2A" w:rsidRPr="00C32362" w:rsidRDefault="00C05C2A" w:rsidP="00C05C2A">
      <w:pPr>
        <w:ind w:left="360"/>
        <w:rPr>
          <w:rFonts w:eastAsia="MS Mincho"/>
        </w:rPr>
      </w:pPr>
    </w:p>
    <w:p w:rsidR="009E50C9" w:rsidRDefault="00B62A89" w:rsidP="001853DD">
      <w:pPr>
        <w:ind w:left="360"/>
        <w:rPr>
          <w:rFonts w:eastAsia="MS Mincho"/>
        </w:rPr>
      </w:pPr>
      <w:r w:rsidRPr="00C32362">
        <w:rPr>
          <w:rFonts w:eastAsia="MS Mincho"/>
        </w:rPr>
        <w:t>The organization established that will comply with the contract requirements</w:t>
      </w:r>
      <w:r w:rsidR="009E50C9">
        <w:rPr>
          <w:rFonts w:eastAsia="MS Mincho"/>
        </w:rPr>
        <w:t xml:space="preserve"> will be evaluated. </w:t>
      </w:r>
      <w:r w:rsidRPr="00C32362">
        <w:rPr>
          <w:rFonts w:eastAsia="MS Mincho"/>
        </w:rPr>
        <w:t xml:space="preserve"> </w:t>
      </w:r>
    </w:p>
    <w:p w:rsidR="001853DD" w:rsidRPr="00C32362" w:rsidRDefault="009E50C9" w:rsidP="001853DD">
      <w:pPr>
        <w:ind w:left="360"/>
        <w:rPr>
          <w:rFonts w:eastAsia="MS Mincho"/>
        </w:rPr>
      </w:pPr>
      <w:r>
        <w:rPr>
          <w:rFonts w:eastAsia="MS Mincho"/>
        </w:rPr>
        <w:t>The O</w:t>
      </w:r>
      <w:r w:rsidR="001A1AF1" w:rsidRPr="00C32362">
        <w:rPr>
          <w:rFonts w:eastAsia="MS Mincho"/>
        </w:rPr>
        <w:t xml:space="preserve">fferor's point-by-point response to Attachment C, Statement of Work, Sections C.1.3.2. and Program Office Support, C.1.3.3. Ordering Guides </w:t>
      </w:r>
      <w:r w:rsidR="001853DD">
        <w:rPr>
          <w:rFonts w:eastAsia="MS Mincho"/>
        </w:rPr>
        <w:t>and information regarding the organization and processes to be followed to meet the requirements in</w:t>
      </w:r>
      <w:r w:rsidR="001853DD" w:rsidRPr="00247733">
        <w:rPr>
          <w:rFonts w:eastAsia="MS Mincho"/>
        </w:rPr>
        <w:t xml:space="preserve"> </w:t>
      </w:r>
      <w:r w:rsidR="001853DD" w:rsidRPr="00C32362">
        <w:rPr>
          <w:rFonts w:eastAsia="MS Mincho"/>
        </w:rPr>
        <w:t>A.1.19. TECHNOLOGY REFRESHMENT, A.1.21. FAIR OPPORTUNITY AND REQUESTS FOR QUOTES and A.1.27. CONTRACTOR COLLECTION OF AGENCY ADMINISTRATIVE HANDLING</w:t>
      </w:r>
      <w:r w:rsidR="001853DD">
        <w:rPr>
          <w:rFonts w:eastAsia="MS Mincho"/>
        </w:rPr>
        <w:t xml:space="preserve"> FEE</w:t>
      </w:r>
      <w:r w:rsidR="001853DD" w:rsidRPr="00C32362">
        <w:rPr>
          <w:rFonts w:eastAsia="MS Mincho"/>
        </w:rPr>
        <w:t xml:space="preserve"> will be evaluated for effectiveness, thoroughness and </w:t>
      </w:r>
      <w:r w:rsidR="001853DD" w:rsidRPr="00C32362">
        <w:t>efficiency</w:t>
      </w:r>
      <w:r w:rsidR="001853DD" w:rsidRPr="00C32362">
        <w:rPr>
          <w:rFonts w:eastAsia="MS Mincho"/>
        </w:rPr>
        <w:t xml:space="preserve"> in regards to responsibility for delivery orders, quality assurance, how the offeror ensures proper replication between SEWP and other databases</w:t>
      </w:r>
      <w:r w:rsidR="001853DD">
        <w:rPr>
          <w:rFonts w:eastAsia="MS Mincho"/>
        </w:rPr>
        <w:t xml:space="preserve"> and demonstrating that the offeror understands how to effectively operate within the framework of this type of contract</w:t>
      </w:r>
      <w:r w:rsidR="001853DD" w:rsidRPr="00C32362">
        <w:rPr>
          <w:rFonts w:eastAsia="MS Mincho"/>
        </w:rPr>
        <w:t>.</w:t>
      </w:r>
    </w:p>
    <w:p w:rsidR="001853DD" w:rsidRPr="00C32362" w:rsidRDefault="001853DD" w:rsidP="001853DD">
      <w:pPr>
        <w:ind w:left="360"/>
        <w:rPr>
          <w:rFonts w:eastAsia="MS Mincho"/>
        </w:rPr>
      </w:pPr>
    </w:p>
    <w:p w:rsidR="001853DD" w:rsidRPr="00C32362" w:rsidRDefault="001853DD" w:rsidP="001853DD">
      <w:pPr>
        <w:ind w:left="360"/>
        <w:rPr>
          <w:rFonts w:eastAsia="MS Mincho"/>
        </w:rPr>
      </w:pPr>
      <w:r w:rsidRPr="00C32362">
        <w:rPr>
          <w:rFonts w:eastAsia="MS Mincho"/>
        </w:rPr>
        <w:t xml:space="preserve">Evaluation of the offeror’s management plan is based on the comprehensiveness and thoroughness of the narrative in the proposal. Descriptions must be more than simple restatements of the Statement of Work Sections or responses such as “We will do this”. </w:t>
      </w:r>
    </w:p>
    <w:p w:rsidR="00C05C2A" w:rsidRPr="00C32362" w:rsidRDefault="00B62A89" w:rsidP="00C05C2A">
      <w:pPr>
        <w:pStyle w:val="Heading6"/>
        <w:ind w:left="360"/>
        <w:rPr>
          <w:rFonts w:eastAsia="MS Mincho"/>
        </w:rPr>
      </w:pPr>
      <w:bookmarkStart w:id="1644" w:name="_Toc127245343"/>
      <w:bookmarkStart w:id="1645" w:name="_Toc349561465"/>
      <w:bookmarkStart w:id="1646" w:name="_Toc349567681"/>
      <w:r w:rsidRPr="00C32362">
        <w:rPr>
          <w:rFonts w:eastAsia="MS Mincho"/>
        </w:rPr>
        <w:lastRenderedPageBreak/>
        <w:t>Data Interchange</w:t>
      </w:r>
      <w:bookmarkEnd w:id="1644"/>
      <w:bookmarkEnd w:id="1645"/>
      <w:bookmarkEnd w:id="1646"/>
    </w:p>
    <w:p w:rsidR="00C05C2A" w:rsidRPr="00C32362" w:rsidRDefault="00B62A89" w:rsidP="00C05C2A">
      <w:pPr>
        <w:ind w:left="360"/>
        <w:rPr>
          <w:rFonts w:eastAsia="MS Mincho"/>
        </w:rPr>
      </w:pPr>
      <w:r w:rsidRPr="00C32362">
        <w:rPr>
          <w:rFonts w:eastAsia="MS Mincho"/>
        </w:rPr>
        <w:t xml:space="preserve">In this section, the Government will evaluate the offeror's response to Attachment C, Statement of Work, </w:t>
      </w:r>
      <w:r w:rsidR="00F354B2" w:rsidRPr="00C32362">
        <w:rPr>
          <w:rFonts w:eastAsia="MS Mincho"/>
        </w:rPr>
        <w:t>and C.1.3.4</w:t>
      </w:r>
      <w:r w:rsidRPr="00C32362">
        <w:rPr>
          <w:rFonts w:eastAsia="MS Mincho"/>
        </w:rPr>
        <w:t xml:space="preserve">. Electronic </w:t>
      </w:r>
      <w:r w:rsidR="0046462A" w:rsidRPr="00C32362">
        <w:rPr>
          <w:rFonts w:eastAsia="MS Mincho"/>
        </w:rPr>
        <w:t>Processes,</w:t>
      </w:r>
      <w:r w:rsidRPr="00C32362">
        <w:rPr>
          <w:rFonts w:eastAsia="MS Mincho"/>
        </w:rPr>
        <w:t xml:space="preserve"> C.1.3.5. Technology Refreshment Proposals and Attachment D </w:t>
      </w:r>
      <w:r w:rsidRPr="00C32362">
        <w:t>Contractor / Government Communication Requirements</w:t>
      </w:r>
      <w:r w:rsidRPr="00C32362">
        <w:rPr>
          <w:rFonts w:eastAsia="MS Mincho"/>
        </w:rPr>
        <w:t>. The offeror's ability to respond to innovative procurement actions and processes will be evaluated for cost effectiveness and efficiency</w:t>
      </w:r>
      <w:r w:rsidR="001A1AF1" w:rsidRPr="00C32362">
        <w:rPr>
          <w:rFonts w:eastAsia="MS Mincho"/>
        </w:rPr>
        <w:t xml:space="preserve"> in support of the fourth Acquisition Objective in Addendum 1, Attachment C</w:t>
      </w:r>
      <w:r w:rsidRPr="00C32362">
        <w:rPr>
          <w:rFonts w:eastAsia="MS Mincho"/>
        </w:rPr>
        <w:t>.  The Government will evaluate the offeror’s ability to implement and utilize automated processes for order processing, tracking, delivery, invoicing and payment which minimize human intervention.  The Government will evaluate the offeror’s corporate electronic interchange, EDI and e-Commerce strategy and corporate resources devoted to electronic interchange, EDI and e-Commerce. The Government will evaluate the offeror's response to Attachment C, Section C.1.3.1.1. World Wide Web (WWW) Services for completeness.  The</w:t>
      </w:r>
      <w:r w:rsidR="009A6839" w:rsidRPr="00C32362">
        <w:rPr>
          <w:rFonts w:eastAsia="MS Mincho"/>
        </w:rPr>
        <w:t xml:space="preserve"> Offeror’s</w:t>
      </w:r>
      <w:r w:rsidRPr="00C32362">
        <w:rPr>
          <w:rFonts w:eastAsia="MS Mincho"/>
        </w:rPr>
        <w:t xml:space="preserve"> method for HTML authoring and the mechanism for maintaining data integrity between the offeror's database of SEWP products and the WWW ordering guide will be evaluated for effectiveness</w:t>
      </w:r>
      <w:r w:rsidR="00024338" w:rsidRPr="00C32362">
        <w:rPr>
          <w:rFonts w:eastAsia="MS Mincho"/>
        </w:rPr>
        <w:t xml:space="preserve"> and understanding.</w:t>
      </w:r>
    </w:p>
    <w:p w:rsidR="00C05C2A" w:rsidRPr="00C32362" w:rsidRDefault="00C05C2A" w:rsidP="00C05C2A">
      <w:pPr>
        <w:ind w:left="360"/>
        <w:rPr>
          <w:rFonts w:eastAsia="MS Mincho"/>
        </w:rPr>
      </w:pPr>
    </w:p>
    <w:p w:rsidR="00C05C2A" w:rsidRPr="00C32362" w:rsidRDefault="00B62A89" w:rsidP="00C05C2A">
      <w:pPr>
        <w:ind w:left="360"/>
        <w:rPr>
          <w:rFonts w:eastAsia="MS Mincho"/>
        </w:rPr>
      </w:pPr>
      <w:r w:rsidRPr="00C32362">
        <w:rPr>
          <w:rFonts w:eastAsia="MS Mincho"/>
        </w:rPr>
        <w:t>Evaluation</w:t>
      </w:r>
      <w:r w:rsidR="009A6839" w:rsidRPr="00C32362">
        <w:rPr>
          <w:rFonts w:eastAsia="MS Mincho"/>
        </w:rPr>
        <w:t xml:space="preserve"> of Subfactor </w:t>
      </w:r>
      <w:r w:rsidR="00045D69" w:rsidRPr="00C32362">
        <w:rPr>
          <w:rFonts w:eastAsia="MS Mincho"/>
        </w:rPr>
        <w:t>C is</w:t>
      </w:r>
      <w:r w:rsidRPr="00C32362">
        <w:rPr>
          <w:rFonts w:eastAsia="MS Mincho"/>
        </w:rPr>
        <w:t xml:space="preserve"> based on the </w:t>
      </w:r>
      <w:r w:rsidR="00045D69" w:rsidRPr="00C32362">
        <w:rPr>
          <w:rFonts w:eastAsia="MS Mincho"/>
        </w:rPr>
        <w:t>comprehensiveness of</w:t>
      </w:r>
      <w:r w:rsidR="009A6839" w:rsidRPr="00C32362">
        <w:rPr>
          <w:rFonts w:eastAsia="MS Mincho"/>
        </w:rPr>
        <w:t xml:space="preserve"> the </w:t>
      </w:r>
      <w:r w:rsidRPr="00C32362">
        <w:rPr>
          <w:rFonts w:eastAsia="MS Mincho"/>
        </w:rPr>
        <w:t xml:space="preserve">narrative in the proposal. Descriptions must be more than simple restatements of the Statement of Work Sections or responses such as “We will do this”. </w:t>
      </w:r>
    </w:p>
    <w:p w:rsidR="00C05C2A" w:rsidRPr="00C32362" w:rsidRDefault="00C05C2A" w:rsidP="00C05C2A">
      <w:pPr>
        <w:ind w:left="360"/>
      </w:pPr>
    </w:p>
    <w:p w:rsidR="00B62A89" w:rsidRPr="00C32362" w:rsidRDefault="00B62A89" w:rsidP="00B62A89">
      <w:pPr>
        <w:jc w:val="center"/>
      </w:pPr>
      <w:r w:rsidRPr="00C32362">
        <w:t>(End of text)</w:t>
      </w:r>
    </w:p>
    <w:p w:rsidR="00B62A89" w:rsidRPr="00C32362" w:rsidRDefault="00B62A89" w:rsidP="00B62A89">
      <w:pPr>
        <w:pStyle w:val="Heading3"/>
      </w:pPr>
      <w:bookmarkStart w:id="1647" w:name="_Toc127245345"/>
      <w:bookmarkStart w:id="1648" w:name="_Toc349561466"/>
      <w:bookmarkStart w:id="1649" w:name="_Toc349567682"/>
      <w:bookmarkStart w:id="1650" w:name="_Toc359425718"/>
      <w:bookmarkStart w:id="1651" w:name="_Toc361312875"/>
      <w:bookmarkStart w:id="1652" w:name="_Toc361314118"/>
      <w:bookmarkStart w:id="1653" w:name="_Toc364329470"/>
      <w:bookmarkStart w:id="1654" w:name="_Toc370288434"/>
      <w:r w:rsidRPr="00C32362">
        <w:t>A.4.7. PAST PERFORMANCE EVALUATION</w:t>
      </w:r>
      <w:bookmarkEnd w:id="1647"/>
      <w:bookmarkEnd w:id="1648"/>
      <w:bookmarkEnd w:id="1649"/>
      <w:bookmarkEnd w:id="1650"/>
      <w:bookmarkEnd w:id="1651"/>
      <w:bookmarkEnd w:id="1652"/>
      <w:bookmarkEnd w:id="1653"/>
      <w:bookmarkEnd w:id="1654"/>
    </w:p>
    <w:p w:rsidR="00C05C2A" w:rsidRDefault="00B72CF5" w:rsidP="00C05C2A">
      <w:r w:rsidRPr="00C32362">
        <w:t>Each Offeror’s recent and relevant past performance history for ongoing or completed contracts within 3 years of the proposal due date will be evaluated on an Acceptable/Unacceptable basis.  Following proposal receipt, the Integrated Evaluation Team will review the proposal, Government Past Performance Databases, and any other sources of past performance evaluations or input to locate any relevant past performance information for the Offeror within three years of the proposal due date.  Relevant past performance information includes any performance history that is similar in content and scope to the proposed work for this acquisition</w:t>
      </w:r>
      <w:r w:rsidR="009A6839" w:rsidRPr="00C32362">
        <w:t xml:space="preserve"> and was ongoing or completed</w:t>
      </w:r>
      <w:r w:rsidR="000A7E67">
        <w:t xml:space="preserve"> within 3 years of the proposal due date. The term “content” means the type and complexity of services, work, or supplies, in comparison to the requirements of this solicitation. </w:t>
      </w:r>
      <w:r w:rsidRPr="00C32362">
        <w:t xml:space="preserve"> </w:t>
      </w:r>
      <w:r w:rsidR="000A7E67">
        <w:t xml:space="preserve">This </w:t>
      </w:r>
      <w:r w:rsidR="009A6839" w:rsidRPr="00C32362">
        <w:t>evaluation will include the offeror's experience on IDIQ contracts, both GWAC and commercial, concerning management of contracts from financial, organizational, technical, and operational perspectives.</w:t>
      </w:r>
    </w:p>
    <w:p w:rsidR="000A7E67" w:rsidRPr="00C32362" w:rsidRDefault="000A7E67" w:rsidP="00C05C2A"/>
    <w:p w:rsidR="000A7E67" w:rsidRPr="00C32362" w:rsidRDefault="00B72CF5" w:rsidP="000A7E67">
      <w:pPr>
        <w:pStyle w:val="HTMLBody"/>
      </w:pPr>
      <w:r w:rsidRPr="00C32362">
        <w:t>An Offeror with</w:t>
      </w:r>
      <w:r w:rsidR="009A6839" w:rsidRPr="00C32362">
        <w:t xml:space="preserve"> </w:t>
      </w:r>
      <w:r w:rsidR="00660C78" w:rsidRPr="00C32362">
        <w:t>no relevant</w:t>
      </w:r>
      <w:r w:rsidRPr="00C32362">
        <w:t xml:space="preserve"> record of past performance within 3 years of the proposal due date</w:t>
      </w:r>
      <w:r w:rsidR="009A6839" w:rsidRPr="00C32362">
        <w:t xml:space="preserve"> </w:t>
      </w:r>
      <w:r w:rsidR="000A7E67">
        <w:t xml:space="preserve">that </w:t>
      </w:r>
      <w:r w:rsidR="009A6839" w:rsidRPr="00C32362">
        <w:t>was ongoing or completed</w:t>
      </w:r>
      <w:r w:rsidRPr="00C32362">
        <w:t xml:space="preserve"> will be evaluated as “Acceptable”.  Any Offeror with relevan</w:t>
      </w:r>
      <w:r w:rsidR="009A6839" w:rsidRPr="00C32362">
        <w:t>t</w:t>
      </w:r>
      <w:r w:rsidRPr="00C32362">
        <w:t xml:space="preserve"> and acceptable performance information within 3 years of the proposal due date will evaluated as “Acceptable</w:t>
      </w:r>
      <w:r w:rsidR="00660C78" w:rsidRPr="00C32362">
        <w:t>”.</w:t>
      </w:r>
      <w:r w:rsidRPr="00C32362">
        <w:t xml:space="preserve">  If an Offeror has adverse relevant past performance information the Contracting Officer will contact the Offeror and provide them with an opportunity to provide a written response to address the adverse past performance information.  An Offeror will be evaluated as “Unacceptable”, and therefore will not be eligible for contract award, in the event that it</w:t>
      </w:r>
      <w:r w:rsidR="00391673">
        <w:t>’</w:t>
      </w:r>
      <w:r w:rsidRPr="00C32362">
        <w:t>s relevant past performance history within 3 years of the proposal due date reflects significant</w:t>
      </w:r>
      <w:r w:rsidR="009A6839" w:rsidRPr="00C32362">
        <w:t xml:space="preserve"> adverse</w:t>
      </w:r>
      <w:r w:rsidR="000A7E67">
        <w:t xml:space="preserve"> performance issues. </w:t>
      </w:r>
      <w:r w:rsidR="000A7E67" w:rsidRPr="00C32362">
        <w:t>If an offeror presents information demonstrating improved</w:t>
      </w:r>
      <w:r w:rsidR="000A7E67">
        <w:t xml:space="preserve"> performance, </w:t>
      </w:r>
      <w:r w:rsidR="000A7E67" w:rsidRPr="00C32362">
        <w:t>processes</w:t>
      </w:r>
      <w:r w:rsidR="000A7E67">
        <w:t xml:space="preserve">, policies, changes, etc., </w:t>
      </w:r>
      <w:r w:rsidR="000A7E67" w:rsidRPr="00C32362">
        <w:t>since any adverse performance events that may be provided to the Government as part of the</w:t>
      </w:r>
      <w:r w:rsidR="000A7E67">
        <w:t xml:space="preserve"> Offeror’s</w:t>
      </w:r>
      <w:r w:rsidR="000A7E67" w:rsidRPr="00C32362">
        <w:t xml:space="preserve"> written response and will be considered in the evaluation.  </w:t>
      </w:r>
    </w:p>
    <w:p w:rsidR="00B62A89" w:rsidRPr="00C32362" w:rsidRDefault="00B62A89" w:rsidP="00B62A89">
      <w:pPr>
        <w:pStyle w:val="HTMLBody"/>
      </w:pPr>
    </w:p>
    <w:p w:rsidR="00B827F3" w:rsidRPr="00C32362" w:rsidRDefault="00B827F3" w:rsidP="00B827F3">
      <w:pPr>
        <w:jc w:val="center"/>
      </w:pPr>
      <w:r w:rsidRPr="00C32362">
        <w:t>(End of text)</w:t>
      </w:r>
    </w:p>
    <w:p w:rsidR="00B827F3" w:rsidRPr="00C32362" w:rsidRDefault="00B827F3" w:rsidP="00B62A89">
      <w:pPr>
        <w:pStyle w:val="HTMLBody"/>
      </w:pPr>
    </w:p>
    <w:p w:rsidR="00B62A89" w:rsidRPr="00C32362" w:rsidRDefault="00B62A89" w:rsidP="00B62A89">
      <w:pPr>
        <w:pStyle w:val="Heading3"/>
      </w:pPr>
      <w:bookmarkStart w:id="1655" w:name="_Toc349561467"/>
      <w:bookmarkStart w:id="1656" w:name="_Toc349567683"/>
      <w:bookmarkStart w:id="1657" w:name="_Toc359425719"/>
      <w:bookmarkStart w:id="1658" w:name="_Toc361312876"/>
      <w:bookmarkStart w:id="1659" w:name="_Toc361314119"/>
      <w:bookmarkStart w:id="1660" w:name="_Toc364329471"/>
      <w:bookmarkStart w:id="1661" w:name="_Toc370288435"/>
      <w:r w:rsidRPr="00C32362">
        <w:t>A.4.8. PRICE EVALUATION</w:t>
      </w:r>
      <w:bookmarkEnd w:id="1655"/>
      <w:bookmarkEnd w:id="1656"/>
      <w:bookmarkEnd w:id="1657"/>
      <w:bookmarkEnd w:id="1658"/>
      <w:bookmarkEnd w:id="1659"/>
      <w:bookmarkEnd w:id="1660"/>
      <w:bookmarkEnd w:id="1661"/>
    </w:p>
    <w:p w:rsidR="00B62A89" w:rsidRPr="00C32362" w:rsidRDefault="00B62A89" w:rsidP="00B62A89">
      <w:r w:rsidRPr="00C32362">
        <w:t>A price analysis will be conducted in accordance with FAR 15.305(a)(1).  Price analysis is described at FAR 15.404-1(b).  This analysis is done to ensure that a "fair and reasonable" price is paid by the Government</w:t>
      </w:r>
      <w:r w:rsidR="003F2178" w:rsidRPr="00C32362">
        <w:t>.</w:t>
      </w:r>
    </w:p>
    <w:p w:rsidR="003F2178" w:rsidRPr="00C32362" w:rsidRDefault="003F2178" w:rsidP="00B62A89"/>
    <w:p w:rsidR="003F2178" w:rsidRPr="00C32362" w:rsidRDefault="0003151D" w:rsidP="003F2178">
      <w:r w:rsidRPr="00C32362">
        <w:t>The pricing evaluation will be done by adding the Mandatory pricing and Available Component Pricing Values:</w:t>
      </w:r>
    </w:p>
    <w:p w:rsidR="003F2178" w:rsidRPr="00C32362" w:rsidRDefault="003F2178" w:rsidP="003F2178">
      <w:pPr>
        <w:pStyle w:val="ListParagraph"/>
      </w:pPr>
    </w:p>
    <w:p w:rsidR="00B510B4" w:rsidRDefault="0003151D" w:rsidP="00B510B4">
      <w:pPr>
        <w:pStyle w:val="ListParagraph"/>
        <w:numPr>
          <w:ilvl w:val="1"/>
          <w:numId w:val="205"/>
        </w:numPr>
        <w:contextualSpacing w:val="0"/>
      </w:pPr>
      <w:r w:rsidRPr="00C32362">
        <w:t>As described in A.3.1</w:t>
      </w:r>
      <w:r w:rsidR="00E77111">
        <w:t>4</w:t>
      </w:r>
      <w:r w:rsidRPr="00C32362">
        <w:t>.4. and A.3.1</w:t>
      </w:r>
      <w:r w:rsidR="00E77111">
        <w:t>4</w:t>
      </w:r>
      <w:r w:rsidRPr="00C32362">
        <w:t>.5. and A.3.1</w:t>
      </w:r>
      <w:r w:rsidR="00E77111">
        <w:t>4</w:t>
      </w:r>
      <w:r w:rsidRPr="00C32362">
        <w:t>.5.1.</w:t>
      </w:r>
      <w:r w:rsidR="000A096B">
        <w:t xml:space="preserve"> </w:t>
      </w:r>
      <w:r w:rsidRPr="00C32362">
        <w:t>the proposed price</w:t>
      </w:r>
      <w:r w:rsidR="007F4DB7">
        <w:t xml:space="preserve"> </w:t>
      </w:r>
      <w:r w:rsidRPr="00C32362">
        <w:t>for each mandatory line item is multiplied by an estimate quantity (fixed in the pricing exhibits).  A 3</w:t>
      </w:r>
      <w:r w:rsidR="001579C0" w:rsidRPr="00C32362">
        <w:t>-</w:t>
      </w:r>
      <w:r w:rsidRPr="00C32362">
        <w:t xml:space="preserve"> year life cycle pricing is established based on a 3</w:t>
      </w:r>
      <w:r w:rsidR="001579C0" w:rsidRPr="00C32362">
        <w:t>-</w:t>
      </w:r>
      <w:r w:rsidRPr="00C32362">
        <w:t xml:space="preserve"> year warranty period.  The total 3</w:t>
      </w:r>
      <w:r w:rsidR="001579C0" w:rsidRPr="00C32362">
        <w:t>-</w:t>
      </w:r>
      <w:r w:rsidRPr="00C32362">
        <w:t xml:space="preserve"> year life cycle cost of all items is summed up to provide the Total Mandatory Items pricing</w:t>
      </w:r>
    </w:p>
    <w:p w:rsidR="00B510B4" w:rsidRDefault="0003151D" w:rsidP="00B510B4">
      <w:pPr>
        <w:pStyle w:val="ListParagraph"/>
        <w:numPr>
          <w:ilvl w:val="1"/>
          <w:numId w:val="205"/>
        </w:numPr>
        <w:contextualSpacing w:val="0"/>
      </w:pPr>
      <w:r w:rsidRPr="00C32362">
        <w:lastRenderedPageBreak/>
        <w:t>As described in A.3.1</w:t>
      </w:r>
      <w:r w:rsidR="0087002D">
        <w:t>5</w:t>
      </w:r>
      <w:r w:rsidRPr="00C32362">
        <w:t>.4.1., the total list price and total proposed SEWP price of all available components for each of the provided Product Classification Worksheet will be summed up for each associated worksheet and the overall proposed discount  for each of those Product Classifications will be calculated.  The overall proposed discount is then multiplie</w:t>
      </w:r>
      <w:r w:rsidR="00F354B2" w:rsidRPr="00C32362">
        <w:t>d</w:t>
      </w:r>
      <w:r w:rsidRPr="00C32362">
        <w:t xml:space="preserve"> by a Government estimated value for that Category to arrive at an evaluation price for each category.  The individual category prices are then summed up to provide the Total Available Components pricing</w:t>
      </w:r>
    </w:p>
    <w:p w:rsidR="00B510B4" w:rsidRDefault="0003151D" w:rsidP="00B510B4">
      <w:pPr>
        <w:pStyle w:val="ListParagraph"/>
        <w:numPr>
          <w:ilvl w:val="1"/>
          <w:numId w:val="205"/>
        </w:numPr>
        <w:contextualSpacing w:val="0"/>
      </w:pPr>
      <w:r w:rsidRPr="00C32362">
        <w:t xml:space="preserve">The Total Mandatory Items </w:t>
      </w:r>
      <w:r w:rsidR="00F354B2" w:rsidRPr="00C32362">
        <w:t>are</w:t>
      </w:r>
      <w:r w:rsidRPr="00C32362">
        <w:t xml:space="preserve"> added to the Total Available Components pricing to arrive at the evaluated overall Proposal Total.  It is this Proposal Total which is used for the Price Evaluation.</w:t>
      </w:r>
    </w:p>
    <w:p w:rsidR="003F2178" w:rsidRPr="00C32362" w:rsidRDefault="003F2178" w:rsidP="003F2178">
      <w:pPr>
        <w:rPr>
          <w:color w:val="1F497D" w:themeColor="dark2"/>
        </w:rPr>
      </w:pPr>
    </w:p>
    <w:p w:rsidR="003F2178" w:rsidRPr="00C32362" w:rsidRDefault="003F2178" w:rsidP="00B62A89"/>
    <w:p w:rsidR="00B62A89" w:rsidRPr="00C32362" w:rsidRDefault="00B62A89" w:rsidP="00793EF8">
      <w:pPr>
        <w:jc w:val="center"/>
      </w:pPr>
      <w:r w:rsidRPr="00C32362">
        <w:t>(End of text)</w:t>
      </w:r>
      <w:r w:rsidRPr="00C32362">
        <w:br w:type="page"/>
      </w:r>
    </w:p>
    <w:p w:rsidR="00B62A89" w:rsidRDefault="00B62A89" w:rsidP="00D9231D">
      <w:pPr>
        <w:pStyle w:val="Heading1"/>
      </w:pPr>
      <w:bookmarkStart w:id="1662" w:name="_Toc349561468"/>
      <w:bookmarkStart w:id="1663" w:name="_Toc349567684"/>
      <w:bookmarkStart w:id="1664" w:name="_Toc359425720"/>
      <w:bookmarkStart w:id="1665" w:name="_Toc361312877"/>
      <w:bookmarkStart w:id="1666" w:name="_Toc361314120"/>
      <w:bookmarkStart w:id="1667" w:name="_Toc364329472"/>
      <w:bookmarkStart w:id="1668" w:name="_Toc370288436"/>
      <w:r w:rsidRPr="00D9231D">
        <w:lastRenderedPageBreak/>
        <w:t>V.  OFFEROR REPRESENTATIONS AND CERTIFICATIONS--COMMERCIAL ITEMS (52.212-3) (</w:t>
      </w:r>
      <w:r w:rsidR="00F61DC4">
        <w:t>AUG 2013</w:t>
      </w:r>
      <w:r w:rsidRPr="00D9231D">
        <w:t>)--ALTERNATE I (</w:t>
      </w:r>
      <w:r w:rsidR="00F61DC4">
        <w:t>APR 2011</w:t>
      </w:r>
      <w:r w:rsidRPr="00D9231D">
        <w:t>)</w:t>
      </w:r>
      <w:bookmarkEnd w:id="1662"/>
      <w:bookmarkEnd w:id="1663"/>
      <w:bookmarkEnd w:id="1664"/>
      <w:bookmarkEnd w:id="1665"/>
      <w:bookmarkEnd w:id="1666"/>
      <w:bookmarkEnd w:id="1667"/>
      <w:bookmarkEnd w:id="1668"/>
      <w:r w:rsidRPr="00D9231D">
        <w:t xml:space="preserve"> </w:t>
      </w:r>
    </w:p>
    <w:p w:rsidR="00B510B4" w:rsidRPr="00B510B4" w:rsidRDefault="00B510B4" w:rsidP="00B510B4"/>
    <w:p w:rsidR="003F6C52" w:rsidRPr="003F6C52" w:rsidRDefault="00B510B4" w:rsidP="003F6C52">
      <w:pPr>
        <w:pStyle w:val="pbody"/>
        <w:spacing w:line="180" w:lineRule="atLeast"/>
        <w:rPr>
          <w:rFonts w:ascii="Times New Roman" w:hAnsi="Times New Roman" w:cs="Times New Roman"/>
        </w:rPr>
      </w:pPr>
      <w:bookmarkStart w:id="1669" w:name="wp1179197"/>
      <w:bookmarkEnd w:id="1669"/>
      <w:r w:rsidRPr="00B510B4">
        <w:rPr>
          <w:rFonts w:ascii="Times New Roman" w:hAnsi="Times New Roman" w:cs="Times New Roman"/>
        </w:rPr>
        <w:t>An offeror shall complete only paragraph (b) of this provision if the offeror has completed the annual representations and certifications electronically via</w:t>
      </w:r>
      <w:r w:rsidRPr="00B510B4">
        <w:rPr>
          <w:rStyle w:val="apple-converted-space"/>
          <w:rFonts w:ascii="Times New Roman" w:hAnsi="Times New Roman"/>
        </w:rPr>
        <w:t> </w:t>
      </w:r>
      <w:hyperlink r:id="rId265" w:history="1">
        <w:r w:rsidRPr="00B510B4">
          <w:rPr>
            <w:rStyle w:val="Hyperlink"/>
            <w:rFonts w:ascii="Times New Roman" w:hAnsi="Times New Roman" w:cs="Times New Roman"/>
            <w:color w:val="9999CC"/>
          </w:rPr>
          <w:t>http://www.acquisition.gov</w:t>
        </w:r>
      </w:hyperlink>
      <w:r w:rsidRPr="00B510B4">
        <w:rPr>
          <w:rFonts w:ascii="Times New Roman" w:hAnsi="Times New Roman" w:cs="Times New Roman"/>
        </w:rPr>
        <w:t>. If an offeror has not completed the annual representations and certifications electronically at the System for Award Management (SAM) website, the offeror shall complete only paragraphs (c) through (o) of this provision.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(a)</w:t>
      </w:r>
      <w:r w:rsidRPr="00B510B4">
        <w:rPr>
          <w:rStyle w:val="apple-converted-space"/>
          <w:rFonts w:ascii="Times New Roman" w:hAnsi="Times New Roman"/>
        </w:rPr>
        <w:t> </w:t>
      </w:r>
      <w:r w:rsidRPr="00B510B4">
        <w:rPr>
          <w:rStyle w:val="Emphasis"/>
          <w:rFonts w:ascii="Times New Roman" w:hAnsi="Times New Roman" w:cs="Times New Roman"/>
        </w:rPr>
        <w:t>Definitions</w:t>
      </w:r>
      <w:r w:rsidRPr="00B510B4">
        <w:rPr>
          <w:rFonts w:ascii="Times New Roman" w:hAnsi="Times New Roman" w:cs="Times New Roman"/>
        </w:rPr>
        <w:t>. As used in this provision—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“Economically disadvantaged women-owned small business (EDWOSB) concern”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It automatically qualifies as a women-owned small business eligible under the WOSB Program.</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“Forced or indentured child labor” means all work or service—</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Exacted from any person under the age of 18 under the menace of any penalty for its nonperformance and for which the worker does not offer himself voluntarily; or</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Performed by any person under the age of 18 pursuant to a contract the enforcement of which can be accomplished by process or penalties.</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“Inverted domestic corporation”, as used in this section, means a foreign incorporated entity which is treated as an inverted domestic corporation under</w:t>
      </w:r>
      <w:r w:rsidRPr="00B510B4">
        <w:rPr>
          <w:rStyle w:val="apple-converted-space"/>
          <w:rFonts w:ascii="Times New Roman" w:hAnsi="Times New Roman"/>
        </w:rPr>
        <w:t> </w:t>
      </w:r>
      <w:hyperlink r:id="rId266" w:history="1">
        <w:r w:rsidRPr="00B510B4">
          <w:rPr>
            <w:rStyle w:val="Hyperlink"/>
            <w:rFonts w:ascii="Times New Roman" w:hAnsi="Times New Roman" w:cs="Times New Roman"/>
            <w:color w:val="9999CC"/>
          </w:rPr>
          <w:t>6 U.S.C. 395(b)</w:t>
        </w:r>
      </w:hyperlink>
      <w:r w:rsidRPr="00B510B4">
        <w:rPr>
          <w:rFonts w:ascii="Times New Roman" w:hAnsi="Times New Roman" w:cs="Times New Roman"/>
        </w:rPr>
        <w:t>,</w:t>
      </w:r>
      <w:r w:rsidRPr="00B510B4">
        <w:rPr>
          <w:rStyle w:val="apple-converted-space"/>
          <w:rFonts w:ascii="Times New Roman" w:hAnsi="Times New Roman"/>
        </w:rPr>
        <w:t> </w:t>
      </w:r>
      <w:r w:rsidRPr="00B510B4">
        <w:rPr>
          <w:rStyle w:val="Emphasis"/>
          <w:rFonts w:ascii="Times New Roman" w:hAnsi="Times New Roman" w:cs="Times New Roman"/>
        </w:rPr>
        <w:t>i.e.</w:t>
      </w:r>
      <w:r w:rsidRPr="00B510B4">
        <w:rPr>
          <w:rFonts w:ascii="Times New Roman" w:hAnsi="Times New Roman" w:cs="Times New Roman"/>
        </w:rPr>
        <w:t>, a corporation that used to be incorporated in the United States, or used to be a partnership in the United States, but now is incorporated in  a foreign country, or is a subsidiary whose parent corporation is incorporated in a foreign country, that meets the criteria specified in</w:t>
      </w:r>
      <w:r w:rsidRPr="00B510B4">
        <w:rPr>
          <w:rStyle w:val="apple-converted-space"/>
          <w:rFonts w:ascii="Times New Roman" w:hAnsi="Times New Roman"/>
        </w:rPr>
        <w:t> </w:t>
      </w:r>
      <w:hyperlink r:id="rId267" w:history="1">
        <w:r w:rsidRPr="00B510B4">
          <w:rPr>
            <w:rStyle w:val="Hyperlink"/>
            <w:rFonts w:ascii="Times New Roman" w:hAnsi="Times New Roman" w:cs="Times New Roman"/>
            <w:color w:val="9999CC"/>
          </w:rPr>
          <w:t>6 U.S.C. 395(b)</w:t>
        </w:r>
      </w:hyperlink>
      <w:r w:rsidRPr="00B510B4">
        <w:rPr>
          <w:rFonts w:ascii="Times New Roman" w:hAnsi="Times New Roman" w:cs="Times New Roman"/>
        </w:rPr>
        <w:t>, applied in accordance with the rules and definitions of</w:t>
      </w:r>
      <w:r w:rsidRPr="00B510B4">
        <w:rPr>
          <w:rStyle w:val="apple-converted-space"/>
          <w:rFonts w:ascii="Times New Roman" w:hAnsi="Times New Roman"/>
        </w:rPr>
        <w:t> </w:t>
      </w:r>
      <w:hyperlink r:id="rId268" w:history="1">
        <w:r w:rsidRPr="00B510B4">
          <w:rPr>
            <w:rStyle w:val="Hyperlink"/>
            <w:rFonts w:ascii="Times New Roman" w:hAnsi="Times New Roman" w:cs="Times New Roman"/>
            <w:color w:val="9999CC"/>
          </w:rPr>
          <w:t>6 U.S.C. 395(c)</w:t>
        </w:r>
      </w:hyperlink>
      <w:r w:rsidRPr="00B510B4">
        <w:rPr>
          <w:rFonts w:ascii="Times New Roman" w:hAnsi="Times New Roman" w:cs="Times New Roman"/>
        </w:rPr>
        <w:t>. An inverted domestic corporation as herein defined does not meet the definition of an inverted domestic corporation as defined by the Internal Revenue Code at</w:t>
      </w:r>
      <w:r w:rsidRPr="00B510B4">
        <w:rPr>
          <w:rStyle w:val="apple-converted-space"/>
          <w:rFonts w:ascii="Times New Roman" w:hAnsi="Times New Roman"/>
        </w:rPr>
        <w:t> </w:t>
      </w:r>
      <w:hyperlink r:id="rId269" w:history="1">
        <w:r w:rsidRPr="00B510B4">
          <w:rPr>
            <w:rStyle w:val="Hyperlink"/>
            <w:rFonts w:ascii="Times New Roman" w:hAnsi="Times New Roman" w:cs="Times New Roman"/>
            <w:color w:val="9999CC"/>
          </w:rPr>
          <w:t>26 U.S.C. 7874</w:t>
        </w:r>
      </w:hyperlink>
      <w:r w:rsidRPr="00B510B4">
        <w:rPr>
          <w:rFonts w:ascii="Times New Roman" w:hAnsi="Times New Roman" w:cs="Times New Roman"/>
        </w:rPr>
        <w:t>.</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“Manufactured end product” means any end product in Federal Supply Classes (FSC) 1000-9999, except—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FSC 5510, Lumber and Related Basic Wood Materials;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Federal Supply Group (FSG) 87, Agricultural Supplies;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(3) FSG 88, Live Animals;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(4) FSG 89, Food and Related Consumables;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(5) FSC 9410, Crude Grades of Plant Materials;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(6) FSC 9430, Miscellaneous Crude Animal Products, Inedible;</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(7) FSC 9440, Miscellaneous Crude Agricultural and Forestry Products;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(8) FSC 9610, Ores;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(9) FSC 9620, Minerals, Natural and Synthetic; and</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(10) FSC 9630, Additive Metal Materials.</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“Place of manufacture”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“Restricted business operations”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Are conducted under contract directly and exclusively with the regional government of southern Sudan;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Are conducted pursuant to specific authorization from the Office of Foreign Assets Control in the Department of the Treasury, or are expressly exempted under Federal law from the requirement to be conducted under such authorization;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(3) Consist of providing goods or services to marginalized populations of Sudan;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(4) Consist of providing goods or services to an internationally recognized peacekeeping force or humanitarian organization;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(5) Consist of providing goods or services that are used only to promote health or education; or</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(6) Have been voluntarily suspended.</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“Sensitive technology”—</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lastRenderedPageBreak/>
        <w:t>(1) Means hardware, software, telecommunications equipment, or any other technology that is to be used specifically—</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To restrict the free flow of unbiased information in Iran; or</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To disrupt, monitor, or otherwise restrict speech of the people of Iran; and</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Does not include information or informational materials the export of which the President does not have the authority to regulate or prohibit pursuant to section 203(b)(3) of the International Emergency Economic Powers Act (</w:t>
      </w:r>
      <w:hyperlink r:id="rId270" w:history="1">
        <w:r w:rsidRPr="00B510B4">
          <w:rPr>
            <w:rStyle w:val="Hyperlink"/>
            <w:rFonts w:ascii="Times New Roman" w:hAnsi="Times New Roman" w:cs="Times New Roman"/>
            <w:color w:val="9999CC"/>
          </w:rPr>
          <w:t>50 U.S.C. 1702(b)(3)</w:t>
        </w:r>
      </w:hyperlink>
      <w:r w:rsidRPr="00B510B4">
        <w:rPr>
          <w:rFonts w:ascii="Times New Roman" w:hAnsi="Times New Roman" w:cs="Times New Roman"/>
        </w:rPr>
        <w:t>).</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“Service-disabled veteran-owned small business concern”—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Means a small business concern—</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Not less than 51 percent of which is owned by one or more service-disabled veterans or, in the case of any publicly owned business, not less than 51 percent of the stock of which is owned by one or more service-disabled veterans;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The management and daily business operations of which are controlled by one or more service-disabled veterans or, in the case of a service-disabled veteran with permanent and severe disability, the spouse or permanent caregiver of such veteran.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Service-disabled veteran means a veteran, as defined in</w:t>
      </w:r>
      <w:r w:rsidRPr="00B510B4">
        <w:rPr>
          <w:rStyle w:val="apple-converted-space"/>
          <w:rFonts w:ascii="Times New Roman" w:hAnsi="Times New Roman"/>
        </w:rPr>
        <w:t> </w:t>
      </w:r>
      <w:hyperlink r:id="rId271" w:history="1">
        <w:r w:rsidRPr="00B510B4">
          <w:rPr>
            <w:rStyle w:val="Hyperlink"/>
            <w:rFonts w:ascii="Times New Roman" w:hAnsi="Times New Roman" w:cs="Times New Roman"/>
            <w:color w:val="9999CC"/>
          </w:rPr>
          <w:t>38 U.S.C. 101(2)</w:t>
        </w:r>
      </w:hyperlink>
      <w:r w:rsidRPr="00B510B4">
        <w:rPr>
          <w:rFonts w:ascii="Times New Roman" w:hAnsi="Times New Roman" w:cs="Times New Roman"/>
        </w:rPr>
        <w:t>, with a disability that is service-connected, as defined in</w:t>
      </w:r>
      <w:r w:rsidRPr="00B510B4">
        <w:rPr>
          <w:rStyle w:val="apple-converted-space"/>
          <w:rFonts w:ascii="Times New Roman" w:hAnsi="Times New Roman"/>
        </w:rPr>
        <w:t> </w:t>
      </w:r>
      <w:hyperlink r:id="rId272" w:history="1">
        <w:r w:rsidRPr="00B510B4">
          <w:rPr>
            <w:rStyle w:val="Hyperlink"/>
            <w:rFonts w:ascii="Times New Roman" w:hAnsi="Times New Roman" w:cs="Times New Roman"/>
            <w:color w:val="9999CC"/>
          </w:rPr>
          <w:t>38 U.S.C. 101(16)</w:t>
        </w:r>
      </w:hyperlink>
      <w:r w:rsidRPr="00B510B4">
        <w:rPr>
          <w:rFonts w:ascii="Times New Roman" w:hAnsi="Times New Roman" w:cs="Times New Roman"/>
        </w:rPr>
        <w:t>.</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“Small business concern” means a concern, including its affiliates, that is independently owned and operated, not dominant in the field of operation in which it is bidding on Government contracts, and qualified as a small business under the criteria in 13 CFR Part 121 and size standards in this solicitation.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“Subsidiary” means an entity in which more than 50 percent of the entity is owned—</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Directly by a parent corporation; or</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Through another subsidiary of a parent corporation.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“Veteran-owned small business concern” means a small business concern—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Not less than 51 percent of which is owned by one or more veterans (as defined at</w:t>
      </w:r>
      <w:r w:rsidRPr="00B510B4">
        <w:rPr>
          <w:rStyle w:val="apple-converted-space"/>
          <w:rFonts w:ascii="Times New Roman" w:hAnsi="Times New Roman"/>
        </w:rPr>
        <w:t> </w:t>
      </w:r>
      <w:hyperlink r:id="rId273" w:history="1">
        <w:r w:rsidRPr="00B510B4">
          <w:rPr>
            <w:rStyle w:val="Hyperlink"/>
            <w:rFonts w:ascii="Times New Roman" w:hAnsi="Times New Roman" w:cs="Times New Roman"/>
            <w:color w:val="9999CC"/>
          </w:rPr>
          <w:t>38 U.S.C. 101(2)</w:t>
        </w:r>
      </w:hyperlink>
      <w:r w:rsidRPr="00B510B4">
        <w:rPr>
          <w:rFonts w:ascii="Times New Roman" w:hAnsi="Times New Roman" w:cs="Times New Roman"/>
        </w:rPr>
        <w:t>) or, in the case of any publicly owned business, not less than 51 percent of the stock of which is owned by one or more veterans; and</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The management and daily business operations of which are controlled by one or more veterans.</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“Women-owned business concern”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“Women-owned small business concern” means a small business concern—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That is at least 51 percent owned by one or more women; or, in the case of any publicly owned business, at least 51 percent of the stock of which is owned by one or more women; and</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Whose management and daily business operations are controlled by one or more women.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“Women-owned small business (WOSB) concern eligible under the WOSB Program” (in accordance with 13 CFR part 127), means a small business concern that is at least 51 percent directly and unconditionally owned by, and the management and daily business operations of which are controlled by, one or more women who are citizens of the United States.</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(b)</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w:t>
      </w:r>
      <w:r w:rsidRPr="00B510B4">
        <w:rPr>
          <w:rStyle w:val="apple-converted-space"/>
          <w:rFonts w:ascii="Times New Roman" w:hAnsi="Times New Roman"/>
        </w:rPr>
        <w:t> </w:t>
      </w:r>
      <w:r w:rsidRPr="00B510B4">
        <w:rPr>
          <w:rStyle w:val="Emphasis"/>
          <w:rFonts w:ascii="Times New Roman" w:hAnsi="Times New Roman" w:cs="Times New Roman"/>
        </w:rPr>
        <w:t>Annual Representations and Certifications</w:t>
      </w:r>
      <w:r w:rsidRPr="00B510B4">
        <w:rPr>
          <w:rFonts w:ascii="Times New Roman" w:hAnsi="Times New Roman" w:cs="Times New Roman"/>
        </w:rPr>
        <w:t>. Any changes provided by the offeror in paragraph (b)(2) of this provision do not automatically change the representations and certifications posted on the SAM website.</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The offeror has completed the annual representations and certifications electronically via the SAM website accessed through</w:t>
      </w:r>
      <w:r w:rsidRPr="00B510B4">
        <w:rPr>
          <w:rStyle w:val="apple-converted-space"/>
          <w:rFonts w:ascii="Times New Roman" w:hAnsi="Times New Roman"/>
        </w:rPr>
        <w:t> </w:t>
      </w:r>
      <w:hyperlink r:id="rId274" w:history="1">
        <w:r w:rsidRPr="00B510B4">
          <w:rPr>
            <w:rStyle w:val="Hyperlink"/>
            <w:rFonts w:ascii="Times New Roman" w:hAnsi="Times New Roman" w:cs="Times New Roman"/>
            <w:color w:val="9999CC"/>
          </w:rPr>
          <w:t>http://www.acquisition.gov</w:t>
        </w:r>
      </w:hyperlink>
      <w:r w:rsidRPr="00B510B4">
        <w:rPr>
          <w:rFonts w:ascii="Times New Roman" w:hAnsi="Times New Roman" w:cs="Times New Roman"/>
        </w:rPr>
        <w:t>. After reviewing the SAM database information, the offeror verifies by submission of this offer that the representations and certifications currently posted electronically at FAR 52.212-3, Offeror Representations and Certifications—Commercial Items, have been entered or updated in the last 12 months, are current, accurate, complete, and applicable to this solicitation (including the business size standard applicable to the NAICS code referenced for this solicitation), as of the date of this offer and are incorporated in this offer by reference (see FAR</w:t>
      </w:r>
      <w:r w:rsidRPr="00B510B4">
        <w:rPr>
          <w:rStyle w:val="apple-converted-space"/>
          <w:rFonts w:ascii="Times New Roman" w:hAnsi="Times New Roman"/>
        </w:rPr>
        <w:t> </w:t>
      </w:r>
      <w:hyperlink r:id="rId275" w:anchor="wp1073667" w:history="1">
        <w:r w:rsidRPr="00B510B4">
          <w:rPr>
            <w:rStyle w:val="Hyperlink"/>
            <w:rFonts w:ascii="Times New Roman" w:hAnsi="Times New Roman" w:cs="Times New Roman"/>
            <w:color w:val="9999CC"/>
          </w:rPr>
          <w:t>4.1201</w:t>
        </w:r>
      </w:hyperlink>
      <w:r w:rsidRPr="00B510B4">
        <w:rPr>
          <w:rFonts w:ascii="Times New Roman" w:hAnsi="Times New Roman" w:cs="Times New Roman"/>
        </w:rPr>
        <w:t>), except for paragraphs ______________.</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w:t>
      </w:r>
      <w:r w:rsidRPr="00B510B4">
        <w:rPr>
          <w:rStyle w:val="Emphasis"/>
          <w:rFonts w:ascii="Times New Roman" w:hAnsi="Times New Roman" w:cs="Times New Roman"/>
        </w:rPr>
        <w:t>Offeror to identify the applicable paragraphs at (c) through (o) of this provision that the offeror has completed for the purposes of this solicitation only, if any.</w:t>
      </w:r>
    </w:p>
    <w:p w:rsidR="003F6C52" w:rsidRPr="003F6C52" w:rsidRDefault="00B510B4" w:rsidP="003F6C52">
      <w:pPr>
        <w:pStyle w:val="pbody"/>
        <w:spacing w:line="180" w:lineRule="atLeast"/>
        <w:rPr>
          <w:rFonts w:ascii="Times New Roman" w:hAnsi="Times New Roman" w:cs="Times New Roman"/>
        </w:rPr>
      </w:pPr>
      <w:r w:rsidRPr="00B510B4">
        <w:rPr>
          <w:rStyle w:val="Emphasis"/>
          <w:rFonts w:ascii="Times New Roman" w:hAnsi="Times New Roman" w:cs="Times New Roman"/>
        </w:rPr>
        <w:t>These amended representation(s) and/or certification(s) are also incorporated in this offer and are current, accurate, and complete as of the date of this offer.</w:t>
      </w:r>
    </w:p>
    <w:p w:rsidR="003F6C52" w:rsidRPr="003F6C52" w:rsidRDefault="00B510B4" w:rsidP="003F6C52">
      <w:pPr>
        <w:pStyle w:val="pbody"/>
        <w:spacing w:line="180" w:lineRule="atLeast"/>
        <w:rPr>
          <w:rFonts w:ascii="Times New Roman" w:hAnsi="Times New Roman" w:cs="Times New Roman"/>
        </w:rPr>
      </w:pPr>
      <w:r w:rsidRPr="00B510B4">
        <w:rPr>
          <w:rStyle w:val="Emphasis"/>
          <w:rFonts w:ascii="Times New Roman" w:hAnsi="Times New Roman" w:cs="Times New Roman"/>
        </w:rPr>
        <w:t>Any changes provided by the offeror are applicable to this solicitation only, and do not result in an update to the representations and certifications posted electronically on SAM.</w:t>
      </w:r>
      <w:r w:rsidRPr="00B510B4">
        <w:rPr>
          <w:rFonts w:ascii="Times New Roman" w:hAnsi="Times New Roman" w:cs="Times New Roman"/>
        </w:rPr>
        <w:t>]</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lastRenderedPageBreak/>
        <w:t>(c) Offerors must complete the following representations when the resulting contract will be performed in the United States or its outlying areas. Check all that apply.</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w:t>
      </w:r>
      <w:r w:rsidRPr="00B510B4">
        <w:rPr>
          <w:rStyle w:val="apple-converted-space"/>
          <w:rFonts w:ascii="Times New Roman" w:hAnsi="Times New Roman"/>
        </w:rPr>
        <w:t> </w:t>
      </w:r>
      <w:r w:rsidRPr="00B510B4">
        <w:rPr>
          <w:rStyle w:val="Emphasis"/>
          <w:rFonts w:ascii="Times New Roman" w:hAnsi="Times New Roman" w:cs="Times New Roman"/>
        </w:rPr>
        <w:t>Small business concern</w:t>
      </w:r>
      <w:r w:rsidRPr="00B510B4">
        <w:rPr>
          <w:rFonts w:ascii="Times New Roman" w:hAnsi="Times New Roman" w:cs="Times New Roman"/>
        </w:rPr>
        <w:t>. The offeror represents as part of its offer that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 small business concern.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r w:rsidRPr="00B510B4">
        <w:rPr>
          <w:rStyle w:val="Emphasis"/>
          <w:rFonts w:ascii="Times New Roman" w:hAnsi="Times New Roman" w:cs="Times New Roman"/>
        </w:rPr>
        <w:t>Veteran-owned small business concern</w:t>
      </w:r>
      <w:r w:rsidRPr="00B510B4">
        <w:rPr>
          <w:rFonts w:ascii="Times New Roman" w:hAnsi="Times New Roman" w:cs="Times New Roman"/>
        </w:rPr>
        <w:t>. [</w:t>
      </w:r>
      <w:r w:rsidRPr="00B510B4">
        <w:rPr>
          <w:rStyle w:val="Emphasis"/>
          <w:rFonts w:ascii="Times New Roman" w:hAnsi="Times New Roman" w:cs="Times New Roman"/>
        </w:rPr>
        <w:t>Complete only if the offeror represented itself as a small business concern in paragraph (c)(1) of this provision</w:t>
      </w:r>
      <w:r w:rsidRPr="00B510B4">
        <w:rPr>
          <w:rFonts w:ascii="Times New Roman" w:hAnsi="Times New Roman" w:cs="Times New Roman"/>
        </w:rPr>
        <w:t>.] The offeror represents as part of its offer that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 veteran-owned small business concern.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(3)</w:t>
      </w:r>
      <w:r w:rsidRPr="00B510B4">
        <w:rPr>
          <w:rStyle w:val="apple-converted-space"/>
          <w:rFonts w:ascii="Times New Roman" w:hAnsi="Times New Roman"/>
        </w:rPr>
        <w:t> </w:t>
      </w:r>
      <w:r w:rsidRPr="00B510B4">
        <w:rPr>
          <w:rStyle w:val="Emphasis"/>
          <w:rFonts w:ascii="Times New Roman" w:hAnsi="Times New Roman" w:cs="Times New Roman"/>
        </w:rPr>
        <w:t>Service-disabled veteran-owned small business concern</w:t>
      </w:r>
      <w:r w:rsidRPr="00B510B4">
        <w:rPr>
          <w:rFonts w:ascii="Times New Roman" w:hAnsi="Times New Roman" w:cs="Times New Roman"/>
        </w:rPr>
        <w:t>. [</w:t>
      </w:r>
      <w:r w:rsidRPr="00B510B4">
        <w:rPr>
          <w:rStyle w:val="Emphasis"/>
          <w:rFonts w:ascii="Times New Roman" w:hAnsi="Times New Roman" w:cs="Times New Roman"/>
        </w:rPr>
        <w:t>Complete only if the offeror represented itself as a veteran-owned small business concern in paragraph (c)(2) of this provision</w:t>
      </w:r>
      <w:r w:rsidRPr="00B510B4">
        <w:rPr>
          <w:rFonts w:ascii="Times New Roman" w:hAnsi="Times New Roman" w:cs="Times New Roman"/>
        </w:rPr>
        <w:t>.] The offeror represents as part of its offer that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 service-disabled veteran-owned small business concern.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(4)</w:t>
      </w:r>
      <w:r w:rsidRPr="00B510B4">
        <w:rPr>
          <w:rStyle w:val="apple-converted-space"/>
          <w:rFonts w:ascii="Times New Roman" w:hAnsi="Times New Roman"/>
        </w:rPr>
        <w:t> </w:t>
      </w:r>
      <w:r w:rsidRPr="00B510B4">
        <w:rPr>
          <w:rStyle w:val="Emphasis"/>
          <w:rFonts w:ascii="Times New Roman" w:hAnsi="Times New Roman" w:cs="Times New Roman"/>
        </w:rPr>
        <w:t>Small disadvantaged business concern</w:t>
      </w:r>
      <w:r w:rsidRPr="00B510B4">
        <w:rPr>
          <w:rFonts w:ascii="Times New Roman" w:hAnsi="Times New Roman" w:cs="Times New Roman"/>
        </w:rPr>
        <w:t>. [</w:t>
      </w:r>
      <w:r w:rsidRPr="00B510B4">
        <w:rPr>
          <w:rStyle w:val="Emphasis"/>
          <w:rFonts w:ascii="Times New Roman" w:hAnsi="Times New Roman" w:cs="Times New Roman"/>
        </w:rPr>
        <w:t>Complete only if the offeror represented itself as a small business concern in paragraph (c)(1) of this provision</w:t>
      </w:r>
      <w:r w:rsidRPr="00B510B4">
        <w:rPr>
          <w:rFonts w:ascii="Times New Roman" w:hAnsi="Times New Roman" w:cs="Times New Roman"/>
        </w:rPr>
        <w:t>.] The offeror represents, for general statistical purposes, that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 small disadvantaged business concern as defined in 13 CFR 124.1002.</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(5)</w:t>
      </w:r>
      <w:r w:rsidRPr="00B510B4">
        <w:rPr>
          <w:rStyle w:val="apple-converted-space"/>
          <w:rFonts w:ascii="Times New Roman" w:hAnsi="Times New Roman"/>
        </w:rPr>
        <w:t> </w:t>
      </w:r>
      <w:r w:rsidRPr="00B510B4">
        <w:rPr>
          <w:rStyle w:val="Emphasis"/>
          <w:rFonts w:ascii="Times New Roman" w:hAnsi="Times New Roman" w:cs="Times New Roman"/>
        </w:rPr>
        <w:t>Women-owned small business concern</w:t>
      </w:r>
      <w:r w:rsidRPr="00B510B4">
        <w:rPr>
          <w:rFonts w:ascii="Times New Roman" w:hAnsi="Times New Roman" w:cs="Times New Roman"/>
        </w:rPr>
        <w:t>. [</w:t>
      </w:r>
      <w:r w:rsidRPr="00B510B4">
        <w:rPr>
          <w:rStyle w:val="Emphasis"/>
          <w:rFonts w:ascii="Times New Roman" w:hAnsi="Times New Roman" w:cs="Times New Roman"/>
        </w:rPr>
        <w:t>Complete only if the offeror represented itself as a small business concern in paragraph (c)(1) of this provision</w:t>
      </w:r>
      <w:r w:rsidRPr="00B510B4">
        <w:rPr>
          <w:rFonts w:ascii="Times New Roman" w:hAnsi="Times New Roman" w:cs="Times New Roman"/>
        </w:rPr>
        <w:t>.] The offeror represents that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 women-owned small business concern.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(6) WOSB concern eligible under the WOSB Program.</w:t>
      </w:r>
      <w:r w:rsidRPr="00B510B4">
        <w:rPr>
          <w:rStyle w:val="apple-converted-space"/>
          <w:rFonts w:ascii="Times New Roman" w:hAnsi="Times New Roman"/>
        </w:rPr>
        <w:t> </w:t>
      </w:r>
      <w:r w:rsidRPr="00B510B4">
        <w:rPr>
          <w:rFonts w:ascii="Times New Roman" w:hAnsi="Times New Roman" w:cs="Times New Roman"/>
          <w:i/>
          <w:iCs/>
        </w:rPr>
        <w:t>[Complete only if the offeror represented itself as a women-owned small business concern in paragraph (c)(5) of this provision.]</w:t>
      </w:r>
      <w:r w:rsidRPr="00B510B4">
        <w:rPr>
          <w:rStyle w:val="apple-converted-space"/>
          <w:rFonts w:ascii="Times New Roman" w:hAnsi="Times New Roman"/>
          <w:i/>
          <w:iCs/>
        </w:rPr>
        <w:t> </w:t>
      </w:r>
      <w:r w:rsidRPr="00B510B4">
        <w:rPr>
          <w:rFonts w:ascii="Times New Roman" w:hAnsi="Times New Roman" w:cs="Times New Roman"/>
        </w:rPr>
        <w:t>The offeror represents that—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002D19EC">
        <w:rPr>
          <w:rFonts w:ascii="Times New Roman" w:hAnsi="Times New Roman" w:cs="Times New Roman"/>
        </w:rPr>
        <w:t>[  ]</w:t>
      </w:r>
      <w:r w:rsidRPr="00B510B4">
        <w:rPr>
          <w:rFonts w:ascii="Times New Roman" w:hAnsi="Times New Roman" w:cs="Times New Roman"/>
        </w:rPr>
        <w:t> is not a WOSB concern eligible under the WOSB Program, has provided all the required documents to the WOSB Repository, and no change in circumstances or adverse decisions have been issued that affects its eligibility;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 joint venture that complies with the requirements of 13 CFR part 127, and the representation in paragraph (c)(6)(i) of this provision is accurate for each WOSB concern eligible under the WOSB Program participating in the joint venture.</w:t>
      </w:r>
      <w:r w:rsidRPr="00B510B4">
        <w:rPr>
          <w:rStyle w:val="apple-converted-space"/>
          <w:rFonts w:ascii="Times New Roman" w:hAnsi="Times New Roman"/>
          <w:i/>
          <w:iCs/>
        </w:rPr>
        <w:t> </w:t>
      </w:r>
      <w:r w:rsidRPr="00B510B4">
        <w:rPr>
          <w:rFonts w:ascii="Times New Roman" w:hAnsi="Times New Roman" w:cs="Times New Roman"/>
        </w:rPr>
        <w:t>[</w:t>
      </w:r>
      <w:r w:rsidRPr="00B510B4">
        <w:rPr>
          <w:rFonts w:ascii="Times New Roman" w:hAnsi="Times New Roman" w:cs="Times New Roman"/>
          <w:i/>
          <w:iCs/>
        </w:rPr>
        <w:t>The offeror shall enter the name or names of the WOSB concern eligible under the WOSB Program and other small businesses that are participating in the joint venture: __________.</w:t>
      </w:r>
      <w:r w:rsidRPr="00B510B4">
        <w:rPr>
          <w:rFonts w:ascii="Times New Roman" w:hAnsi="Times New Roman" w:cs="Times New Roman"/>
        </w:rPr>
        <w:t>] Each WOSB concern eligible under the WOSB Program participating in the joint venture shall submit a separate signed copy of the WOSB representation.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(7) Economically disadvantaged women-owned small business (EDWOSB) concern. [</w:t>
      </w:r>
      <w:r w:rsidRPr="00B510B4">
        <w:rPr>
          <w:rFonts w:ascii="Times New Roman" w:hAnsi="Times New Roman" w:cs="Times New Roman"/>
          <w:i/>
          <w:iCs/>
        </w:rPr>
        <w:t>Complete only if the offeror represented itself as a WOSB concern eligible under the WOSB Program in (c)(6) of this provision.</w:t>
      </w:r>
      <w:r w:rsidRPr="00B510B4">
        <w:rPr>
          <w:rFonts w:ascii="Times New Roman" w:hAnsi="Times New Roman" w:cs="Times New Roman"/>
        </w:rPr>
        <w:t>] The offeror represents that—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an EDWOSB concern, has provided all the required documents to the WOSB Repository, and no change in circumstances or adverse decisions have been issued that affects its eligibility;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 joint venture that complies with the requirements of 13 CFR part 127, and the representation in paragraph (c)(7)(i) of this provision is accurate for each EDWOSB concern participating in the joint venture. [</w:t>
      </w:r>
      <w:r w:rsidRPr="00B510B4">
        <w:rPr>
          <w:rStyle w:val="Emphasis"/>
          <w:rFonts w:ascii="Times New Roman" w:hAnsi="Times New Roman" w:cs="Times New Roman"/>
        </w:rPr>
        <w:t>The offeror shall enter the name or names of the EDWOSB concern and other small businesses that are participating in the joint venture:</w:t>
      </w:r>
      <w:r w:rsidRPr="00B510B4">
        <w:rPr>
          <w:rStyle w:val="apple-converted-space"/>
          <w:rFonts w:ascii="Times New Roman" w:hAnsi="Times New Roman"/>
        </w:rPr>
        <w:t> </w:t>
      </w:r>
      <w:r w:rsidRPr="00B510B4">
        <w:rPr>
          <w:rFonts w:ascii="Times New Roman" w:hAnsi="Times New Roman" w:cs="Times New Roman"/>
        </w:rPr>
        <w:t>__________.] Each EDWOSB concern participating in the joint venture shall submit a separate signed copy of the EDWOSB representation.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b/>
          <w:bCs/>
        </w:rPr>
        <w:t>Note:</w:t>
      </w:r>
      <w:r w:rsidRPr="00B510B4">
        <w:rPr>
          <w:rStyle w:val="apple-converted-space"/>
          <w:rFonts w:ascii="Times New Roman" w:hAnsi="Times New Roman"/>
          <w:b/>
          <w:bCs/>
        </w:rPr>
        <w:t> </w:t>
      </w:r>
      <w:r w:rsidRPr="00B510B4">
        <w:rPr>
          <w:rFonts w:ascii="Times New Roman" w:hAnsi="Times New Roman" w:cs="Times New Roman"/>
        </w:rPr>
        <w:t>Complete paragraphs (c)(8) and (c)(9) only if this solicitation is expected to exceed the simplified acquisition threshold.</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(8)</w:t>
      </w:r>
      <w:r w:rsidRPr="00B510B4">
        <w:rPr>
          <w:rStyle w:val="apple-converted-space"/>
          <w:rFonts w:ascii="Times New Roman" w:hAnsi="Times New Roman"/>
        </w:rPr>
        <w:t> </w:t>
      </w:r>
      <w:r w:rsidRPr="00B510B4">
        <w:rPr>
          <w:rStyle w:val="Emphasis"/>
          <w:rFonts w:ascii="Times New Roman" w:hAnsi="Times New Roman" w:cs="Times New Roman"/>
        </w:rPr>
        <w:t>Women-owned business concern (other than small business concern</w:t>
      </w:r>
      <w:r w:rsidRPr="00B510B4">
        <w:rPr>
          <w:rFonts w:ascii="Times New Roman" w:hAnsi="Times New Roman" w:cs="Times New Roman"/>
          <w:i/>
          <w:iCs/>
        </w:rPr>
        <w:t>).</w:t>
      </w:r>
      <w:r w:rsidRPr="00B510B4">
        <w:rPr>
          <w:rStyle w:val="apple-converted-space"/>
          <w:rFonts w:ascii="Times New Roman" w:hAnsi="Times New Roman"/>
          <w:i/>
          <w:iCs/>
        </w:rPr>
        <w:t> </w:t>
      </w:r>
      <w:r w:rsidRPr="00B510B4">
        <w:rPr>
          <w:rFonts w:ascii="Times New Roman" w:hAnsi="Times New Roman" w:cs="Times New Roman"/>
        </w:rPr>
        <w:t>[</w:t>
      </w:r>
      <w:r w:rsidRPr="00B510B4">
        <w:rPr>
          <w:rStyle w:val="Emphasis"/>
          <w:rFonts w:ascii="Times New Roman" w:hAnsi="Times New Roman" w:cs="Times New Roman"/>
        </w:rPr>
        <w:t>Complete only if the offeror is a women-owned business concern and did not represent itself as a small business concern in paragraph (c)(1) of this provision</w:t>
      </w:r>
      <w:r w:rsidRPr="00B510B4">
        <w:rPr>
          <w:rFonts w:ascii="Times New Roman" w:hAnsi="Times New Roman" w:cs="Times New Roman"/>
        </w:rPr>
        <w:t>.] The offeror represents that it</w:t>
      </w:r>
      <w:r w:rsidRPr="00B510B4">
        <w:rPr>
          <w:rStyle w:val="apple-converted-space"/>
          <w:rFonts w:ascii="Times New Roman" w:hAnsi="Times New Roman"/>
        </w:rPr>
        <w:t> </w:t>
      </w:r>
      <w:r w:rsidRPr="00B510B4">
        <w:rPr>
          <w:rFonts w:ascii="Times New Roman" w:hAnsi="Times New Roman" w:cs="Times New Roman"/>
        </w:rPr>
        <w:t>o</w:t>
      </w:r>
      <w:r w:rsidRPr="00B510B4">
        <w:rPr>
          <w:rFonts w:ascii="Times New Roman" w:hAnsi="Times New Roman" w:cs="Times New Roman" w:hint="eastAsia"/>
        </w:rPr>
        <w:t> </w:t>
      </w:r>
      <w:r w:rsidRPr="00B510B4">
        <w:rPr>
          <w:rFonts w:ascii="Times New Roman" w:hAnsi="Times New Roman" w:cs="Times New Roman"/>
        </w:rPr>
        <w:t>is a women-owned business concern.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(9)</w:t>
      </w:r>
      <w:r w:rsidRPr="00B510B4">
        <w:rPr>
          <w:rStyle w:val="apple-converted-space"/>
          <w:rFonts w:ascii="Times New Roman" w:hAnsi="Times New Roman"/>
        </w:rPr>
        <w:t> </w:t>
      </w:r>
      <w:r w:rsidRPr="00B510B4">
        <w:rPr>
          <w:rStyle w:val="Emphasis"/>
          <w:rFonts w:ascii="Times New Roman" w:hAnsi="Times New Roman" w:cs="Times New Roman"/>
        </w:rPr>
        <w:t>Tie bid priority for labor surplus area concerns</w:t>
      </w:r>
      <w:r w:rsidRPr="00B510B4">
        <w:rPr>
          <w:rFonts w:ascii="Times New Roman" w:hAnsi="Times New Roman" w:cs="Times New Roman"/>
        </w:rPr>
        <w:t>. If this is an invitation for bid, small business offerors may identify the labor surplus areas in which costs to be incurred on account of manufacturing or production (by offeror or first-tier subcontractors) amount to more than 50 percent of the contract price:____________________________________</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(10) [</w:t>
      </w:r>
      <w:r w:rsidRPr="00B510B4">
        <w:rPr>
          <w:rStyle w:val="Emphasis"/>
          <w:rFonts w:ascii="Times New Roman" w:hAnsi="Times New Roman" w:cs="Times New Roman"/>
        </w:rPr>
        <w:t>Complete only if the solicitation contains the clause at FAR </w:t>
      </w:r>
      <w:hyperlink r:id="rId276" w:anchor="wp1136333" w:history="1">
        <w:r w:rsidRPr="00B510B4">
          <w:rPr>
            <w:rStyle w:val="Hyperlink"/>
            <w:rFonts w:ascii="Times New Roman" w:hAnsi="Times New Roman" w:cs="Times New Roman"/>
            <w:color w:val="9999CC"/>
          </w:rPr>
          <w:t>52.219-23</w:t>
        </w:r>
      </w:hyperlink>
      <w:r w:rsidRPr="00B510B4">
        <w:rPr>
          <w:rStyle w:val="Emphasis"/>
          <w:rFonts w:ascii="Times New Roman" w:hAnsi="Times New Roman" w:cs="Times New Roman"/>
        </w:rPr>
        <w:t>, Notice of Price Evaluation Adjustment for Small Disadvantaged Business Concerns, or FAR </w:t>
      </w:r>
      <w:hyperlink r:id="rId277" w:anchor="wp1136374" w:history="1">
        <w:r w:rsidRPr="00B510B4">
          <w:rPr>
            <w:rStyle w:val="Hyperlink"/>
            <w:rFonts w:ascii="Times New Roman" w:hAnsi="Times New Roman" w:cs="Times New Roman"/>
            <w:color w:val="9999CC"/>
          </w:rPr>
          <w:t>52.219-25</w:t>
        </w:r>
      </w:hyperlink>
      <w:r w:rsidRPr="00B510B4">
        <w:rPr>
          <w:rStyle w:val="Emphasis"/>
          <w:rFonts w:ascii="Times New Roman" w:hAnsi="Times New Roman" w:cs="Times New Roman"/>
        </w:rPr>
        <w:t>, Small Disadvantaged Business Participation Program—Disadvantaged Status and Reporting, and the offeror desires a benefit based on its disadvantaged status</w:t>
      </w:r>
      <w:r w:rsidRPr="00B510B4">
        <w:rPr>
          <w:rFonts w:ascii="Times New Roman" w:hAnsi="Times New Roman" w:cs="Times New Roman"/>
        </w:rPr>
        <w: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w:t>
      </w:r>
      <w:r w:rsidRPr="00B510B4">
        <w:rPr>
          <w:rStyle w:val="apple-converted-space"/>
          <w:rFonts w:ascii="Times New Roman" w:hAnsi="Times New Roman"/>
        </w:rPr>
        <w:t> </w:t>
      </w:r>
      <w:r w:rsidRPr="00B510B4">
        <w:rPr>
          <w:rStyle w:val="Emphasis"/>
          <w:rFonts w:ascii="Times New Roman" w:hAnsi="Times New Roman" w:cs="Times New Roman"/>
        </w:rPr>
        <w:t>General.</w:t>
      </w:r>
      <w:r w:rsidRPr="00B510B4">
        <w:rPr>
          <w:rStyle w:val="apple-converted-space"/>
          <w:rFonts w:ascii="Times New Roman" w:hAnsi="Times New Roman"/>
          <w:i/>
          <w:iCs/>
        </w:rPr>
        <w:t> </w:t>
      </w:r>
      <w:r w:rsidRPr="00B510B4">
        <w:rPr>
          <w:rFonts w:ascii="Times New Roman" w:hAnsi="Times New Roman" w:cs="Times New Roman"/>
        </w:rPr>
        <w:t>The offeror represents that either—</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(A)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xml:space="preserve"> is not certified by the Small Business Administration as a small disadvantaged business concern and identified, on the date of this representation, as a certified small disadvantaged business concern in the SAM Dynamic Small Business Search database maintained by the Small Business Administration, and that no material change in disadvantaged ownership and control has occurred since its certification, and, where the concern is owned by one or more individuals claiming disadvantaged status, the net worth of each individual upon whom the </w:t>
      </w:r>
      <w:r w:rsidRPr="00B510B4">
        <w:rPr>
          <w:rFonts w:ascii="Times New Roman" w:hAnsi="Times New Roman" w:cs="Times New Roman"/>
        </w:rPr>
        <w:lastRenderedPageBreak/>
        <w:t>certification is based does not exceed $750,000 after taking into account the applicable exclusions set forth at 13 CFR 124.104(c)(2); or</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(B)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has,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has not submitted a completed application to the Small Business Administration or a Private Certifier to be certified as a small disadvantaged business concern in accordance with 13 CFR 124, Subpart B, and a decision on that application is pending, and that no material change in disadvantaged ownership and control has occurred since its application was submitted.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w:t>
      </w:r>
      <w:r w:rsidRPr="00B510B4">
        <w:rPr>
          <w:rStyle w:val="Emphasis"/>
          <w:rFonts w:ascii="Times New Roman" w:hAnsi="Times New Roman" w:cs="Times New Roman"/>
        </w:rPr>
        <w:t>Joint Ventures under the Price Evaluation Adjustment for Small Disadvantaged Business Concerns.</w:t>
      </w:r>
      <w:r w:rsidRPr="00B510B4">
        <w:rPr>
          <w:rStyle w:val="apple-converted-space"/>
          <w:rFonts w:ascii="Times New Roman" w:hAnsi="Times New Roman"/>
          <w:i/>
          <w:iCs/>
        </w:rPr>
        <w:t> </w:t>
      </w:r>
      <w:r w:rsidRPr="00B510B4">
        <w:rPr>
          <w:rFonts w:ascii="Times New Roman" w:hAnsi="Times New Roman" w:cs="Times New Roman"/>
        </w:rPr>
        <w:t>The offeror represents, as part of its offer, that it is a joint venture that complies with the requirements in 13 CFR 124.1002(f) and that the representation in paragraph (c)(10)(i) of this provision is accurate for the small disadvantaged business concern that is participating in the joint venture. [</w:t>
      </w:r>
      <w:r w:rsidRPr="00B510B4">
        <w:rPr>
          <w:rStyle w:val="Emphasis"/>
          <w:rFonts w:ascii="Times New Roman" w:hAnsi="Times New Roman" w:cs="Times New Roman"/>
        </w:rPr>
        <w:t>The offeror shall enter the name of the small disadvantaged business concern that is participating in the joint venture: ________________</w:t>
      </w:r>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(11)</w:t>
      </w:r>
      <w:r w:rsidRPr="00B510B4">
        <w:rPr>
          <w:rStyle w:val="apple-converted-space"/>
          <w:rFonts w:ascii="Times New Roman" w:hAnsi="Times New Roman"/>
        </w:rPr>
        <w:t> </w:t>
      </w:r>
      <w:r w:rsidRPr="00B510B4">
        <w:rPr>
          <w:rStyle w:val="Emphasis"/>
          <w:rFonts w:ascii="Times New Roman" w:hAnsi="Times New Roman" w:cs="Times New Roman"/>
        </w:rPr>
        <w:t>HUBZone small business concern</w:t>
      </w:r>
      <w:r w:rsidRPr="00B510B4">
        <w:rPr>
          <w:rFonts w:ascii="Times New Roman" w:hAnsi="Times New Roman" w:cs="Times New Roman"/>
        </w:rPr>
        <w:t>. [</w:t>
      </w:r>
      <w:r w:rsidRPr="00B510B4">
        <w:rPr>
          <w:rStyle w:val="Emphasis"/>
          <w:rFonts w:ascii="Times New Roman" w:hAnsi="Times New Roman" w:cs="Times New Roman"/>
        </w:rPr>
        <w:t>Complete only if the offeror represented itself as a small business concern in paragraph (c)(1) of this provision</w:t>
      </w:r>
      <w:r w:rsidRPr="00B510B4">
        <w:rPr>
          <w:rFonts w:ascii="Times New Roman" w:hAnsi="Times New Roman" w:cs="Times New Roman"/>
        </w:rPr>
        <w:t>.] The offeror represents, as part of its offer, that—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w:rsid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is not a HUBZone joint venture that complies with the requirements of 13 CFR Part 126, and the representation in paragraph (c)(11)(i) of this provision is accurate for each HUBZone small business concern participating in the HUBZone joint venture. [The offeror shall enter the names of each of the HUBZone small business concerns participating in the HUBZone joint venture: __________.] Each HUBZone small business concern participating in the HUBZone joint venture shall submit a separate signed copy of the HUBZone representation.</w:t>
      </w:r>
    </w:p>
    <w:p w:rsidR="00F61DC4" w:rsidRDefault="00F61DC4" w:rsidP="003F6C52">
      <w:pPr>
        <w:pStyle w:val="pindented2"/>
        <w:spacing w:line="180" w:lineRule="atLeast"/>
        <w:rPr>
          <w:rFonts w:ascii="Times New Roman" w:hAnsi="Times New Roman" w:cs="Times New Roman"/>
        </w:rPr>
      </w:pPr>
    </w:p>
    <w:p w:rsidR="00F61DC4" w:rsidRPr="00F61DC4" w:rsidRDefault="00F61DC4" w:rsidP="00F61DC4">
      <w:pPr>
        <w:pStyle w:val="pbodyaltlist1"/>
        <w:spacing w:line="150" w:lineRule="atLeast"/>
        <w:rPr>
          <w:rFonts w:ascii="Times New Roman" w:hAnsi="Times New Roman" w:cs="Times New Roman"/>
          <w:sz w:val="20"/>
          <w:szCs w:val="20"/>
        </w:rPr>
      </w:pPr>
      <w:r>
        <w:t xml:space="preserve"> </w:t>
      </w:r>
      <w:r w:rsidR="00B510B4" w:rsidRPr="00B510B4">
        <w:rPr>
          <w:rFonts w:ascii="Times New Roman" w:hAnsi="Times New Roman" w:cs="Times New Roman"/>
          <w:sz w:val="20"/>
          <w:szCs w:val="20"/>
        </w:rPr>
        <w:t>(12) (Complete if the offeror has represented itself as disadvantaged in paragraph (c)(4) or (c)(10) of this provision.)</w:t>
      </w:r>
    </w:p>
    <w:p w:rsidR="00F61DC4" w:rsidRPr="00F61DC4" w:rsidRDefault="00B510B4" w:rsidP="00F61DC4">
      <w:pPr>
        <w:pStyle w:val="pbodyalt"/>
        <w:spacing w:line="150" w:lineRule="atLeast"/>
        <w:rPr>
          <w:rFonts w:ascii="Times New Roman" w:hAnsi="Times New Roman" w:cs="Times New Roman"/>
          <w:sz w:val="20"/>
          <w:szCs w:val="20"/>
        </w:rPr>
      </w:pPr>
      <w:r w:rsidRPr="00B510B4">
        <w:rPr>
          <w:rFonts w:ascii="Times New Roman" w:hAnsi="Times New Roman" w:cs="Times New Roman"/>
          <w:sz w:val="20"/>
          <w:szCs w:val="20"/>
        </w:rPr>
        <w:t>[</w:t>
      </w:r>
      <w:r w:rsidRPr="00B510B4">
        <w:rPr>
          <w:rStyle w:val="Emphasis"/>
          <w:rFonts w:ascii="Times New Roman" w:hAnsi="Times New Roman" w:cs="Times New Roman"/>
          <w:sz w:val="20"/>
          <w:szCs w:val="20"/>
        </w:rPr>
        <w:t>The offeror shall check the category in which its ownership falls</w:t>
      </w:r>
      <w:r w:rsidRPr="00B510B4">
        <w:rPr>
          <w:rFonts w:ascii="Times New Roman" w:hAnsi="Times New Roman" w:cs="Times New Roman"/>
          <w:sz w:val="20"/>
          <w:szCs w:val="20"/>
        </w:rPr>
        <w:t>]:</w:t>
      </w:r>
    </w:p>
    <w:p w:rsidR="00F61DC4" w:rsidRPr="00F61DC4" w:rsidRDefault="00B510B4" w:rsidP="00F61DC4">
      <w:pPr>
        <w:pStyle w:val="pbodyalt"/>
        <w:spacing w:line="150" w:lineRule="atLeast"/>
        <w:rPr>
          <w:rFonts w:ascii="Times New Roman" w:hAnsi="Times New Roman" w:cs="Times New Roman"/>
          <w:sz w:val="20"/>
          <w:szCs w:val="20"/>
        </w:rPr>
      </w:pPr>
      <w:r w:rsidRPr="00B510B4">
        <w:rPr>
          <w:rFonts w:ascii="Times New Roman" w:hAnsi="Times New Roman" w:cs="Times New Roman"/>
          <w:sz w:val="20"/>
          <w:szCs w:val="20"/>
        </w:rPr>
        <w:t>____ Black American.</w:t>
      </w:r>
    </w:p>
    <w:p w:rsidR="00F61DC4" w:rsidRPr="00F61DC4" w:rsidRDefault="00B510B4" w:rsidP="00F61DC4">
      <w:pPr>
        <w:pStyle w:val="pbodyalt"/>
        <w:spacing w:line="150" w:lineRule="atLeast"/>
        <w:rPr>
          <w:rFonts w:ascii="Times New Roman" w:hAnsi="Times New Roman" w:cs="Times New Roman"/>
          <w:sz w:val="20"/>
          <w:szCs w:val="20"/>
        </w:rPr>
      </w:pPr>
      <w:r w:rsidRPr="00B510B4">
        <w:rPr>
          <w:rFonts w:ascii="Times New Roman" w:hAnsi="Times New Roman" w:cs="Times New Roman"/>
          <w:sz w:val="20"/>
          <w:szCs w:val="20"/>
        </w:rPr>
        <w:t>____ Hispanic American.</w:t>
      </w:r>
    </w:p>
    <w:p w:rsidR="00F61DC4" w:rsidRPr="00F61DC4" w:rsidRDefault="00B510B4" w:rsidP="00F61DC4">
      <w:pPr>
        <w:pStyle w:val="pbodyalt"/>
        <w:spacing w:line="150" w:lineRule="atLeast"/>
        <w:rPr>
          <w:rFonts w:ascii="Times New Roman" w:hAnsi="Times New Roman" w:cs="Times New Roman"/>
          <w:sz w:val="20"/>
          <w:szCs w:val="20"/>
        </w:rPr>
      </w:pPr>
      <w:r w:rsidRPr="00B510B4">
        <w:rPr>
          <w:rFonts w:ascii="Times New Roman" w:hAnsi="Times New Roman" w:cs="Times New Roman"/>
          <w:sz w:val="20"/>
          <w:szCs w:val="20"/>
        </w:rPr>
        <w:t>____ Native American (American Indians, Eskimos, Aleuts, or Native Hawaiians).</w:t>
      </w:r>
    </w:p>
    <w:p w:rsidR="00F61DC4" w:rsidRPr="00F61DC4" w:rsidRDefault="00B510B4" w:rsidP="00F61DC4">
      <w:pPr>
        <w:pStyle w:val="pbodyalt"/>
        <w:spacing w:line="150" w:lineRule="atLeast"/>
        <w:rPr>
          <w:rFonts w:ascii="Times New Roman" w:hAnsi="Times New Roman" w:cs="Times New Roman"/>
          <w:sz w:val="20"/>
          <w:szCs w:val="20"/>
        </w:rPr>
      </w:pPr>
      <w:r w:rsidRPr="00B510B4">
        <w:rPr>
          <w:rFonts w:ascii="Times New Roman" w:hAnsi="Times New Roman" w:cs="Times New Roman"/>
          <w:sz w:val="20"/>
          <w:szCs w:val="20"/>
        </w:rPr>
        <w:t>____ Asian-Pacific American (persons with origins from Burma, Thailand, Malaysia, Indonesia, Singapore, Brunei, Japan, China, Taiwan, Laos, Cambodia (Kampuchea), Vietnam, Korea, The Philippines, U.S. Trust Territory of the Pacific Islands (Republic of Palau), Republic of the Marshall Islands, Federated States of Micronesia, the Commonwealth of the Northern Mariana Islands, Guam, Samoa, Macao, Hong Kong, Fiji, Tonga, Kiribati, Tuvalu, or Nauru).</w:t>
      </w:r>
    </w:p>
    <w:p w:rsidR="00F61DC4" w:rsidRPr="00F61DC4" w:rsidRDefault="00B510B4" w:rsidP="00F61DC4">
      <w:pPr>
        <w:pStyle w:val="pbodyalt"/>
        <w:spacing w:line="150" w:lineRule="atLeast"/>
        <w:rPr>
          <w:rFonts w:ascii="Times New Roman" w:hAnsi="Times New Roman" w:cs="Times New Roman"/>
          <w:sz w:val="20"/>
          <w:szCs w:val="20"/>
        </w:rPr>
      </w:pPr>
      <w:r w:rsidRPr="00B510B4">
        <w:rPr>
          <w:rFonts w:ascii="Times New Roman" w:hAnsi="Times New Roman" w:cs="Times New Roman"/>
          <w:sz w:val="20"/>
          <w:szCs w:val="20"/>
        </w:rPr>
        <w:t>____ Subcontinent Asian (Asian-Indian) American (persons with origins from India, Pakistan, Bangladesh, Sri Lanka, Bhutan, the Maldives Islands, or Nepal).</w:t>
      </w:r>
    </w:p>
    <w:p w:rsidR="00F61DC4" w:rsidRPr="00F61DC4" w:rsidRDefault="00B510B4" w:rsidP="00F61DC4">
      <w:pPr>
        <w:pStyle w:val="pbodyalt"/>
        <w:spacing w:line="150" w:lineRule="atLeast"/>
        <w:rPr>
          <w:rFonts w:ascii="Times New Roman" w:hAnsi="Times New Roman" w:cs="Times New Roman"/>
          <w:sz w:val="20"/>
          <w:szCs w:val="20"/>
        </w:rPr>
      </w:pPr>
      <w:r w:rsidRPr="00B510B4">
        <w:rPr>
          <w:rFonts w:ascii="Times New Roman" w:hAnsi="Times New Roman" w:cs="Times New Roman"/>
          <w:sz w:val="20"/>
          <w:szCs w:val="20"/>
        </w:rPr>
        <w:t>____ Individual/concern, other than one of the preceding.</w:t>
      </w:r>
    </w:p>
    <w:p w:rsidR="00F61DC4" w:rsidRPr="00F61DC4" w:rsidRDefault="00F61DC4" w:rsidP="003F6C52">
      <w:pPr>
        <w:pStyle w:val="pindented2"/>
        <w:spacing w:line="180" w:lineRule="atLeast"/>
        <w:rPr>
          <w:rFonts w:ascii="Times New Roman" w:hAnsi="Times New Roman" w:cs="Times New Roman"/>
        </w:rPr>
      </w:pPr>
    </w:p>
    <w:p w:rsidR="00F61DC4" w:rsidRPr="00F61DC4" w:rsidRDefault="00F61DC4" w:rsidP="003F6C52">
      <w:pPr>
        <w:pStyle w:val="pindented2"/>
        <w:spacing w:line="180" w:lineRule="atLeast"/>
        <w:rPr>
          <w:rFonts w:ascii="Times New Roman" w:hAnsi="Times New Roman" w:cs="Times New Roman"/>
        </w:rPr>
      </w:pP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(d) Representations required to implement provisions of Executive Order 11246—</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Previous contracts and compliance. The offeror represents that—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has,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has not participated in a previous contract or subcontract subject to the Equal Opportunity clause of this solicitation;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has,</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has not filed all required compliance reports.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r w:rsidRPr="00B510B4">
        <w:rPr>
          <w:rStyle w:val="Emphasis"/>
          <w:rFonts w:ascii="Times New Roman" w:hAnsi="Times New Roman" w:cs="Times New Roman"/>
        </w:rPr>
        <w:t>Affirmative Action Compliance</w:t>
      </w:r>
      <w:r w:rsidRPr="00B510B4">
        <w:rPr>
          <w:rFonts w:ascii="Times New Roman" w:hAnsi="Times New Roman" w:cs="Times New Roman"/>
        </w:rPr>
        <w:t>. The offeror represents that—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lastRenderedPageBreak/>
        <w:t>(i)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has developed and has on file,</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has not developed and does not have on file, at each establishment, affirmative action programs required by rules and regulations of the Secretary of Labor (41 cfr parts 60-1 and 60-2), or</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It</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has not previously had contracts subject to the written affirmative action programs requirement of the rules and regulations of the Secretary of Labor.</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(e)</w:t>
      </w:r>
      <w:r w:rsidRPr="00B510B4">
        <w:rPr>
          <w:rStyle w:val="apple-converted-space"/>
          <w:rFonts w:ascii="Times New Roman" w:hAnsi="Times New Roman"/>
        </w:rPr>
        <w:t> </w:t>
      </w:r>
      <w:r w:rsidRPr="00B510B4">
        <w:rPr>
          <w:rStyle w:val="Emphasis"/>
          <w:rFonts w:ascii="Times New Roman" w:hAnsi="Times New Roman" w:cs="Times New Roman"/>
        </w:rPr>
        <w:t>Certification Regarding Payments to Influence Federal Transactions (</w:t>
      </w:r>
      <w:r w:rsidRPr="00B510B4">
        <w:rPr>
          <w:rStyle w:val="Emphasis"/>
          <w:rFonts w:ascii="Times New Roman" w:hAnsi="Times New Roman" w:cs="Times New Roman"/>
          <w:i w:val="0"/>
          <w:iCs w:val="0"/>
          <w:u w:val="single"/>
        </w:rPr>
        <w:t>31 </w:t>
      </w:r>
      <w:r w:rsidRPr="00B510B4">
        <w:rPr>
          <w:rStyle w:val="Emphasis"/>
          <w:rFonts w:ascii="Times New Roman" w:hAnsi="Times New Roman" w:cs="Times New Roman"/>
          <w:i w:val="0"/>
          <w:iCs w:val="0"/>
        </w:rPr>
        <w:t>U.S.C. 1352</w:t>
      </w:r>
      <w:r w:rsidRPr="00B510B4">
        <w:rPr>
          <w:rStyle w:val="Emphasis"/>
          <w:rFonts w:ascii="Times New Roman" w:hAnsi="Times New Roman" w:cs="Times New Roman"/>
        </w:rPr>
        <w:t>)</w:t>
      </w:r>
      <w:r w:rsidRPr="00B510B4">
        <w:rPr>
          <w:rFonts w:ascii="Times New Roman" w:hAnsi="Times New Roman" w:cs="Times New Roman"/>
        </w:rPr>
        <w:t>.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(f)</w:t>
      </w:r>
      <w:r w:rsidRPr="00B510B4">
        <w:rPr>
          <w:rStyle w:val="apple-converted-space"/>
          <w:rFonts w:ascii="Times New Roman" w:hAnsi="Times New Roman"/>
        </w:rPr>
        <w:t> </w:t>
      </w:r>
      <w:r w:rsidRPr="00B510B4">
        <w:rPr>
          <w:rStyle w:val="Emphasis"/>
          <w:rFonts w:ascii="Times New Roman" w:hAnsi="Times New Roman" w:cs="Times New Roman"/>
        </w:rPr>
        <w:t>Buy American Act Certificate</w:t>
      </w:r>
      <w:r w:rsidRPr="00B510B4">
        <w:rPr>
          <w:rFonts w:ascii="Times New Roman" w:hAnsi="Times New Roman" w:cs="Times New Roman"/>
        </w:rPr>
        <w:t>. (Applies only if the clause at Federal Acquisition Regulation (FAR)</w:t>
      </w:r>
      <w:r w:rsidRPr="00B510B4">
        <w:rPr>
          <w:rStyle w:val="apple-converted-space"/>
          <w:rFonts w:ascii="Times New Roman" w:hAnsi="Times New Roman"/>
        </w:rPr>
        <w:t> </w:t>
      </w:r>
      <w:hyperlink r:id="rId278" w:anchor="wp1168995" w:history="1">
        <w:r w:rsidRPr="00B510B4">
          <w:rPr>
            <w:rStyle w:val="Hyperlink"/>
            <w:rFonts w:ascii="Times New Roman" w:hAnsi="Times New Roman" w:cs="Times New Roman"/>
            <w:color w:val="9999CC"/>
          </w:rPr>
          <w:t>52.225-1</w:t>
        </w:r>
      </w:hyperlink>
      <w:r w:rsidRPr="00B510B4">
        <w:rPr>
          <w:rFonts w:ascii="Times New Roman" w:hAnsi="Times New Roman" w:cs="Times New Roman"/>
        </w:rPr>
        <w:t>, Buy American Act—Supplies, is included in this solicitation.)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The offeror certifies that each end product, except those listed in paragraph (f)(2) of this provision, is a domestic end product and that for other than COTS items, the offeror has considered components of unknown origin to have been mined, produced, or manufactured outside the United States. The offeror shall list as foreign end products those end products manufactured in the United States that do not qualify as domestic end products,</w:t>
      </w:r>
      <w:r w:rsidRPr="00B510B4">
        <w:rPr>
          <w:rStyle w:val="apple-converted-space"/>
          <w:rFonts w:ascii="Times New Roman" w:hAnsi="Times New Roman"/>
          <w:i/>
          <w:iCs/>
        </w:rPr>
        <w:t> </w:t>
      </w:r>
      <w:r w:rsidRPr="00B510B4">
        <w:rPr>
          <w:rStyle w:val="Emphasis"/>
          <w:rFonts w:ascii="Times New Roman" w:hAnsi="Times New Roman" w:cs="Times New Roman"/>
        </w:rPr>
        <w:t>i.e.</w:t>
      </w:r>
      <w:r w:rsidRPr="00B510B4">
        <w:rPr>
          <w:rFonts w:ascii="Times New Roman" w:hAnsi="Times New Roman" w:cs="Times New Roman"/>
        </w:rPr>
        <w:t>, an end product that is not a COTS item and does not meet the component test in paragraph (2) of the definition of “domestic end product.” The terms “commercially available off-the-shelf (COTS) item” “component,” “domestic end product,” “end product,” “foreign end product,” and “United States” are defined in the clause of this solicitation entitled “Buy American Act—Supplies.”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Foreign End Products:</w:t>
      </w:r>
    </w:p>
    <w:tbl>
      <w:tblPr>
        <w:tblW w:w="0" w:type="auto"/>
        <w:tblCellSpacing w:w="15" w:type="dxa"/>
        <w:tblCellMar>
          <w:top w:w="15" w:type="dxa"/>
          <w:left w:w="15" w:type="dxa"/>
          <w:bottom w:w="15" w:type="dxa"/>
          <w:right w:w="15" w:type="dxa"/>
        </w:tblCellMar>
        <w:tblLook w:val="04A0"/>
      </w:tblPr>
      <w:tblGrid>
        <w:gridCol w:w="1475"/>
        <w:gridCol w:w="1775"/>
      </w:tblGrid>
      <w:tr w:rsidR="003F6C52" w:rsidRPr="003F6C52" w:rsidTr="003F6C52">
        <w:trPr>
          <w:tblCellSpacing w:w="15" w:type="dxa"/>
        </w:trPr>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Line Item No.</w:t>
            </w:r>
          </w:p>
        </w:tc>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Country of Origin</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bl>
    <w:p w:rsidR="003F6C52" w:rsidRPr="003F6C52" w:rsidRDefault="00B510B4" w:rsidP="003F6C52">
      <w:pPr>
        <w:pStyle w:val="pbodyctr"/>
        <w:spacing w:line="180" w:lineRule="atLeast"/>
        <w:rPr>
          <w:rFonts w:ascii="Times New Roman" w:hAnsi="Times New Roman" w:cs="Times New Roman"/>
        </w:rPr>
      </w:pPr>
      <w:r w:rsidRPr="00B510B4">
        <w:rPr>
          <w:rFonts w:ascii="Times New Roman" w:hAnsi="Times New Roman" w:cs="Times New Roman"/>
        </w:rPr>
        <w:t>[</w:t>
      </w:r>
      <w:r w:rsidRPr="00B510B4">
        <w:rPr>
          <w:rStyle w:val="Emphasis"/>
          <w:rFonts w:ascii="Times New Roman" w:hAnsi="Times New Roman" w:cs="Times New Roman"/>
        </w:rPr>
        <w:t>List as necessary</w:t>
      </w:r>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(3) The Government will evaluate offers in accordance with the policies and procedures of FAR </w:t>
      </w:r>
      <w:hyperlink r:id="rId279" w:anchor="wp225048" w:history="1">
        <w:r w:rsidRPr="00B510B4">
          <w:rPr>
            <w:rStyle w:val="Hyperlink"/>
            <w:rFonts w:ascii="Times New Roman" w:hAnsi="Times New Roman" w:cs="Times New Roman"/>
            <w:color w:val="9999CC"/>
          </w:rPr>
          <w:t>Part 25</w:t>
        </w:r>
      </w:hyperlink>
      <w:r w:rsidRPr="00B510B4">
        <w:rPr>
          <w:rFonts w:ascii="Times New Roman" w:hAnsi="Times New Roman" w:cs="Times New Roman"/>
        </w:rPr>
        <w:t>.</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(g)(1)</w:t>
      </w:r>
      <w:r w:rsidRPr="00B510B4">
        <w:rPr>
          <w:rStyle w:val="apple-converted-space"/>
          <w:rFonts w:ascii="Times New Roman" w:hAnsi="Times New Roman"/>
        </w:rPr>
        <w:t> </w:t>
      </w:r>
      <w:r w:rsidRPr="00B510B4">
        <w:rPr>
          <w:rStyle w:val="Emphasis"/>
          <w:rFonts w:ascii="Times New Roman" w:hAnsi="Times New Roman" w:cs="Times New Roman"/>
        </w:rPr>
        <w:t>Buy American Act—Free Trade Agreements—Israeli Trade Act Certificate</w:t>
      </w:r>
      <w:r w:rsidRPr="00B510B4">
        <w:rPr>
          <w:rFonts w:ascii="Times New Roman" w:hAnsi="Times New Roman" w:cs="Times New Roman"/>
        </w:rPr>
        <w:t>. (Applies only if the clause at FAR </w:t>
      </w:r>
      <w:hyperlink r:id="rId280" w:anchor="wp1169038" w:history="1">
        <w:r w:rsidRPr="00B510B4">
          <w:rPr>
            <w:rStyle w:val="Hyperlink"/>
            <w:rFonts w:ascii="Times New Roman" w:hAnsi="Times New Roman" w:cs="Times New Roman"/>
            <w:color w:val="9999CC"/>
          </w:rPr>
          <w:t>52.225-3</w:t>
        </w:r>
      </w:hyperlink>
      <w:r w:rsidRPr="00B510B4">
        <w:rPr>
          <w:rFonts w:ascii="Times New Roman" w:hAnsi="Times New Roman" w:cs="Times New Roman"/>
        </w:rPr>
        <w:t>, Buy American Act—Free Trade Agreements—Israeli Trade Act, is included in this solicitation.)</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The offeror certifies that each end product, except those listed in paragraph (g)(1)(ii) or (g)(1)(iii) of this provision, is a domestic end product and that for other than COTS items, the offeror has considered components of unknown origin to have been mined, produced, or manufactured outside the United States. The terms “Bahrainian, Moroccan, Omani, Panamanian, or Peruvian end product,” “commercially available off-the-shelf (COTS) item,” “component,” “domestic end product,” “end product,” “foreign end product,” “Free Trade Agreement country,” “Free Trade Agreement country end product,” “Israeli end product,” and “United States” are defined in the clause of this solicitation entitled “Buy American Act—Free Trade Agreements–Israeli Trade Act.”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The offeror certifies that the following supplies are Free Trade Agreement country end products (other than Bahrainian, Moroccan, Omani, Panamanian, or Peruvian end products) or Israeli end products as defined in the clause of this solicitation entitled “Buy American Act—Free Trade Agreements—Israeli Trade Act”:</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Free Trade Agreement Country End Products (Other than Bahrainian, Moroccan, Omani, Panamanian, or Peruvian End Products) or Israeli End Products:</w:t>
      </w:r>
    </w:p>
    <w:tbl>
      <w:tblPr>
        <w:tblW w:w="0" w:type="auto"/>
        <w:tblCellSpacing w:w="15" w:type="dxa"/>
        <w:tblCellMar>
          <w:top w:w="15" w:type="dxa"/>
          <w:left w:w="15" w:type="dxa"/>
          <w:bottom w:w="15" w:type="dxa"/>
          <w:right w:w="15" w:type="dxa"/>
        </w:tblCellMar>
        <w:tblLook w:val="04A0"/>
      </w:tblPr>
      <w:tblGrid>
        <w:gridCol w:w="1475"/>
        <w:gridCol w:w="1775"/>
      </w:tblGrid>
      <w:tr w:rsidR="003F6C52" w:rsidRPr="003F6C52" w:rsidTr="003F6C52">
        <w:trPr>
          <w:tblCellSpacing w:w="15" w:type="dxa"/>
        </w:trPr>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Line Item No.</w:t>
            </w:r>
          </w:p>
        </w:tc>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Country of Origin</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bl>
    <w:p w:rsidR="003F6C52" w:rsidRPr="003F6C52" w:rsidRDefault="00B510B4" w:rsidP="003F6C52">
      <w:pPr>
        <w:pStyle w:val="pbodyctr"/>
        <w:spacing w:line="180" w:lineRule="atLeast"/>
        <w:rPr>
          <w:rFonts w:ascii="Times New Roman" w:hAnsi="Times New Roman" w:cs="Times New Roman"/>
        </w:rPr>
      </w:pPr>
      <w:r w:rsidRPr="00B510B4">
        <w:rPr>
          <w:rFonts w:ascii="Times New Roman" w:hAnsi="Times New Roman" w:cs="Times New Roman"/>
        </w:rPr>
        <w:lastRenderedPageBreak/>
        <w:t>[</w:t>
      </w:r>
      <w:r w:rsidRPr="00B510B4">
        <w:rPr>
          <w:rStyle w:val="Emphasis"/>
          <w:rFonts w:ascii="Times New Roman" w:hAnsi="Times New Roman" w:cs="Times New Roman"/>
        </w:rPr>
        <w:t>List as necessary</w:t>
      </w:r>
      <w:r w:rsidRPr="00B510B4">
        <w:rPr>
          <w:rFonts w:ascii="Times New Roman" w:hAnsi="Times New Roman" w:cs="Times New Roman"/>
        </w:rPr>
        <w: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(iii) The offeror shall list those supplies that are foreign end products (other than those listed in paragraph (g)(1)(ii) of this provision) as defined in the clause of this solicitation entitled “Buy American Act—Free Trade Agreements—Israeli Trade Act.” The offeror shall list as other foreign end products those end products manufactured in the United States that do not qualify as domestic end products,</w:t>
      </w:r>
      <w:r w:rsidRPr="00B510B4">
        <w:rPr>
          <w:rStyle w:val="apple-converted-space"/>
          <w:rFonts w:ascii="Times New Roman" w:hAnsi="Times New Roman"/>
        </w:rPr>
        <w:t> </w:t>
      </w:r>
      <w:r w:rsidRPr="00B510B4">
        <w:rPr>
          <w:rStyle w:val="Emphasis"/>
          <w:rFonts w:ascii="Times New Roman" w:hAnsi="Times New Roman" w:cs="Times New Roman"/>
        </w:rPr>
        <w:t>i.e.</w:t>
      </w:r>
      <w:r w:rsidRPr="00B510B4">
        <w:rPr>
          <w:rFonts w:ascii="Times New Roman" w:hAnsi="Times New Roman" w:cs="Times New Roman"/>
        </w:rPr>
        <w:t>, an end product that is not a COTS item and does not meet the component test in paragraph (2) of the definition of “domestic end product.”</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Other Foreign End Products:</w:t>
      </w:r>
    </w:p>
    <w:tbl>
      <w:tblPr>
        <w:tblW w:w="0" w:type="auto"/>
        <w:tblCellSpacing w:w="15" w:type="dxa"/>
        <w:tblCellMar>
          <w:top w:w="15" w:type="dxa"/>
          <w:left w:w="15" w:type="dxa"/>
          <w:bottom w:w="15" w:type="dxa"/>
          <w:right w:w="15" w:type="dxa"/>
        </w:tblCellMar>
        <w:tblLook w:val="04A0"/>
      </w:tblPr>
      <w:tblGrid>
        <w:gridCol w:w="1475"/>
        <w:gridCol w:w="1775"/>
      </w:tblGrid>
      <w:tr w:rsidR="003F6C52" w:rsidRPr="003F6C52" w:rsidTr="003F6C52">
        <w:trPr>
          <w:tblCellSpacing w:w="15" w:type="dxa"/>
        </w:trPr>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Line Item No.</w:t>
            </w:r>
          </w:p>
        </w:tc>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Country of Origin</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bl>
    <w:p w:rsidR="003F6C52" w:rsidRPr="003F6C52" w:rsidRDefault="00B510B4" w:rsidP="003F6C52">
      <w:pPr>
        <w:pStyle w:val="pbodyctr"/>
        <w:spacing w:line="180" w:lineRule="atLeast"/>
        <w:rPr>
          <w:rFonts w:ascii="Times New Roman" w:hAnsi="Times New Roman" w:cs="Times New Roman"/>
        </w:rPr>
      </w:pPr>
      <w:r w:rsidRPr="00B510B4">
        <w:rPr>
          <w:rFonts w:ascii="Times New Roman" w:hAnsi="Times New Roman" w:cs="Times New Roman"/>
        </w:rPr>
        <w:t>[</w:t>
      </w:r>
      <w:r w:rsidRPr="00B510B4">
        <w:rPr>
          <w:rStyle w:val="Emphasis"/>
          <w:rFonts w:ascii="Times New Roman" w:hAnsi="Times New Roman" w:cs="Times New Roman"/>
        </w:rPr>
        <w:t>List as necessary</w:t>
      </w:r>
      <w:r w:rsidRPr="00B510B4">
        <w:rPr>
          <w:rFonts w:ascii="Times New Roman" w:hAnsi="Times New Roman" w:cs="Times New Roman"/>
        </w:rPr>
        <w: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(iv) The Government will evaluate offers in accordance with the policies and procedures of FAR </w:t>
      </w:r>
      <w:hyperlink r:id="rId281" w:anchor="wp225048" w:history="1">
        <w:r w:rsidRPr="00B510B4">
          <w:rPr>
            <w:rStyle w:val="Hyperlink"/>
            <w:rFonts w:ascii="Times New Roman" w:hAnsi="Times New Roman" w:cs="Times New Roman"/>
            <w:color w:val="9999CC"/>
          </w:rPr>
          <w:t>Part 25</w:t>
        </w:r>
      </w:hyperlink>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r w:rsidRPr="00B510B4">
        <w:rPr>
          <w:rStyle w:val="Emphasis"/>
          <w:rFonts w:ascii="Times New Roman" w:hAnsi="Times New Roman" w:cs="Times New Roman"/>
        </w:rPr>
        <w:t>Buy American Act—Free Trade Agreements—Israeli Trade Act Certificate, Alternate I</w:t>
      </w:r>
      <w:r w:rsidRPr="00B510B4">
        <w:rPr>
          <w:rFonts w:ascii="Times New Roman" w:hAnsi="Times New Roman" w:cs="Times New Roman"/>
        </w:rPr>
        <w:t>. If Alternate I to the clause at FAR </w:t>
      </w:r>
      <w:hyperlink r:id="rId282" w:anchor="wp1169038" w:history="1">
        <w:r w:rsidRPr="00B510B4">
          <w:rPr>
            <w:rStyle w:val="Hyperlink"/>
            <w:rFonts w:ascii="Times New Roman" w:hAnsi="Times New Roman" w:cs="Times New Roman"/>
            <w:color w:val="9999CC"/>
          </w:rPr>
          <w:t>52.225-3</w:t>
        </w:r>
      </w:hyperlink>
      <w:r w:rsidRPr="00B510B4">
        <w:rPr>
          <w:rStyle w:val="apple-converted-space"/>
          <w:rFonts w:ascii="Times New Roman" w:hAnsi="Times New Roman"/>
        </w:rPr>
        <w:t> </w:t>
      </w:r>
      <w:r w:rsidRPr="00B510B4">
        <w:rPr>
          <w:rFonts w:ascii="Times New Roman" w:hAnsi="Times New Roman" w:cs="Times New Roman"/>
        </w:rPr>
        <w:t>is included in this solicitation, substitute the following paragraph (g)(1)(ii) for paragraph (g)(1)(ii) of the basic provision:</w:t>
      </w:r>
    </w:p>
    <w:p w:rsidR="003F6C52" w:rsidRPr="003F6C52" w:rsidRDefault="00B510B4" w:rsidP="003F6C52">
      <w:pPr>
        <w:pStyle w:val="pbodyaltlist1"/>
        <w:spacing w:line="150" w:lineRule="atLeast"/>
        <w:rPr>
          <w:rFonts w:ascii="Times New Roman" w:hAnsi="Times New Roman" w:cs="Times New Roman"/>
          <w:sz w:val="20"/>
          <w:szCs w:val="20"/>
        </w:rPr>
      </w:pPr>
      <w:r w:rsidRPr="00B510B4">
        <w:rPr>
          <w:rFonts w:ascii="Times New Roman" w:hAnsi="Times New Roman" w:cs="Times New Roman"/>
          <w:sz w:val="20"/>
          <w:szCs w:val="20"/>
        </w:rPr>
        <w:t>(g)(1)(ii) The offeror certifies that the following supplies are Canadian end products as defined in the clause of this solicitation entitled “Buy American Act—Free Trade Agreements—Israeli Trade Act”:</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Canadian End Products:</w:t>
      </w:r>
    </w:p>
    <w:tbl>
      <w:tblPr>
        <w:tblW w:w="0" w:type="auto"/>
        <w:tblCellSpacing w:w="15" w:type="dxa"/>
        <w:tblCellMar>
          <w:top w:w="15" w:type="dxa"/>
          <w:left w:w="15" w:type="dxa"/>
          <w:bottom w:w="15" w:type="dxa"/>
          <w:right w:w="15" w:type="dxa"/>
        </w:tblCellMar>
        <w:tblLook w:val="04A0"/>
      </w:tblPr>
      <w:tblGrid>
        <w:gridCol w:w="3990"/>
      </w:tblGrid>
      <w:tr w:rsidR="003F6C52" w:rsidRPr="003F6C52" w:rsidTr="003F6C52">
        <w:trPr>
          <w:tblCellSpacing w:w="15" w:type="dxa"/>
        </w:trPr>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Line Item No.</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_______________________________________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_______________________________________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_______________________________________</w:t>
            </w:r>
          </w:p>
        </w:tc>
      </w:tr>
    </w:tbl>
    <w:p w:rsidR="003F6C52" w:rsidRPr="003F6C52" w:rsidRDefault="00B510B4" w:rsidP="003F6C52">
      <w:pPr>
        <w:pStyle w:val="pbodyctr"/>
        <w:spacing w:line="180" w:lineRule="atLeast"/>
        <w:rPr>
          <w:rFonts w:ascii="Times New Roman" w:hAnsi="Times New Roman" w:cs="Times New Roman"/>
        </w:rPr>
      </w:pPr>
      <w:r w:rsidRPr="00B510B4">
        <w:rPr>
          <w:rFonts w:ascii="Times New Roman" w:hAnsi="Times New Roman" w:cs="Times New Roman"/>
        </w:rPr>
        <w:t>[</w:t>
      </w:r>
      <w:r w:rsidRPr="00B510B4">
        <w:rPr>
          <w:rStyle w:val="Emphasis"/>
          <w:rFonts w:ascii="Times New Roman" w:hAnsi="Times New Roman" w:cs="Times New Roman"/>
        </w:rPr>
        <w:t>List as necessary</w:t>
      </w:r>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(3)</w:t>
      </w:r>
      <w:r w:rsidRPr="00B510B4">
        <w:rPr>
          <w:rStyle w:val="apple-converted-space"/>
          <w:rFonts w:ascii="Times New Roman" w:hAnsi="Times New Roman"/>
        </w:rPr>
        <w:t> </w:t>
      </w:r>
      <w:r w:rsidRPr="00B510B4">
        <w:rPr>
          <w:rStyle w:val="Emphasis"/>
          <w:rFonts w:ascii="Times New Roman" w:hAnsi="Times New Roman" w:cs="Times New Roman"/>
        </w:rPr>
        <w:t>Buy American Act—Free Trade Agreements—Israeli Trade Act Certificate, Alternate II</w:t>
      </w:r>
      <w:r w:rsidRPr="00B510B4">
        <w:rPr>
          <w:rFonts w:ascii="Times New Roman" w:hAnsi="Times New Roman" w:cs="Times New Roman"/>
        </w:rPr>
        <w:t>. If Alternate II to the clause at FAR </w:t>
      </w:r>
      <w:hyperlink r:id="rId283" w:anchor="wp1169038" w:history="1">
        <w:r w:rsidRPr="00B510B4">
          <w:rPr>
            <w:rStyle w:val="Hyperlink"/>
            <w:rFonts w:ascii="Times New Roman" w:hAnsi="Times New Roman" w:cs="Times New Roman"/>
            <w:color w:val="9999CC"/>
          </w:rPr>
          <w:t>52.225-3</w:t>
        </w:r>
      </w:hyperlink>
      <w:r w:rsidRPr="00B510B4">
        <w:rPr>
          <w:rStyle w:val="apple-converted-space"/>
          <w:rFonts w:ascii="Times New Roman" w:hAnsi="Times New Roman"/>
        </w:rPr>
        <w:t> </w:t>
      </w:r>
      <w:r w:rsidRPr="00B510B4">
        <w:rPr>
          <w:rFonts w:ascii="Times New Roman" w:hAnsi="Times New Roman" w:cs="Times New Roman"/>
        </w:rPr>
        <w:t>is included in this solicitation, substitute the following paragraph (g)(1)(ii) for paragraph (g)(1)(ii) of the basic provision:</w:t>
      </w:r>
    </w:p>
    <w:p w:rsidR="003F6C52" w:rsidRPr="003F6C52" w:rsidRDefault="00B510B4" w:rsidP="003F6C52">
      <w:pPr>
        <w:pStyle w:val="pbodyaltlist1"/>
        <w:spacing w:line="150" w:lineRule="atLeast"/>
        <w:rPr>
          <w:rFonts w:ascii="Times New Roman" w:hAnsi="Times New Roman" w:cs="Times New Roman"/>
          <w:sz w:val="20"/>
          <w:szCs w:val="20"/>
        </w:rPr>
      </w:pPr>
      <w:r w:rsidRPr="00B510B4">
        <w:rPr>
          <w:rFonts w:ascii="Times New Roman" w:hAnsi="Times New Roman" w:cs="Times New Roman"/>
          <w:sz w:val="20"/>
          <w:szCs w:val="20"/>
        </w:rPr>
        <w:t>(g)(1)(ii) The offeror certifies that the following supplies are Canadian end products or Israeli end products as defined in the clause of this solicitation entitled “Buy American Act—Free Trade Agreements—Israeli Trade Act”:</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Canadian or Israeli End Products:</w:t>
      </w:r>
    </w:p>
    <w:tbl>
      <w:tblPr>
        <w:tblW w:w="0" w:type="auto"/>
        <w:tblCellSpacing w:w="15" w:type="dxa"/>
        <w:tblCellMar>
          <w:top w:w="15" w:type="dxa"/>
          <w:left w:w="15" w:type="dxa"/>
          <w:bottom w:w="15" w:type="dxa"/>
          <w:right w:w="15" w:type="dxa"/>
        </w:tblCellMar>
        <w:tblLook w:val="04A0"/>
      </w:tblPr>
      <w:tblGrid>
        <w:gridCol w:w="1475"/>
        <w:gridCol w:w="1775"/>
      </w:tblGrid>
      <w:tr w:rsidR="003F6C52" w:rsidRPr="003F6C52" w:rsidTr="003F6C52">
        <w:trPr>
          <w:tblCellSpacing w:w="15" w:type="dxa"/>
        </w:trPr>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Line Item No.</w:t>
            </w:r>
          </w:p>
        </w:tc>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Country of Origin</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bl>
    <w:p w:rsidR="003F6C52" w:rsidRPr="003F6C52" w:rsidRDefault="00B510B4" w:rsidP="003F6C52">
      <w:pPr>
        <w:pStyle w:val="pbodyctr"/>
        <w:spacing w:line="180" w:lineRule="atLeast"/>
        <w:rPr>
          <w:rFonts w:ascii="Times New Roman" w:hAnsi="Times New Roman" w:cs="Times New Roman"/>
        </w:rPr>
      </w:pPr>
      <w:r w:rsidRPr="00B510B4">
        <w:rPr>
          <w:rFonts w:ascii="Times New Roman" w:hAnsi="Times New Roman" w:cs="Times New Roman"/>
        </w:rPr>
        <w:t>[</w:t>
      </w:r>
      <w:r w:rsidRPr="00B510B4">
        <w:rPr>
          <w:rStyle w:val="Emphasis"/>
          <w:rFonts w:ascii="Times New Roman" w:hAnsi="Times New Roman" w:cs="Times New Roman"/>
        </w:rPr>
        <w:t>List as necessary</w:t>
      </w:r>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(4)</w:t>
      </w:r>
      <w:r w:rsidRPr="00B510B4">
        <w:rPr>
          <w:rStyle w:val="apple-converted-space"/>
          <w:rFonts w:ascii="Times New Roman" w:hAnsi="Times New Roman"/>
        </w:rPr>
        <w:t> </w:t>
      </w:r>
      <w:r w:rsidRPr="00B510B4">
        <w:rPr>
          <w:rStyle w:val="Emphasis"/>
          <w:rFonts w:ascii="Times New Roman" w:hAnsi="Times New Roman" w:cs="Times New Roman"/>
        </w:rPr>
        <w:t>Buy American Act—Free Trade Agreements—Israeli Trade Act Certificate, Alternate III</w:t>
      </w:r>
      <w:r w:rsidRPr="00B510B4">
        <w:rPr>
          <w:rFonts w:ascii="Times New Roman" w:hAnsi="Times New Roman" w:cs="Times New Roman"/>
        </w:rPr>
        <w:t>. If Alternate III to the clause at</w:t>
      </w:r>
      <w:r w:rsidRPr="00B510B4">
        <w:rPr>
          <w:rStyle w:val="apple-converted-space"/>
          <w:rFonts w:ascii="Times New Roman" w:hAnsi="Times New Roman"/>
        </w:rPr>
        <w:t> </w:t>
      </w:r>
      <w:hyperlink r:id="rId284" w:anchor="wp1169038" w:history="1">
        <w:r w:rsidRPr="00B510B4">
          <w:rPr>
            <w:rStyle w:val="Hyperlink"/>
            <w:rFonts w:ascii="Times New Roman" w:hAnsi="Times New Roman" w:cs="Times New Roman"/>
            <w:color w:val="9999CC"/>
          </w:rPr>
          <w:t>52.225-3</w:t>
        </w:r>
      </w:hyperlink>
      <w:r w:rsidRPr="00B510B4">
        <w:rPr>
          <w:rStyle w:val="apple-converted-space"/>
          <w:rFonts w:ascii="Times New Roman" w:hAnsi="Times New Roman"/>
        </w:rPr>
        <w:t> </w:t>
      </w:r>
      <w:r w:rsidRPr="00B510B4">
        <w:rPr>
          <w:rFonts w:ascii="Times New Roman" w:hAnsi="Times New Roman" w:cs="Times New Roman"/>
        </w:rPr>
        <w:t>is included in this solicitation, substitute the following paragraph (g)(1)(ii) for paragraph (g)(1)(ii) of the basic provision:</w:t>
      </w:r>
    </w:p>
    <w:p w:rsidR="003F6C52" w:rsidRPr="003F6C52" w:rsidRDefault="00B510B4" w:rsidP="003F6C52">
      <w:pPr>
        <w:pStyle w:val="pbodyaltlist1"/>
        <w:spacing w:line="150" w:lineRule="atLeast"/>
        <w:rPr>
          <w:rFonts w:ascii="Times New Roman" w:hAnsi="Times New Roman" w:cs="Times New Roman"/>
          <w:sz w:val="20"/>
          <w:szCs w:val="20"/>
        </w:rPr>
      </w:pPr>
      <w:r w:rsidRPr="00B510B4">
        <w:rPr>
          <w:rFonts w:ascii="Times New Roman" w:hAnsi="Times New Roman" w:cs="Times New Roman"/>
          <w:sz w:val="20"/>
          <w:szCs w:val="20"/>
        </w:rPr>
        <w:t>(g)(1)(ii) The offeror certifies that the following supplies are Free Trade Agreement country end products (other than Bahrainian, Korean, Moroccan, Omani, Panamanian, or Peruvian end products) or Israeli end products as defined in the clause of this solicitation entitled “Buy American Act-Free Trade Agreements-Israeli Trade Act”:</w:t>
      </w:r>
    </w:p>
    <w:p w:rsidR="003F6C52" w:rsidRPr="003F6C52" w:rsidRDefault="00B510B4" w:rsidP="003F6C52">
      <w:pPr>
        <w:pStyle w:val="pbodyaltlist1"/>
        <w:spacing w:line="150" w:lineRule="atLeast"/>
        <w:rPr>
          <w:rFonts w:ascii="Times New Roman" w:hAnsi="Times New Roman" w:cs="Times New Roman"/>
          <w:sz w:val="20"/>
          <w:szCs w:val="20"/>
        </w:rPr>
      </w:pPr>
      <w:r w:rsidRPr="00B510B4">
        <w:rPr>
          <w:rFonts w:ascii="Times New Roman" w:hAnsi="Times New Roman" w:cs="Times New Roman"/>
          <w:sz w:val="20"/>
          <w:szCs w:val="20"/>
        </w:rPr>
        <w:t>Free Trade Agreement Country End Products (Other than Bahrainian, Korean, Moroccan, Omani, Panamanian, or Peruvian End Products) or Israeli End Products:</w:t>
      </w:r>
    </w:p>
    <w:tbl>
      <w:tblPr>
        <w:tblW w:w="0" w:type="auto"/>
        <w:tblCellSpacing w:w="15" w:type="dxa"/>
        <w:tblCellMar>
          <w:top w:w="15" w:type="dxa"/>
          <w:left w:w="15" w:type="dxa"/>
          <w:bottom w:w="15" w:type="dxa"/>
          <w:right w:w="15" w:type="dxa"/>
        </w:tblCellMar>
        <w:tblLook w:val="04A0"/>
      </w:tblPr>
      <w:tblGrid>
        <w:gridCol w:w="1475"/>
        <w:gridCol w:w="1775"/>
      </w:tblGrid>
      <w:tr w:rsidR="003F6C52" w:rsidRPr="003F6C52" w:rsidTr="003F6C52">
        <w:trPr>
          <w:tblCellSpacing w:w="15" w:type="dxa"/>
        </w:trPr>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lastRenderedPageBreak/>
              <w:t>Line Item No.</w:t>
            </w:r>
          </w:p>
        </w:tc>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Country of Origin</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bl>
    <w:p w:rsidR="003F6C52" w:rsidRPr="003F6C52" w:rsidRDefault="00B510B4" w:rsidP="003F6C52">
      <w:pPr>
        <w:pStyle w:val="pbodyctr"/>
        <w:spacing w:line="180" w:lineRule="atLeast"/>
        <w:rPr>
          <w:rFonts w:ascii="Times New Roman" w:hAnsi="Times New Roman" w:cs="Times New Roman"/>
        </w:rPr>
      </w:pPr>
      <w:r w:rsidRPr="00B510B4">
        <w:rPr>
          <w:rFonts w:ascii="Times New Roman" w:hAnsi="Times New Roman" w:cs="Times New Roman"/>
        </w:rPr>
        <w:t>[</w:t>
      </w:r>
      <w:r w:rsidRPr="00B510B4">
        <w:rPr>
          <w:rStyle w:val="Emphasis"/>
          <w:rFonts w:ascii="Times New Roman" w:hAnsi="Times New Roman" w:cs="Times New Roman"/>
        </w:rPr>
        <w:t>List as necessary</w:t>
      </w:r>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(5)</w:t>
      </w:r>
      <w:r w:rsidRPr="00B510B4">
        <w:rPr>
          <w:rStyle w:val="apple-converted-space"/>
          <w:rFonts w:ascii="Times New Roman" w:hAnsi="Times New Roman"/>
        </w:rPr>
        <w:t> </w:t>
      </w:r>
      <w:r w:rsidRPr="00B510B4">
        <w:rPr>
          <w:rStyle w:val="Emphasis"/>
          <w:rFonts w:ascii="Times New Roman" w:hAnsi="Times New Roman" w:cs="Times New Roman"/>
        </w:rPr>
        <w:t>Trade Agreements Certificate</w:t>
      </w:r>
      <w:r w:rsidRPr="00B510B4">
        <w:rPr>
          <w:rFonts w:ascii="Times New Roman" w:hAnsi="Times New Roman" w:cs="Times New Roman"/>
        </w:rPr>
        <w:t>. (Applies only if the clause at FAR </w:t>
      </w:r>
      <w:hyperlink r:id="rId285" w:anchor="wp1169151" w:history="1">
        <w:r w:rsidRPr="00B510B4">
          <w:rPr>
            <w:rStyle w:val="Hyperlink"/>
            <w:rFonts w:ascii="Times New Roman" w:hAnsi="Times New Roman" w:cs="Times New Roman"/>
            <w:color w:val="9999CC"/>
          </w:rPr>
          <w:t>52.225-5</w:t>
        </w:r>
      </w:hyperlink>
      <w:r w:rsidRPr="00B510B4">
        <w:rPr>
          <w:rFonts w:ascii="Times New Roman" w:hAnsi="Times New Roman" w:cs="Times New Roman"/>
        </w:rPr>
        <w:t>, Trade Agreements, is included in this solicitation.)</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The offeror certifies that each end product, except those listed in paragraph (g)(5)(ii) of this provision, is a U.S.-made or designated country end product, as defined in the clause of this solicitation entitled “Trade Agreements.”</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The offeror shall list as other end products those end products that are not U.S.-made or designated country end products.</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Other End Products:</w:t>
      </w:r>
    </w:p>
    <w:tbl>
      <w:tblPr>
        <w:tblW w:w="0" w:type="auto"/>
        <w:tblCellSpacing w:w="15" w:type="dxa"/>
        <w:tblCellMar>
          <w:top w:w="15" w:type="dxa"/>
          <w:left w:w="15" w:type="dxa"/>
          <w:bottom w:w="15" w:type="dxa"/>
          <w:right w:w="15" w:type="dxa"/>
        </w:tblCellMar>
        <w:tblLook w:val="04A0"/>
      </w:tblPr>
      <w:tblGrid>
        <w:gridCol w:w="1475"/>
        <w:gridCol w:w="1775"/>
      </w:tblGrid>
      <w:tr w:rsidR="003F6C52" w:rsidRPr="003F6C52" w:rsidTr="003F6C52">
        <w:trPr>
          <w:tblCellSpacing w:w="15" w:type="dxa"/>
        </w:trPr>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Line Item No.</w:t>
            </w:r>
          </w:p>
        </w:tc>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Country of Origin</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w:t>
            </w:r>
          </w:p>
        </w:tc>
      </w:tr>
    </w:tbl>
    <w:p w:rsidR="003F6C52" w:rsidRPr="003F6C52" w:rsidRDefault="00B510B4" w:rsidP="003F6C52">
      <w:pPr>
        <w:pStyle w:val="pbodyctr"/>
        <w:spacing w:line="180" w:lineRule="atLeast"/>
        <w:rPr>
          <w:rFonts w:ascii="Times New Roman" w:hAnsi="Times New Roman" w:cs="Times New Roman"/>
        </w:rPr>
      </w:pPr>
      <w:r w:rsidRPr="00B510B4">
        <w:rPr>
          <w:rFonts w:ascii="Times New Roman" w:hAnsi="Times New Roman" w:cs="Times New Roman"/>
        </w:rPr>
        <w:t>[</w:t>
      </w:r>
      <w:r w:rsidRPr="00B510B4">
        <w:rPr>
          <w:rStyle w:val="Emphasis"/>
          <w:rFonts w:ascii="Times New Roman" w:hAnsi="Times New Roman" w:cs="Times New Roman"/>
        </w:rPr>
        <w:t>List as necessary</w:t>
      </w:r>
      <w:r w:rsidRPr="00B510B4">
        <w:rPr>
          <w:rFonts w:ascii="Times New Roman" w:hAnsi="Times New Roman" w:cs="Times New Roman"/>
        </w:rPr>
        <w: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(iii) The Government will evaluate offers in accordance with the policies and procedures of FAR </w:t>
      </w:r>
      <w:hyperlink r:id="rId286" w:anchor="wp225048" w:history="1">
        <w:r w:rsidRPr="00B510B4">
          <w:rPr>
            <w:rStyle w:val="Hyperlink"/>
            <w:rFonts w:ascii="Times New Roman" w:hAnsi="Times New Roman" w:cs="Times New Roman"/>
            <w:color w:val="9999CC"/>
          </w:rPr>
          <w:t>Part 25</w:t>
        </w:r>
      </w:hyperlink>
      <w:r w:rsidRPr="00B510B4">
        <w:rPr>
          <w:rFonts w:ascii="Times New Roman" w:hAnsi="Times New Roman" w:cs="Times New Roman"/>
        </w:rPr>
        <w:t>. For line items covered by the WTO GPA, the Government will evaluate offers of U.S.-made or designated country end products without regard to the restrictions of the Buy American Act.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(h)</w:t>
      </w:r>
      <w:r w:rsidRPr="00B510B4">
        <w:rPr>
          <w:rStyle w:val="apple-converted-space"/>
          <w:rFonts w:ascii="Times New Roman" w:hAnsi="Times New Roman"/>
        </w:rPr>
        <w:t> </w:t>
      </w:r>
      <w:r w:rsidRPr="00B510B4">
        <w:rPr>
          <w:rStyle w:val="Emphasis"/>
          <w:rFonts w:ascii="Times New Roman" w:hAnsi="Times New Roman" w:cs="Times New Roman"/>
        </w:rPr>
        <w:t>Certification Regarding Responsibility Matters (Executive Order 12689</w:t>
      </w:r>
      <w:r w:rsidRPr="00B510B4">
        <w:rPr>
          <w:rFonts w:ascii="Times New Roman" w:hAnsi="Times New Roman" w:cs="Times New Roman"/>
        </w:rPr>
        <w:t>). (Applies only if the contract value is expected to exceed the simplified acquisition threshold.) The offeror certifies, to the best of its knowledge and belief, that the offeror and/or any of its principals—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w:t>
      </w:r>
      <w:r w:rsidRPr="00B510B4">
        <w:rPr>
          <w:rStyle w:val="apple-converted-space"/>
          <w:rFonts w:ascii="Times New Roman" w:hAnsi="Times New Roman"/>
        </w:rPr>
        <w:t> </w:t>
      </w:r>
      <w:r w:rsidRPr="00B510B4">
        <w:rPr>
          <w:rFonts w:ascii="Times New Roman" w:hAnsi="Times New Roman" w:cs="Times New Roman"/>
        </w:rPr>
        <w:t>o</w:t>
      </w:r>
      <w:r w:rsidRPr="00B510B4">
        <w:rPr>
          <w:rFonts w:ascii="Times New Roman" w:hAnsi="Times New Roman" w:cs="Times New Roman" w:hint="eastAsia"/>
        </w:rPr>
        <w:t> </w:t>
      </w:r>
      <w:r w:rsidRPr="00B510B4">
        <w:rPr>
          <w:rFonts w:ascii="Times New Roman" w:hAnsi="Times New Roman" w:cs="Times New Roman"/>
        </w:rPr>
        <w:t>Are,</w:t>
      </w:r>
      <w:r w:rsidRPr="00B510B4">
        <w:rPr>
          <w:rStyle w:val="apple-converted-space"/>
          <w:rFonts w:ascii="Times New Roman" w:hAnsi="Times New Roman"/>
        </w:rPr>
        <w:t> </w:t>
      </w:r>
      <w:r w:rsidRPr="00B510B4">
        <w:rPr>
          <w:rFonts w:ascii="Times New Roman" w:hAnsi="Times New Roman" w:cs="Times New Roman"/>
        </w:rPr>
        <w:t>o</w:t>
      </w:r>
      <w:r w:rsidRPr="00B510B4">
        <w:rPr>
          <w:rFonts w:ascii="Times New Roman" w:hAnsi="Times New Roman" w:cs="Times New Roman" w:hint="eastAsia"/>
        </w:rPr>
        <w:t> </w:t>
      </w:r>
      <w:r w:rsidRPr="00B510B4">
        <w:rPr>
          <w:rFonts w:ascii="Times New Roman" w:hAnsi="Times New Roman" w:cs="Times New Roman"/>
        </w:rPr>
        <w:t>are not presently debarred, suspended, proposed for debarment, or declared ineligible for the award of contracts by any Federal agency;</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r w:rsidRPr="00B510B4">
        <w:rPr>
          <w:rFonts w:ascii="Times New Roman" w:hAnsi="Times New Roman" w:cs="Times New Roman"/>
        </w:rPr>
        <w:t>o</w:t>
      </w:r>
      <w:r w:rsidRPr="00B510B4">
        <w:rPr>
          <w:rFonts w:ascii="Times New Roman" w:hAnsi="Times New Roman" w:cs="Times New Roman" w:hint="eastAsia"/>
        </w:rPr>
        <w:t> </w:t>
      </w:r>
      <w:r w:rsidRPr="00B510B4">
        <w:rPr>
          <w:rFonts w:ascii="Times New Roman" w:hAnsi="Times New Roman" w:cs="Times New Roman"/>
        </w:rPr>
        <w:t>Have,</w:t>
      </w:r>
      <w:r w:rsidRPr="00B510B4">
        <w:rPr>
          <w:rStyle w:val="apple-converted-space"/>
          <w:rFonts w:ascii="Times New Roman" w:hAnsi="Times New Roman"/>
        </w:rPr>
        <w:t> </w:t>
      </w:r>
      <w:r w:rsidRPr="00B510B4">
        <w:rPr>
          <w:rFonts w:ascii="Times New Roman" w:hAnsi="Times New Roman" w:cs="Times New Roman"/>
        </w:rPr>
        <w:t>o</w:t>
      </w:r>
      <w:r w:rsidRPr="00B510B4">
        <w:rPr>
          <w:rFonts w:ascii="Times New Roman" w:hAnsi="Times New Roman" w:cs="Times New Roman" w:hint="eastAsia"/>
        </w:rPr>
        <w:t> </w:t>
      </w:r>
      <w:r w:rsidRPr="00B510B4">
        <w:rPr>
          <w:rFonts w:ascii="Times New Roman" w:hAnsi="Times New Roman" w:cs="Times New Roman"/>
        </w:rPr>
        <w:t>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(3)</w:t>
      </w:r>
      <w:r w:rsidRPr="00B510B4">
        <w:rPr>
          <w:rStyle w:val="apple-converted-space"/>
          <w:rFonts w:ascii="Times New Roman" w:hAnsi="Times New Roman"/>
        </w:rPr>
        <w:t> </w:t>
      </w:r>
      <w:r w:rsidRPr="00B510B4">
        <w:rPr>
          <w:rFonts w:ascii="Times New Roman" w:hAnsi="Times New Roman" w:cs="Times New Roman"/>
        </w:rPr>
        <w:t>o</w:t>
      </w:r>
      <w:r w:rsidRPr="00B510B4">
        <w:rPr>
          <w:rFonts w:ascii="Times New Roman" w:hAnsi="Times New Roman" w:cs="Times New Roman" w:hint="eastAsia"/>
        </w:rPr>
        <w:t> </w:t>
      </w:r>
      <w:r w:rsidRPr="00B510B4">
        <w:rPr>
          <w:rFonts w:ascii="Times New Roman" w:hAnsi="Times New Roman" w:cs="Times New Roman"/>
        </w:rPr>
        <w:t>Are,</w:t>
      </w:r>
      <w:r w:rsidRPr="00B510B4">
        <w:rPr>
          <w:rStyle w:val="apple-converted-space"/>
          <w:rFonts w:ascii="Times New Roman" w:hAnsi="Times New Roman"/>
        </w:rPr>
        <w:t> </w:t>
      </w:r>
      <w:r w:rsidRPr="00B510B4">
        <w:rPr>
          <w:rFonts w:ascii="Times New Roman" w:hAnsi="Times New Roman" w:cs="Times New Roman"/>
        </w:rPr>
        <w:t>o</w:t>
      </w:r>
      <w:r w:rsidRPr="00B510B4">
        <w:rPr>
          <w:rFonts w:ascii="Times New Roman" w:hAnsi="Times New Roman" w:cs="Times New Roman" w:hint="eastAsia"/>
        </w:rPr>
        <w:t> </w:t>
      </w:r>
      <w:r w:rsidRPr="00B510B4">
        <w:rPr>
          <w:rFonts w:ascii="Times New Roman" w:hAnsi="Times New Roman" w:cs="Times New Roman"/>
        </w:rPr>
        <w:t>are not presently indicted for, or otherwise criminally or civilly charged by a Government entity with, commission of any of these offenses enumerated in paragraph (h)(2) of this clause; and</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(4)</w:t>
      </w:r>
      <w:r w:rsidRPr="00B510B4">
        <w:rPr>
          <w:rStyle w:val="apple-converted-space"/>
          <w:rFonts w:ascii="Times New Roman" w:hAnsi="Times New Roman"/>
        </w:rPr>
        <w:t> </w:t>
      </w:r>
      <w:r w:rsidRPr="00B510B4">
        <w:rPr>
          <w:rFonts w:ascii="Times New Roman" w:hAnsi="Times New Roman" w:cs="Times New Roman"/>
        </w:rPr>
        <w:t>o</w:t>
      </w:r>
      <w:r w:rsidRPr="00B510B4">
        <w:rPr>
          <w:rStyle w:val="apple-converted-space"/>
          <w:rFonts w:ascii="Times New Roman" w:hAnsi="Times New Roman"/>
        </w:rPr>
        <w:t> </w:t>
      </w:r>
      <w:r w:rsidRPr="00B510B4">
        <w:rPr>
          <w:rFonts w:ascii="Times New Roman" w:hAnsi="Times New Roman" w:cs="Times New Roman"/>
        </w:rPr>
        <w:t>Have,</w:t>
      </w:r>
      <w:r w:rsidRPr="00B510B4">
        <w:rPr>
          <w:rStyle w:val="apple-converted-space"/>
          <w:rFonts w:ascii="Times New Roman" w:hAnsi="Times New Roman"/>
        </w:rPr>
        <w:t> </w:t>
      </w:r>
      <w:r w:rsidRPr="00B510B4">
        <w:rPr>
          <w:rFonts w:ascii="Times New Roman" w:hAnsi="Times New Roman" w:cs="Times New Roman"/>
        </w:rPr>
        <w:t>o</w:t>
      </w:r>
      <w:r w:rsidRPr="00B510B4">
        <w:rPr>
          <w:rStyle w:val="apple-converted-space"/>
          <w:rFonts w:ascii="Times New Roman" w:hAnsi="Times New Roman"/>
        </w:rPr>
        <w:t> </w:t>
      </w:r>
      <w:r w:rsidRPr="00B510B4">
        <w:rPr>
          <w:rFonts w:ascii="Times New Roman" w:hAnsi="Times New Roman" w:cs="Times New Roman"/>
        </w:rPr>
        <w:t>have not, within a three-year period preceding this offer, been notified of any delinquent Federal taxes in an amount that exceeds $3,000 for which the liability remains unsatisfied.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Taxes are considered delinquent if both of the following criteria apply:</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(A)</w:t>
      </w:r>
      <w:r w:rsidRPr="00B510B4">
        <w:rPr>
          <w:rStyle w:val="apple-converted-space"/>
          <w:rFonts w:ascii="Times New Roman" w:hAnsi="Times New Roman"/>
        </w:rPr>
        <w:t> </w:t>
      </w:r>
      <w:r w:rsidRPr="00B510B4">
        <w:rPr>
          <w:rStyle w:val="Emphasis"/>
          <w:rFonts w:ascii="Times New Roman" w:hAnsi="Times New Roman" w:cs="Times New Roman"/>
        </w:rPr>
        <w:t>The tax liability is finally determined</w:t>
      </w:r>
      <w:r w:rsidRPr="00B510B4">
        <w:rPr>
          <w:rFonts w:ascii="Times New Roman" w:hAnsi="Times New Roman" w:cs="Times New Roman"/>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(B)</w:t>
      </w:r>
      <w:r w:rsidRPr="00B510B4">
        <w:rPr>
          <w:rStyle w:val="apple-converted-space"/>
          <w:rFonts w:ascii="Times New Roman" w:hAnsi="Times New Roman"/>
        </w:rPr>
        <w:t> </w:t>
      </w:r>
      <w:r w:rsidRPr="00B510B4">
        <w:rPr>
          <w:rStyle w:val="Emphasis"/>
          <w:rFonts w:ascii="Times New Roman" w:hAnsi="Times New Roman" w:cs="Times New Roman"/>
        </w:rPr>
        <w:t>The taxpayer is delinquent in making payment</w:t>
      </w:r>
      <w:r w:rsidRPr="00B510B4">
        <w:rPr>
          <w:rFonts w:ascii="Times New Roman" w:hAnsi="Times New Roman" w:cs="Times New Roman"/>
        </w:rPr>
        <w:t>. A taxpayer is delinquent if the taxpayer has failed to pay the tax liability when full payment was due and required. A taxpayer is not delinquent in cases where enforced collection action is precluded.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w:t>
      </w:r>
      <w:r w:rsidRPr="00B510B4">
        <w:rPr>
          <w:rStyle w:val="apple-converted-space"/>
          <w:rFonts w:ascii="Times New Roman" w:hAnsi="Times New Roman"/>
        </w:rPr>
        <w:t> </w:t>
      </w:r>
      <w:r w:rsidRPr="00B510B4">
        <w:rPr>
          <w:rStyle w:val="Emphasis"/>
          <w:rFonts w:ascii="Times New Roman" w:hAnsi="Times New Roman" w:cs="Times New Roman"/>
        </w:rPr>
        <w:t>Examples</w:t>
      </w:r>
      <w:r w:rsidRPr="00B510B4">
        <w:rPr>
          <w:rFonts w:ascii="Times New Roman" w:hAnsi="Times New Roman" w:cs="Times New Roman"/>
        </w:rPr>
        <w:t>.</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 xml:space="preserve">(A) The taxpayer has received a statutory notice of deficiency, under I.R.C. §6212, which entitles the taxpayer to seek Tax Court review of a proposed tax deficiency. This is not a delinquent tax because it is not a final </w:t>
      </w:r>
      <w:r w:rsidRPr="00B510B4">
        <w:rPr>
          <w:rFonts w:ascii="Times New Roman" w:hAnsi="Times New Roman" w:cs="Times New Roman"/>
        </w:rPr>
        <w:lastRenderedPageBreak/>
        <w:t>tax liability. Should the taxpayer seek Tax Court review, this will not be a final tax liability until the taxpayer has exercised all judicial appeal rights.</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(D) The taxpayer has filed for bankruptcy protection. The taxpayer is not delinquent because enforced collection action is stayed under 11 U.S.C. §362 (the Bankruptcy Code).</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(i) Certification Regarding Knowledge of Child Labor for</w:t>
      </w:r>
      <w:r w:rsidRPr="00B510B4">
        <w:rPr>
          <w:rStyle w:val="apple-converted-space"/>
          <w:rFonts w:ascii="Times New Roman" w:hAnsi="Times New Roman"/>
          <w:i/>
          <w:iCs/>
        </w:rPr>
        <w:t> </w:t>
      </w:r>
      <w:r w:rsidRPr="00B510B4">
        <w:rPr>
          <w:rStyle w:val="Emphasis"/>
          <w:rFonts w:ascii="Times New Roman" w:hAnsi="Times New Roman" w:cs="Times New Roman"/>
        </w:rPr>
        <w:t>Listed End Products (Executive Order 13126)</w:t>
      </w:r>
      <w:r w:rsidRPr="00B510B4">
        <w:rPr>
          <w:rFonts w:ascii="Times New Roman" w:hAnsi="Times New Roman" w:cs="Times New Roman"/>
        </w:rPr>
        <w:t>. [</w:t>
      </w:r>
      <w:r w:rsidRPr="00B510B4">
        <w:rPr>
          <w:rStyle w:val="Emphasis"/>
          <w:rFonts w:ascii="Times New Roman" w:hAnsi="Times New Roman" w:cs="Times New Roman"/>
        </w:rPr>
        <w:t>The Contracting Officer must list in paragraph (i)(1) any end products being acquired under this solicitation that are included in the List of Products Requiring Contractor Certification as to Forced or Indentured Child Labor, unless excluded at</w:t>
      </w:r>
      <w:r w:rsidRPr="00B510B4">
        <w:rPr>
          <w:rStyle w:val="apple-converted-space"/>
          <w:rFonts w:ascii="Times New Roman" w:hAnsi="Times New Roman"/>
          <w:i/>
          <w:iCs/>
        </w:rPr>
        <w:t> </w:t>
      </w:r>
      <w:hyperlink r:id="rId287" w:anchor="wp1088086" w:history="1">
        <w:r w:rsidRPr="00B510B4">
          <w:rPr>
            <w:rStyle w:val="Hyperlink"/>
            <w:rFonts w:ascii="Times New Roman" w:hAnsi="Times New Roman" w:cs="Times New Roman"/>
            <w:color w:val="9999CC"/>
          </w:rPr>
          <w:t>22.1503</w:t>
        </w:r>
      </w:hyperlink>
      <w:r w:rsidRPr="00B510B4">
        <w:rPr>
          <w:rStyle w:val="Emphasis"/>
          <w:rFonts w:ascii="Times New Roman" w:hAnsi="Times New Roman" w:cs="Times New Roman"/>
        </w:rPr>
        <w:t>(b)</w:t>
      </w:r>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w:t>
      </w:r>
      <w:r w:rsidRPr="00B510B4">
        <w:rPr>
          <w:rStyle w:val="apple-converted-space"/>
          <w:rFonts w:ascii="Times New Roman" w:hAnsi="Times New Roman"/>
        </w:rPr>
        <w:t> </w:t>
      </w:r>
      <w:r w:rsidRPr="00B510B4">
        <w:rPr>
          <w:rStyle w:val="Emphasis"/>
          <w:rFonts w:ascii="Times New Roman" w:hAnsi="Times New Roman" w:cs="Times New Roman"/>
        </w:rPr>
        <w:t>Listed end products</w:t>
      </w:r>
      <w:r w:rsidRPr="00B510B4">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tblPr>
      <w:tblGrid>
        <w:gridCol w:w="1975"/>
        <w:gridCol w:w="2192"/>
      </w:tblGrid>
      <w:tr w:rsidR="003F6C52" w:rsidRPr="003F6C52" w:rsidTr="003F6C52">
        <w:trPr>
          <w:tblCellSpacing w:w="15" w:type="dxa"/>
        </w:trPr>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Listed End Product</w:t>
            </w:r>
          </w:p>
        </w:tc>
        <w:tc>
          <w:tcPr>
            <w:tcW w:w="0" w:type="auto"/>
            <w:vAlign w:val="bottom"/>
            <w:hideMark/>
          </w:tcPr>
          <w:p w:rsidR="003F6C52" w:rsidRPr="003F6C52" w:rsidRDefault="00B510B4">
            <w:pPr>
              <w:pStyle w:val="pcellheadingctr"/>
              <w:spacing w:line="150" w:lineRule="atLeast"/>
              <w:rPr>
                <w:rFonts w:ascii="Times New Roman" w:hAnsi="Times New Roman" w:cs="Times New Roman"/>
                <w:sz w:val="20"/>
                <w:szCs w:val="20"/>
              </w:rPr>
            </w:pPr>
            <w:r w:rsidRPr="00B510B4">
              <w:rPr>
                <w:rFonts w:ascii="Times New Roman" w:hAnsi="Times New Roman" w:cs="Times New Roman"/>
                <w:b w:val="0"/>
                <w:bCs w:val="0"/>
                <w:sz w:val="20"/>
                <w:szCs w:val="20"/>
              </w:rPr>
              <w:t>Listed Countries of Origin</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___________________</w:t>
            </w:r>
          </w:p>
        </w:tc>
      </w:tr>
      <w:tr w:rsidR="003F6C52" w:rsidRPr="003F6C52" w:rsidTr="003F6C52">
        <w:trPr>
          <w:tblCellSpacing w:w="15" w:type="dxa"/>
        </w:trPr>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___________________</w:t>
            </w:r>
          </w:p>
        </w:tc>
        <w:tc>
          <w:tcPr>
            <w:tcW w:w="0" w:type="auto"/>
            <w:hideMark/>
          </w:tcPr>
          <w:p w:rsidR="003F6C52" w:rsidRPr="003F6C52" w:rsidRDefault="00B510B4">
            <w:pPr>
              <w:pStyle w:val="pcellbodyctr"/>
              <w:spacing w:line="150" w:lineRule="atLeast"/>
              <w:rPr>
                <w:rFonts w:ascii="Times New Roman" w:hAnsi="Times New Roman" w:cs="Times New Roman"/>
                <w:sz w:val="20"/>
                <w:szCs w:val="20"/>
              </w:rPr>
            </w:pPr>
            <w:r w:rsidRPr="00B510B4">
              <w:rPr>
                <w:rFonts w:ascii="Times New Roman" w:hAnsi="Times New Roman" w:cs="Times New Roman"/>
                <w:sz w:val="20"/>
                <w:szCs w:val="20"/>
              </w:rPr>
              <w:t>___________________</w:t>
            </w:r>
          </w:p>
        </w:tc>
      </w:tr>
    </w:tbl>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r w:rsidRPr="00B510B4">
        <w:rPr>
          <w:rStyle w:val="Emphasis"/>
          <w:rFonts w:ascii="Times New Roman" w:hAnsi="Times New Roman" w:cs="Times New Roman"/>
        </w:rPr>
        <w:t>Certification</w:t>
      </w:r>
      <w:r w:rsidRPr="00B510B4">
        <w:rPr>
          <w:rFonts w:ascii="Times New Roman" w:hAnsi="Times New Roman" w:cs="Times New Roman"/>
        </w:rPr>
        <w:t>. [</w:t>
      </w:r>
      <w:r w:rsidRPr="00B510B4">
        <w:rPr>
          <w:rStyle w:val="Emphasis"/>
          <w:rFonts w:ascii="Times New Roman" w:hAnsi="Times New Roman" w:cs="Times New Roman"/>
        </w:rPr>
        <w:t>If the Contracting Officer has identified end products and countries of origin in paragraph (i)(1) of this provision, then the offeror must certify to either (i)(2)(i) or (i)(2)(ii) by checking the appropriate block</w:t>
      </w:r>
      <w:r w:rsidRPr="00B510B4">
        <w:rPr>
          <w:rFonts w:ascii="Times New Roman" w:hAnsi="Times New Roman" w:cs="Times New Roman"/>
        </w:rPr>
        <w: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  ] (i) The offeror will not supply any end product listed in paragraph (i)(1) of this provision that was mined, produced, or manufactured in the corresponding country as listed for that product.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(j)</w:t>
      </w:r>
      <w:r w:rsidRPr="00B510B4">
        <w:rPr>
          <w:rStyle w:val="apple-converted-space"/>
          <w:rFonts w:ascii="Times New Roman" w:hAnsi="Times New Roman"/>
        </w:rPr>
        <w:t> </w:t>
      </w:r>
      <w:r w:rsidRPr="00B510B4">
        <w:rPr>
          <w:rStyle w:val="Emphasis"/>
          <w:rFonts w:ascii="Times New Roman" w:hAnsi="Times New Roman" w:cs="Times New Roman"/>
        </w:rPr>
        <w:t>Place of manufacture.</w:t>
      </w:r>
      <w:r w:rsidRPr="00B510B4">
        <w:rPr>
          <w:rStyle w:val="apple-converted-space"/>
          <w:rFonts w:ascii="Times New Roman" w:hAnsi="Times New Roman"/>
        </w:rPr>
        <w:t> </w:t>
      </w:r>
      <w:r w:rsidRPr="00B510B4">
        <w:rPr>
          <w:rFonts w:ascii="Times New Roman" w:hAnsi="Times New Roman" w:cs="Times New Roman"/>
        </w:rPr>
        <w:t>(Does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w:t>
      </w:r>
      <w:r w:rsidRPr="00B510B4">
        <w:rPr>
          <w:rStyle w:val="apple-converted-space"/>
          <w:rFonts w:ascii="Times New Roman" w:hAnsi="Times New Roman"/>
        </w:rPr>
        <w:t> </w:t>
      </w:r>
      <w:r w:rsidR="002D19EC">
        <w:rPr>
          <w:rFonts w:ascii="Times New Roman" w:hAnsi="Times New Roman" w:cs="Times New Roman"/>
        </w:rPr>
        <w:t>[  ]</w:t>
      </w:r>
      <w:r w:rsidRPr="00B510B4">
        <w:rPr>
          <w:rStyle w:val="apple-converted-space"/>
          <w:rFonts w:ascii="Times New Roman" w:hAnsi="Times New Roman" w:hint="eastAsia"/>
        </w:rPr>
        <w:t> </w:t>
      </w:r>
      <w:r w:rsidRPr="00B510B4">
        <w:rPr>
          <w:rFonts w:ascii="Times New Roman" w:hAnsi="Times New Roman" w:cs="Times New Roman"/>
        </w:rPr>
        <w:t>In the United States (Check this box if the total anticipated price of offered end products manufactured in the United States exceeds the total anticipated price of offered end products manufactured outside the United States); or</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r w:rsidR="002D19EC">
        <w:rPr>
          <w:rFonts w:ascii="Times New Roman" w:hAnsi="Times New Roman" w:cs="Times New Roman"/>
        </w:rPr>
        <w:t>[  ]</w:t>
      </w:r>
      <w:r w:rsidRPr="00B510B4">
        <w:rPr>
          <w:rStyle w:val="apple-converted-space"/>
          <w:rFonts w:ascii="Times New Roman" w:hAnsi="Times New Roman"/>
        </w:rPr>
        <w:t> </w:t>
      </w:r>
      <w:r w:rsidRPr="00B510B4">
        <w:rPr>
          <w:rFonts w:ascii="Times New Roman" w:hAnsi="Times New Roman" w:cs="Times New Roman"/>
        </w:rPr>
        <w:t>Outside the United States.</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(k)</w:t>
      </w:r>
      <w:r w:rsidRPr="00B510B4">
        <w:rPr>
          <w:rStyle w:val="apple-converted-space"/>
          <w:rFonts w:ascii="Times New Roman" w:hAnsi="Times New Roman"/>
        </w:rPr>
        <w:t> </w:t>
      </w:r>
      <w:r w:rsidRPr="00B510B4">
        <w:rPr>
          <w:rStyle w:val="Emphasis"/>
          <w:rFonts w:ascii="Times New Roman" w:hAnsi="Times New Roman" w:cs="Times New Roman"/>
        </w:rPr>
        <w:t>Certificates regarding exemptions from the application of the Service Contract Act.</w:t>
      </w:r>
      <w:r w:rsidRPr="00B510B4">
        <w:rPr>
          <w:rStyle w:val="apple-converted-space"/>
          <w:rFonts w:ascii="Times New Roman" w:hAnsi="Times New Roman"/>
        </w:rPr>
        <w:t> </w:t>
      </w:r>
      <w:r w:rsidRPr="00B510B4">
        <w:rPr>
          <w:rFonts w:ascii="Times New Roman" w:hAnsi="Times New Roman" w:cs="Times New Roman"/>
        </w:rPr>
        <w:t xml:space="preserve">(Certification by the offeror as to its compliance with respect to the contract also constitutes its certification as to compliance by its subcontractor if it subcontracts out the exempt services.) </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  ] (1) Maintenance, calibration, or repair of certain equipment as described in FAR</w:t>
      </w:r>
      <w:r w:rsidRPr="00B510B4">
        <w:rPr>
          <w:rStyle w:val="apple-converted-space"/>
          <w:rFonts w:ascii="Times New Roman" w:hAnsi="Times New Roman"/>
        </w:rPr>
        <w:t> </w:t>
      </w:r>
      <w:hyperlink r:id="rId288" w:anchor="wp1105165" w:history="1">
        <w:r w:rsidRPr="00B510B4">
          <w:rPr>
            <w:rStyle w:val="Hyperlink"/>
            <w:rFonts w:ascii="Times New Roman" w:hAnsi="Times New Roman" w:cs="Times New Roman"/>
            <w:color w:val="9999CC"/>
          </w:rPr>
          <w:t>22.1003-4</w:t>
        </w:r>
      </w:hyperlink>
      <w:r w:rsidRPr="00B510B4">
        <w:rPr>
          <w:rFonts w:ascii="Times New Roman" w:hAnsi="Times New Roman" w:cs="Times New Roman"/>
        </w:rPr>
        <w:t>(c)(1). The offeror</w:t>
      </w:r>
      <w:r w:rsidRPr="00B510B4">
        <w:rPr>
          <w:rStyle w:val="apple-converted-space"/>
          <w:rFonts w:ascii="Times New Roman" w:hAnsi="Times New Roman"/>
        </w:rPr>
        <w:t> </w:t>
      </w:r>
      <w:r w:rsidR="002D19EC">
        <w:rPr>
          <w:rFonts w:ascii="Times New Roman" w:hAnsi="Times New Roman" w:cs="Times New Roman"/>
        </w:rPr>
        <w:t>[  ]</w:t>
      </w:r>
      <w:r w:rsidRPr="00B510B4">
        <w:rPr>
          <w:rFonts w:ascii="Times New Roman" w:hAnsi="Times New Roman" w:cs="Times New Roman"/>
        </w:rPr>
        <w:t> does</w:t>
      </w:r>
      <w:r w:rsidRPr="00B510B4">
        <w:rPr>
          <w:rStyle w:val="apple-converted-space"/>
          <w:rFonts w:ascii="Times New Roman" w:hAnsi="Times New Roman"/>
        </w:rPr>
        <w:t> </w:t>
      </w:r>
      <w:r w:rsidRPr="00B510B4">
        <w:rPr>
          <w:rFonts w:ascii="Times New Roman" w:hAnsi="Times New Roman" w:cs="Times New Roman"/>
        </w:rPr>
        <w:t>o</w:t>
      </w:r>
      <w:r w:rsidRPr="00B510B4">
        <w:rPr>
          <w:rFonts w:ascii="Times New Roman" w:hAnsi="Times New Roman" w:cs="Times New Roman" w:hint="eastAsia"/>
        </w:rPr>
        <w:t> </w:t>
      </w:r>
      <w:r w:rsidRPr="00B510B4">
        <w:rPr>
          <w:rFonts w:ascii="Times New Roman" w:hAnsi="Times New Roman" w:cs="Times New Roman"/>
        </w:rPr>
        <w:t>does not certify that</w:t>
      </w:r>
      <w:r w:rsidRPr="00B510B4">
        <w:rPr>
          <w:rFonts w:ascii="Times New Roman" w:hAnsi="Times New Roman" w:cs="Times New Roman" w:hint="eastAsia"/>
        </w:rPr>
        <w: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The services will be furnished at prices which are, or are based on, established catalog or market prices (see FAR</w:t>
      </w:r>
      <w:r w:rsidRPr="00B510B4">
        <w:rPr>
          <w:rStyle w:val="apple-converted-space"/>
          <w:rFonts w:ascii="Times New Roman" w:hAnsi="Times New Roman"/>
        </w:rPr>
        <w:t> </w:t>
      </w:r>
      <w:hyperlink r:id="rId289" w:anchor="wp1105165" w:history="1">
        <w:r w:rsidRPr="00B510B4">
          <w:rPr>
            <w:rStyle w:val="Hyperlink"/>
            <w:rFonts w:ascii="Times New Roman" w:hAnsi="Times New Roman" w:cs="Times New Roman"/>
            <w:color w:val="9999CC"/>
          </w:rPr>
          <w:t>22.1003-4</w:t>
        </w:r>
      </w:hyperlink>
      <w:r w:rsidRPr="00B510B4">
        <w:rPr>
          <w:rFonts w:ascii="Times New Roman" w:hAnsi="Times New Roman" w:cs="Times New Roman"/>
        </w:rPr>
        <w:t>(c)(2)(ii)) for the maintenance, calibration, or repair of such equipment;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(iii) The compensation (wage and fringe benefits) plan for all service employees performing work under the contract will be the same as that used for these employees and equivalent employees servicing the same equipment of commercial customers.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  ] (2) Certain services as described in FAR </w:t>
      </w:r>
      <w:hyperlink r:id="rId290" w:anchor="wp1105165" w:history="1">
        <w:r w:rsidRPr="00B510B4">
          <w:rPr>
            <w:rStyle w:val="Hyperlink"/>
            <w:rFonts w:ascii="Times New Roman" w:hAnsi="Times New Roman" w:cs="Times New Roman"/>
            <w:color w:val="9999CC"/>
          </w:rPr>
          <w:t>22.1003-4</w:t>
        </w:r>
      </w:hyperlink>
      <w:r w:rsidRPr="00B510B4">
        <w:rPr>
          <w:rFonts w:ascii="Times New Roman" w:hAnsi="Times New Roman" w:cs="Times New Roman"/>
        </w:rPr>
        <w:t>(d)(1). The offeror</w:t>
      </w:r>
      <w:r w:rsidRPr="00B510B4">
        <w:rPr>
          <w:rStyle w:val="apple-converted-space"/>
          <w:rFonts w:ascii="Times New Roman" w:hAnsi="Times New Roman"/>
        </w:rPr>
        <w:t> </w:t>
      </w:r>
      <w:r w:rsidR="002D19EC">
        <w:rPr>
          <w:rFonts w:ascii="Times New Roman" w:hAnsi="Times New Roman" w:cs="Times New Roman"/>
        </w:rPr>
        <w:t>[  ]</w:t>
      </w:r>
      <w:r w:rsidRPr="00B510B4">
        <w:rPr>
          <w:rStyle w:val="apple-converted-space"/>
          <w:rFonts w:ascii="Times New Roman" w:hAnsi="Times New Roman"/>
        </w:rPr>
        <w:t> </w:t>
      </w:r>
      <w:r w:rsidRPr="00B510B4">
        <w:rPr>
          <w:rFonts w:ascii="Times New Roman" w:hAnsi="Times New Roman" w:cs="Times New Roman"/>
        </w:rPr>
        <w:t>does</w:t>
      </w:r>
      <w:r w:rsidRPr="00B510B4">
        <w:rPr>
          <w:rStyle w:val="apple-converted-space"/>
          <w:rFonts w:ascii="Times New Roman" w:hAnsi="Times New Roman"/>
        </w:rPr>
        <w:t> </w:t>
      </w:r>
      <w:r w:rsidR="002D19EC">
        <w:rPr>
          <w:rFonts w:ascii="Times New Roman" w:hAnsi="Times New Roman" w:cs="Times New Roman"/>
        </w:rPr>
        <w:t>[  ]</w:t>
      </w:r>
      <w:r w:rsidRPr="00B510B4">
        <w:rPr>
          <w:rStyle w:val="apple-converted-space"/>
          <w:rFonts w:ascii="Times New Roman" w:hAnsi="Times New Roman"/>
        </w:rPr>
        <w:t> </w:t>
      </w:r>
      <w:r w:rsidRPr="00B510B4">
        <w:rPr>
          <w:rFonts w:ascii="Times New Roman" w:hAnsi="Times New Roman" w:cs="Times New Roman"/>
        </w:rPr>
        <w:t>does not certify that—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lastRenderedPageBreak/>
        <w:t>(i)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The contract services will be furnished at prices that are, or are based on, established catalog or market prices (see FAR</w:t>
      </w:r>
      <w:r w:rsidRPr="00B510B4">
        <w:rPr>
          <w:rStyle w:val="apple-converted-space"/>
          <w:rFonts w:ascii="Times New Roman" w:hAnsi="Times New Roman"/>
        </w:rPr>
        <w:t> </w:t>
      </w:r>
      <w:hyperlink r:id="rId291" w:anchor="wp1105165" w:history="1">
        <w:r w:rsidRPr="00B510B4">
          <w:rPr>
            <w:rStyle w:val="Hyperlink"/>
            <w:rFonts w:ascii="Times New Roman" w:hAnsi="Times New Roman" w:cs="Times New Roman"/>
            <w:color w:val="9999CC"/>
          </w:rPr>
          <w:t>22.1003-4</w:t>
        </w:r>
      </w:hyperlink>
      <w:r w:rsidRPr="00B510B4">
        <w:rPr>
          <w:rFonts w:ascii="Times New Roman" w:hAnsi="Times New Roman" w:cs="Times New Roman"/>
        </w:rPr>
        <w:t>(d)(2)(iii));</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(iv) The compensation (wage and fringe benefits) plan for all service employees performing work under the contract is the same as that used for these employees and equivalent employees servicing commercial customers.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(3) If paragraph (k)(1) or (k)(2) of this clause applies—</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If the offeror does not certify to the conditions in paragraph (k)(1) or (k)(2) and the Contracting Officer did not attach a Service Contract Act wage determination to the solicitation, the offeror shall notify the Contracting Officer as soon as possible;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The Contracting Officer may not make an award to the offeror if the offeror fails to execute the certification in paragraph (k)(1) or (k)(2) of this clause or to contact the Contracting Officer as required in paragraph (k)(3)(i) of this clause.</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(l)</w:t>
      </w:r>
      <w:r w:rsidRPr="00B510B4">
        <w:rPr>
          <w:rStyle w:val="apple-converted-space"/>
          <w:rFonts w:ascii="Times New Roman" w:hAnsi="Times New Roman"/>
        </w:rPr>
        <w:t> </w:t>
      </w:r>
      <w:r w:rsidRPr="00B510B4">
        <w:rPr>
          <w:rStyle w:val="Emphasis"/>
          <w:rFonts w:ascii="Times New Roman" w:hAnsi="Times New Roman" w:cs="Times New Roman"/>
        </w:rPr>
        <w:t>Taxpayer Identification Number (TIN) (</w:t>
      </w:r>
      <w:hyperlink r:id="rId292" w:history="1">
        <w:r w:rsidRPr="00B510B4">
          <w:rPr>
            <w:rStyle w:val="Hyperlink"/>
            <w:rFonts w:ascii="Times New Roman" w:hAnsi="Times New Roman" w:cs="Times New Roman"/>
            <w:color w:val="9999CC"/>
          </w:rPr>
          <w:t>26 U.S.C. 6109</w:t>
        </w:r>
      </w:hyperlink>
      <w:r w:rsidRPr="00B510B4">
        <w:rPr>
          <w:rStyle w:val="Emphasis"/>
          <w:rFonts w:ascii="Times New Roman" w:hAnsi="Times New Roman" w:cs="Times New Roman"/>
        </w:rPr>
        <w:t>,</w:t>
      </w:r>
      <w:r w:rsidRPr="00B510B4">
        <w:rPr>
          <w:rStyle w:val="apple-converted-space"/>
          <w:rFonts w:ascii="Times New Roman" w:hAnsi="Times New Roman"/>
          <w:i/>
          <w:iCs/>
        </w:rPr>
        <w:t> </w:t>
      </w:r>
      <w:hyperlink r:id="rId293" w:history="1">
        <w:r w:rsidRPr="00B510B4">
          <w:rPr>
            <w:rStyle w:val="Hyperlink"/>
            <w:rFonts w:ascii="Times New Roman" w:hAnsi="Times New Roman" w:cs="Times New Roman"/>
            <w:i/>
            <w:iCs/>
            <w:color w:val="9999CC"/>
          </w:rPr>
          <w:t>31 U.S.C. 7701</w:t>
        </w:r>
      </w:hyperlink>
      <w:r w:rsidRPr="00B510B4">
        <w:rPr>
          <w:rStyle w:val="Emphasis"/>
          <w:rFonts w:ascii="Times New Roman" w:hAnsi="Times New Roman" w:cs="Times New Roman"/>
        </w:rPr>
        <w:t>)</w:t>
      </w:r>
      <w:r w:rsidRPr="00B510B4">
        <w:rPr>
          <w:rFonts w:ascii="Times New Roman" w:hAnsi="Times New Roman" w:cs="Times New Roman"/>
        </w:rPr>
        <w:t>. (Not applicable if the offeror is required to provide this information to the SAM database to be eligible for award.)</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All offerors must submit the information required in paragraphs (l)(3) through (l)(5) of this provision to comply with debt collection requirements of</w:t>
      </w:r>
      <w:r w:rsidRPr="00B510B4">
        <w:rPr>
          <w:rStyle w:val="apple-converted-space"/>
          <w:rFonts w:ascii="Times New Roman" w:hAnsi="Times New Roman"/>
        </w:rPr>
        <w:t> </w:t>
      </w:r>
      <w:hyperlink r:id="rId294" w:history="1">
        <w:r w:rsidRPr="00B510B4">
          <w:rPr>
            <w:rStyle w:val="Hyperlink"/>
            <w:rFonts w:ascii="Times New Roman" w:hAnsi="Times New Roman" w:cs="Times New Roman"/>
            <w:color w:val="9999CC"/>
          </w:rPr>
          <w:t>31 U.S.C. 7701(c) and 3325(d)</w:t>
        </w:r>
      </w:hyperlink>
      <w:r w:rsidRPr="00B510B4">
        <w:rPr>
          <w:rFonts w:ascii="Times New Roman" w:hAnsi="Times New Roman" w:cs="Times New Roman"/>
        </w:rPr>
        <w:t>, reporting requirements of</w:t>
      </w:r>
      <w:r w:rsidRPr="00B510B4">
        <w:rPr>
          <w:rStyle w:val="apple-converted-space"/>
          <w:rFonts w:ascii="Times New Roman" w:hAnsi="Times New Roman"/>
        </w:rPr>
        <w:t> </w:t>
      </w:r>
      <w:hyperlink r:id="rId295" w:history="1">
        <w:r w:rsidRPr="00B510B4">
          <w:rPr>
            <w:rStyle w:val="Hyperlink"/>
            <w:rFonts w:ascii="Times New Roman" w:hAnsi="Times New Roman" w:cs="Times New Roman"/>
            <w:color w:val="9999CC"/>
          </w:rPr>
          <w:t>26 U.S.C. 6041, 6041A, and 6050M</w:t>
        </w:r>
      </w:hyperlink>
      <w:r w:rsidRPr="00B510B4">
        <w:rPr>
          <w:rFonts w:ascii="Times New Roman" w:hAnsi="Times New Roman" w:cs="Times New Roman"/>
        </w:rPr>
        <w:t>, and implementing regulations issued by the Internal Revenue Service (IRS).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 The TIN may be used by the Government to collect and report on any delinquent amounts arising out of the offeror’s relationship with the Government (</w:t>
      </w:r>
      <w:hyperlink r:id="rId296" w:history="1">
        <w:r w:rsidRPr="00B510B4">
          <w:rPr>
            <w:rStyle w:val="Hyperlink"/>
            <w:rFonts w:ascii="Times New Roman" w:hAnsi="Times New Roman" w:cs="Times New Roman"/>
            <w:color w:val="9999CC"/>
          </w:rPr>
          <w:t>31 U.S.C. 7701(c)(3)</w:t>
        </w:r>
      </w:hyperlink>
      <w:r w:rsidRPr="00B510B4">
        <w:rPr>
          <w:rFonts w:ascii="Times New Roman" w:hAnsi="Times New Roman" w:cs="Times New Roman"/>
        </w:rPr>
        <w:t>). If the resulting contract is subject to the payment reporting requirements described in FAR</w:t>
      </w:r>
      <w:r w:rsidRPr="00B510B4">
        <w:rPr>
          <w:rStyle w:val="apple-converted-space"/>
          <w:rFonts w:ascii="Times New Roman" w:hAnsi="Times New Roman"/>
        </w:rPr>
        <w:t> </w:t>
      </w:r>
      <w:hyperlink r:id="rId297" w:anchor="wp1091081" w:history="1">
        <w:r w:rsidRPr="00B510B4">
          <w:rPr>
            <w:rStyle w:val="Hyperlink"/>
            <w:rFonts w:ascii="Times New Roman" w:hAnsi="Times New Roman" w:cs="Times New Roman"/>
            <w:color w:val="9999CC"/>
          </w:rPr>
          <w:t>4.904</w:t>
        </w:r>
      </w:hyperlink>
      <w:r w:rsidRPr="00B510B4">
        <w:rPr>
          <w:rFonts w:ascii="Times New Roman" w:hAnsi="Times New Roman" w:cs="Times New Roman"/>
        </w:rPr>
        <w:t>, the TIN provided hereunder may be matched with IRS records to verify the accuracy of the offeror’s TIN.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(3)</w:t>
      </w:r>
      <w:r w:rsidRPr="00B510B4">
        <w:rPr>
          <w:rStyle w:val="apple-converted-space"/>
          <w:rFonts w:ascii="Times New Roman" w:hAnsi="Times New Roman"/>
        </w:rPr>
        <w:t> </w:t>
      </w:r>
      <w:r w:rsidRPr="00B510B4">
        <w:rPr>
          <w:rStyle w:val="Emphasis"/>
          <w:rFonts w:ascii="Times New Roman" w:hAnsi="Times New Roman" w:cs="Times New Roman"/>
        </w:rPr>
        <w:t>Taxpayer Identification Number (TIN)</w:t>
      </w:r>
      <w:r w:rsidRPr="00B510B4">
        <w:rPr>
          <w:rFonts w:ascii="Times New Roman" w:hAnsi="Times New Roman" w:cs="Times New Roman"/>
        </w:rPr>
        <w:t>.</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TIN: ________________________________.</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TIN has been applied for.</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TIN is not required because:</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Offeror is an agency or instrumentality of a foreign government;</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Offeror is an agency or instrumentality of the Federal Government.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(4)</w:t>
      </w:r>
      <w:r w:rsidRPr="00B510B4">
        <w:rPr>
          <w:rStyle w:val="apple-converted-space"/>
          <w:rFonts w:ascii="Times New Roman" w:hAnsi="Times New Roman"/>
        </w:rPr>
        <w:t> </w:t>
      </w:r>
      <w:r w:rsidRPr="00B510B4">
        <w:rPr>
          <w:rStyle w:val="Emphasis"/>
          <w:rFonts w:ascii="Times New Roman" w:hAnsi="Times New Roman" w:cs="Times New Roman"/>
        </w:rPr>
        <w:t>Type of organization</w:t>
      </w:r>
      <w:r w:rsidRPr="00B510B4">
        <w:rPr>
          <w:rFonts w:ascii="Times New Roman" w:hAnsi="Times New Roman" w:cs="Times New Roman"/>
        </w:rPr>
        <w:t>.</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Sole proprietorship;</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Partnership;</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Corporate entity (not tax-exempt);</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Corporate entity (tax-exempt);</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Government entity (Federal, State, or local);</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Foreign government;</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International organization per 26 CFR 1.6049-4;</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Other ________________________________.</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(5)</w:t>
      </w:r>
      <w:r w:rsidRPr="00B510B4">
        <w:rPr>
          <w:rStyle w:val="apple-converted-space"/>
          <w:rFonts w:ascii="Times New Roman" w:hAnsi="Times New Roman"/>
        </w:rPr>
        <w:t> </w:t>
      </w:r>
      <w:r w:rsidRPr="00B510B4">
        <w:rPr>
          <w:rStyle w:val="Emphasis"/>
          <w:rFonts w:ascii="Times New Roman" w:hAnsi="Times New Roman" w:cs="Times New Roman"/>
        </w:rPr>
        <w:t>Common parent</w:t>
      </w:r>
      <w:r w:rsidRPr="00B510B4">
        <w:rPr>
          <w:rFonts w:ascii="Times New Roman" w:hAnsi="Times New Roman" w:cs="Times New Roman"/>
        </w:rPr>
        <w:t>.</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Offeror is not owned or controlled by a common parent;</w:t>
      </w:r>
    </w:p>
    <w:p w:rsidR="003F6C52" w:rsidRPr="003F6C52" w:rsidRDefault="002D19EC" w:rsidP="003F6C52">
      <w:pPr>
        <w:pStyle w:val="ph6bulleted"/>
        <w:spacing w:line="180" w:lineRule="atLeast"/>
        <w:rPr>
          <w:rFonts w:ascii="Times New Roman" w:hAnsi="Times New Roman" w:cs="Times New Roman"/>
        </w:rPr>
      </w:pPr>
      <w:r>
        <w:rPr>
          <w:rFonts w:ascii="Times New Roman" w:hAnsi="Times New Roman" w:cs="Times New Roman"/>
        </w:rPr>
        <w:t>[  ]</w:t>
      </w:r>
      <w:r w:rsidR="00B510B4" w:rsidRPr="00B510B4">
        <w:rPr>
          <w:rFonts w:ascii="Times New Roman" w:hAnsi="Times New Roman" w:cs="Times New Roman" w:hint="eastAsia"/>
        </w:rPr>
        <w:t> </w:t>
      </w:r>
      <w:r w:rsidR="00B510B4" w:rsidRPr="00B510B4">
        <w:rPr>
          <w:rStyle w:val="apple-converted-space"/>
          <w:rFonts w:ascii="Times New Roman" w:hAnsi="Times New Roman"/>
        </w:rPr>
        <w:t> </w:t>
      </w:r>
      <w:r w:rsidR="00B510B4" w:rsidRPr="00B510B4">
        <w:rPr>
          <w:rFonts w:ascii="Times New Roman" w:hAnsi="Times New Roman" w:cs="Times New Roman"/>
        </w:rPr>
        <w:t>Name and TIN of common parent:</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Name ________________________________.</w:t>
      </w:r>
    </w:p>
    <w:p w:rsidR="003F6C52" w:rsidRPr="003F6C52" w:rsidRDefault="00B510B4" w:rsidP="003F6C52">
      <w:pPr>
        <w:pStyle w:val="pindented3"/>
        <w:spacing w:line="180" w:lineRule="atLeast"/>
        <w:rPr>
          <w:rFonts w:ascii="Times New Roman" w:hAnsi="Times New Roman" w:cs="Times New Roman"/>
        </w:rPr>
      </w:pPr>
      <w:r w:rsidRPr="00B510B4">
        <w:rPr>
          <w:rFonts w:ascii="Times New Roman" w:hAnsi="Times New Roman" w:cs="Times New Roman"/>
        </w:rPr>
        <w:t>TIN _________________________________.</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(m)</w:t>
      </w:r>
      <w:r w:rsidRPr="00B510B4">
        <w:rPr>
          <w:rStyle w:val="apple-converted-space"/>
          <w:rFonts w:ascii="Times New Roman" w:hAnsi="Times New Roman"/>
        </w:rPr>
        <w:t> </w:t>
      </w:r>
      <w:r w:rsidRPr="00B510B4">
        <w:rPr>
          <w:rStyle w:val="Emphasis"/>
          <w:rFonts w:ascii="Times New Roman" w:hAnsi="Times New Roman" w:cs="Times New Roman"/>
        </w:rPr>
        <w:t>Restricted business operations in Sudan</w:t>
      </w:r>
      <w:r w:rsidRPr="00B510B4">
        <w:rPr>
          <w:rFonts w:ascii="Times New Roman" w:hAnsi="Times New Roman" w:cs="Times New Roman"/>
        </w:rPr>
        <w:t>. By submission of its offer, the offeror certifies that the offeror does not conduct any restricted business operations in Sudan.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(n) Prohibition on Contracting with Inverted Domestic Corporations.</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w:t>
      </w:r>
      <w:r w:rsidRPr="00B510B4">
        <w:rPr>
          <w:rStyle w:val="apple-converted-space"/>
          <w:rFonts w:ascii="Times New Roman" w:hAnsi="Times New Roman"/>
        </w:rPr>
        <w:t> </w:t>
      </w:r>
      <w:r w:rsidRPr="00B510B4">
        <w:rPr>
          <w:rStyle w:val="Emphasis"/>
          <w:rFonts w:ascii="Times New Roman" w:hAnsi="Times New Roman" w:cs="Times New Roman"/>
        </w:rPr>
        <w:t>Relation to Internal Revenue Code</w:t>
      </w:r>
      <w:r w:rsidRPr="00B510B4">
        <w:rPr>
          <w:rFonts w:ascii="Times New Roman" w:hAnsi="Times New Roman" w:cs="Times New Roman"/>
        </w:rPr>
        <w:t>. An inverted domestic corporation as herein defined does not meet the definition of an inverted domestic corporation as defined by the Internal Revenue Code</w:t>
      </w:r>
      <w:r w:rsidRPr="00B510B4">
        <w:rPr>
          <w:rStyle w:val="apple-converted-space"/>
          <w:rFonts w:ascii="Times New Roman" w:hAnsi="Times New Roman"/>
        </w:rPr>
        <w:t> </w:t>
      </w:r>
      <w:hyperlink r:id="rId298" w:history="1">
        <w:r w:rsidRPr="00B510B4">
          <w:rPr>
            <w:rStyle w:val="Hyperlink"/>
            <w:rFonts w:ascii="Times New Roman" w:hAnsi="Times New Roman" w:cs="Times New Roman"/>
            <w:color w:val="9999CC"/>
          </w:rPr>
          <w:t>25 U.S.C. 7874</w:t>
        </w:r>
      </w:hyperlink>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r w:rsidRPr="00B510B4">
        <w:rPr>
          <w:rStyle w:val="Emphasis"/>
          <w:rFonts w:ascii="Times New Roman" w:hAnsi="Times New Roman" w:cs="Times New Roman"/>
        </w:rPr>
        <w:t>Representation</w:t>
      </w:r>
      <w:r w:rsidRPr="00B510B4">
        <w:rPr>
          <w:rFonts w:ascii="Times New Roman" w:hAnsi="Times New Roman" w:cs="Times New Roman"/>
        </w:rPr>
        <w:t>. By submission of its offer, the offeror represents that—</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lastRenderedPageBreak/>
        <w:t>(i) It is not an inverted domestic corporation;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It is not a subsidiary of an inverted domestic corporation.</w:t>
      </w:r>
    </w:p>
    <w:p w:rsidR="003F6C52" w:rsidRPr="003F6C52" w:rsidRDefault="00B510B4" w:rsidP="003F6C52">
      <w:pPr>
        <w:pStyle w:val="pbody"/>
        <w:spacing w:line="180" w:lineRule="atLeast"/>
        <w:rPr>
          <w:rFonts w:ascii="Times New Roman" w:hAnsi="Times New Roman" w:cs="Times New Roman"/>
        </w:rPr>
      </w:pPr>
      <w:r w:rsidRPr="00B510B4">
        <w:rPr>
          <w:rFonts w:ascii="Times New Roman" w:hAnsi="Times New Roman" w:cs="Times New Roman"/>
        </w:rPr>
        <w:t>(o) Prohibition on contracting with entities engaging in certain activities or transactions relating to Iran.</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(1) The offeror shall e-mail questions concerning sensitive technology to the Department of State at</w:t>
      </w:r>
      <w:r w:rsidRPr="00B510B4">
        <w:rPr>
          <w:rStyle w:val="apple-converted-space"/>
          <w:rFonts w:ascii="Times New Roman" w:hAnsi="Times New Roman"/>
        </w:rPr>
        <w:t> </w:t>
      </w:r>
      <w:hyperlink r:id="rId299" w:history="1">
        <w:r w:rsidRPr="00B510B4">
          <w:rPr>
            <w:rStyle w:val="Hyperlink"/>
            <w:rFonts w:ascii="Times New Roman" w:hAnsi="Times New Roman" w:cs="Times New Roman"/>
            <w:color w:val="9999CC"/>
          </w:rPr>
          <w:t>CISADA106@state.gov</w:t>
        </w:r>
      </w:hyperlink>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(2)</w:t>
      </w:r>
      <w:r w:rsidRPr="00B510B4">
        <w:rPr>
          <w:rStyle w:val="apple-converted-space"/>
          <w:rFonts w:ascii="Times New Roman" w:hAnsi="Times New Roman"/>
        </w:rPr>
        <w:t> </w:t>
      </w:r>
      <w:r w:rsidRPr="00B510B4">
        <w:rPr>
          <w:rStyle w:val="Emphasis"/>
          <w:rFonts w:ascii="Times New Roman" w:hAnsi="Times New Roman" w:cs="Times New Roman"/>
        </w:rPr>
        <w:t>Representation and Certifications</w:t>
      </w:r>
      <w:r w:rsidRPr="00B510B4">
        <w:rPr>
          <w:rFonts w:ascii="Times New Roman" w:hAnsi="Times New Roman" w:cs="Times New Roman"/>
        </w:rPr>
        <w:t>. Unless a waiver is granted or an exception applies as provided in paragraph (o)(3) of this provision, by submission of its offer, the offeror—</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Represents, to the best of its knowledge and belief, that the offeror does not export any sensitive technology to the government of Iran or any entities or individuals owned or controlled by, or acting on behalf or at the direction of, the government of Iran;</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Certifies that the offeror, or any person owned or controlled by the offeror, does not engage in any activities for which sanctions may be imposed under section 5 of the Iran Sanctions Act;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(iii) Certifies that the offeror, and any person owned or controlled by the offeror, does not knowingly engage in any transaction that exceeds $3,000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rsidRPr="00B510B4">
        <w:rPr>
          <w:rStyle w:val="apple-converted-space"/>
          <w:rFonts w:ascii="Times New Roman" w:hAnsi="Times New Roman"/>
        </w:rPr>
        <w:t> </w:t>
      </w:r>
      <w:hyperlink r:id="rId300" w:history="1">
        <w:r w:rsidRPr="00B510B4">
          <w:rPr>
            <w:rStyle w:val="Hyperlink"/>
            <w:rFonts w:ascii="Times New Roman" w:hAnsi="Times New Roman" w:cs="Times New Roman"/>
            <w:color w:val="9999CC"/>
          </w:rPr>
          <w:t>http://www.treasury.gov/ofac/downloads/t11sdn.pdf</w:t>
        </w:r>
      </w:hyperlink>
      <w:r w:rsidRPr="00B510B4">
        <w:rPr>
          <w:rFonts w:ascii="Times New Roman" w:hAnsi="Times New Roman" w:cs="Times New Roman"/>
        </w:rPr>
        <w:t>).</w:t>
      </w:r>
    </w:p>
    <w:p w:rsidR="003F6C52" w:rsidRPr="003F6C52" w:rsidRDefault="00B510B4" w:rsidP="003F6C52">
      <w:pPr>
        <w:pStyle w:val="pindented1"/>
        <w:spacing w:line="180" w:lineRule="atLeast"/>
        <w:rPr>
          <w:rFonts w:ascii="Times New Roman" w:hAnsi="Times New Roman" w:cs="Times New Roman"/>
        </w:rPr>
      </w:pPr>
      <w:r w:rsidRPr="00B510B4">
        <w:rPr>
          <w:rFonts w:ascii="Times New Roman" w:hAnsi="Times New Roman" w:cs="Times New Roman"/>
        </w:rPr>
        <w:t>(3) The representation and certification requirements of paragraph (o)(2) of this provision do not apply if—</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 This solicitation includes a trade agreements certification (</w:t>
      </w:r>
      <w:r w:rsidRPr="00B510B4">
        <w:rPr>
          <w:rStyle w:val="Emphasis"/>
          <w:rFonts w:ascii="Times New Roman" w:hAnsi="Times New Roman" w:cs="Times New Roman"/>
        </w:rPr>
        <w:t>e.g.</w:t>
      </w:r>
      <w:r w:rsidRPr="00B510B4">
        <w:rPr>
          <w:rFonts w:ascii="Times New Roman" w:hAnsi="Times New Roman" w:cs="Times New Roman"/>
        </w:rPr>
        <w:t>,</w:t>
      </w:r>
      <w:r w:rsidRPr="00B510B4">
        <w:rPr>
          <w:rStyle w:val="apple-converted-space"/>
          <w:rFonts w:ascii="Times New Roman" w:hAnsi="Times New Roman"/>
        </w:rPr>
        <w:t> </w:t>
      </w:r>
      <w:hyperlink r:id="rId301" w:anchor="wp1179194" w:history="1">
        <w:r w:rsidRPr="00B510B4">
          <w:rPr>
            <w:rStyle w:val="Hyperlink"/>
            <w:rFonts w:ascii="Times New Roman" w:hAnsi="Times New Roman" w:cs="Times New Roman"/>
            <w:color w:val="9999CC"/>
          </w:rPr>
          <w:t>52.212-3</w:t>
        </w:r>
      </w:hyperlink>
      <w:r w:rsidRPr="00B510B4">
        <w:rPr>
          <w:rFonts w:ascii="Times New Roman" w:hAnsi="Times New Roman" w:cs="Times New Roman"/>
        </w:rPr>
        <w:t>(g) or a comparable agency provision); and</w:t>
      </w:r>
    </w:p>
    <w:p w:rsidR="003F6C52" w:rsidRPr="003F6C52" w:rsidRDefault="00B510B4" w:rsidP="003F6C52">
      <w:pPr>
        <w:pStyle w:val="pindented2"/>
        <w:spacing w:line="180" w:lineRule="atLeast"/>
        <w:rPr>
          <w:rFonts w:ascii="Times New Roman" w:hAnsi="Times New Roman" w:cs="Times New Roman"/>
        </w:rPr>
      </w:pPr>
      <w:r w:rsidRPr="00B510B4">
        <w:rPr>
          <w:rFonts w:ascii="Times New Roman" w:hAnsi="Times New Roman" w:cs="Times New Roman"/>
        </w:rPr>
        <w:t>(ii) The offeror has certified that all the offered products to be supplied are designated country end products.</w:t>
      </w:r>
    </w:p>
    <w:p w:rsidR="003F6C52" w:rsidRPr="003F6C52" w:rsidRDefault="00B510B4" w:rsidP="003F6C52">
      <w:pPr>
        <w:pStyle w:val="pbodyctr"/>
        <w:spacing w:line="180" w:lineRule="atLeast"/>
        <w:rPr>
          <w:rFonts w:ascii="Times New Roman" w:hAnsi="Times New Roman" w:cs="Times New Roman"/>
        </w:rPr>
      </w:pPr>
      <w:r w:rsidRPr="00B510B4">
        <w:rPr>
          <w:rFonts w:ascii="Times New Roman" w:hAnsi="Times New Roman" w:cs="Times New Roman"/>
        </w:rPr>
        <w:t>(End of provision)</w:t>
      </w:r>
    </w:p>
    <w:p w:rsidR="009E1B83" w:rsidRDefault="009E1B83">
      <w:pPr>
        <w:rPr>
          <w:color w:val="000000"/>
        </w:rPr>
      </w:pPr>
      <w:r>
        <w:br w:type="page"/>
      </w:r>
    </w:p>
    <w:p w:rsidR="00B62A89" w:rsidRPr="003F6C52" w:rsidRDefault="00B62A89" w:rsidP="00B62A89">
      <w:pPr>
        <w:pStyle w:val="pbody"/>
        <w:rPr>
          <w:rFonts w:ascii="Times New Roman" w:hAnsi="Times New Roman" w:cs="Times New Roman"/>
        </w:rPr>
      </w:pPr>
    </w:p>
    <w:p w:rsidR="007A3C28" w:rsidRDefault="0027432E" w:rsidP="00D31021">
      <w:pPr>
        <w:pStyle w:val="Heading3"/>
      </w:pPr>
      <w:bookmarkStart w:id="1670" w:name="wp1179310"/>
      <w:bookmarkStart w:id="1671" w:name="wp1179314"/>
      <w:bookmarkStart w:id="1672" w:name="wp1179318"/>
      <w:bookmarkStart w:id="1673" w:name="wp1179322"/>
      <w:bookmarkStart w:id="1674" w:name="wp1183581"/>
      <w:bookmarkStart w:id="1675" w:name="wp1183585"/>
      <w:bookmarkStart w:id="1676" w:name="wp1183589"/>
      <w:bookmarkStart w:id="1677" w:name="wp1183593"/>
      <w:bookmarkStart w:id="1678" w:name="wp1179353"/>
      <w:bookmarkStart w:id="1679" w:name="wp1179357"/>
      <w:bookmarkStart w:id="1680" w:name="wp1179361"/>
      <w:bookmarkStart w:id="1681" w:name="wp1179365"/>
      <w:bookmarkStart w:id="1682" w:name="wp1179388"/>
      <w:bookmarkStart w:id="1683" w:name="wp1179392"/>
      <w:bookmarkStart w:id="1684" w:name="wp1179396"/>
      <w:bookmarkStart w:id="1685" w:name="wp1179400"/>
      <w:bookmarkStart w:id="1686" w:name="wp1204985"/>
      <w:bookmarkStart w:id="1687" w:name="wp1204989"/>
      <w:bookmarkStart w:id="1688" w:name="wp1204993"/>
      <w:bookmarkStart w:id="1689" w:name="wp1204997"/>
      <w:bookmarkStart w:id="1690" w:name="wp1179410"/>
      <w:bookmarkStart w:id="1691" w:name="wp1179414"/>
      <w:bookmarkStart w:id="1692" w:name="wp1179418"/>
      <w:bookmarkStart w:id="1693" w:name="wp1179422"/>
      <w:bookmarkStart w:id="1694" w:name="wp1179435"/>
      <w:bookmarkStart w:id="1695" w:name="wp1179439"/>
      <w:bookmarkStart w:id="1696" w:name="wp1179443"/>
      <w:bookmarkStart w:id="1697" w:name="_Toc359425721"/>
      <w:bookmarkStart w:id="1698" w:name="_Toc361312878"/>
      <w:bookmarkStart w:id="1699" w:name="_Toc361314122"/>
      <w:bookmarkStart w:id="1700" w:name="_Toc364329473"/>
      <w:bookmarkStart w:id="1701" w:name="_Toc370288437"/>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r w:rsidRPr="00D31021">
        <w:t>A.5.1 INFORMATION TECHNOLOGY SYSTEMS</w:t>
      </w:r>
      <w:r w:rsidR="0052600C">
        <w:t xml:space="preserve"> </w:t>
      </w:r>
      <w:r w:rsidRPr="00D31021">
        <w:t>FROM ENTITIES OWNED, DIRECTED OR SUBSIDIZED BY THE PEOPLE’S REPUBLIC OF CHINA</w:t>
      </w:r>
      <w:r w:rsidR="00E1386F">
        <w:t xml:space="preserve"> 1852.225-73</w:t>
      </w:r>
      <w:r w:rsidR="0052600C">
        <w:t xml:space="preserve"> </w:t>
      </w:r>
      <w:r w:rsidRPr="00D31021">
        <w:t>(JUNE 2013) (DEVIATION)</w:t>
      </w:r>
      <w:r w:rsidR="0052600C">
        <w:t>(NASA ORDERS ONLY)</w:t>
      </w:r>
      <w:bookmarkEnd w:id="1697"/>
      <w:bookmarkEnd w:id="1698"/>
      <w:bookmarkEnd w:id="1699"/>
      <w:bookmarkEnd w:id="1700"/>
      <w:bookmarkEnd w:id="1701"/>
    </w:p>
    <w:p w:rsidR="007A3C28" w:rsidRPr="00D31021" w:rsidRDefault="007A3C28" w:rsidP="00D31021">
      <w:pPr>
        <w:tabs>
          <w:tab w:val="left" w:pos="180"/>
          <w:tab w:val="left" w:pos="540"/>
        </w:tabs>
        <w:rPr>
          <w:b/>
        </w:rPr>
      </w:pPr>
    </w:p>
    <w:p w:rsidR="0052600C" w:rsidRPr="00D31021" w:rsidRDefault="0027432E" w:rsidP="0052600C">
      <w:pPr>
        <w:tabs>
          <w:tab w:val="left" w:pos="180"/>
          <w:tab w:val="left" w:pos="540"/>
        </w:tabs>
      </w:pPr>
      <w:r w:rsidRPr="00D31021">
        <w:tab/>
        <w:t xml:space="preserve">(a) Definitions – </w:t>
      </w:r>
    </w:p>
    <w:p w:rsidR="0052600C" w:rsidRPr="00D31021" w:rsidRDefault="0027432E" w:rsidP="0052600C">
      <w:pPr>
        <w:adjustRightInd w:val="0"/>
        <w:ind w:left="120"/>
      </w:pPr>
      <w:r w:rsidRPr="00D31021">
        <w:rPr>
          <w:b/>
        </w:rPr>
        <w:t>“Acquire”</w:t>
      </w:r>
      <w:r w:rsidRPr="00D31021">
        <w:t xml:space="preserve"> means procure with appropriated funds by and for the use of NASA through purchase or lease.</w:t>
      </w:r>
    </w:p>
    <w:p w:rsidR="0052600C" w:rsidRPr="00D31021" w:rsidRDefault="0027432E" w:rsidP="0052600C">
      <w:pPr>
        <w:ind w:left="115"/>
        <w:rPr>
          <w:b/>
          <w:spacing w:val="-2"/>
        </w:rPr>
      </w:pPr>
      <w:r w:rsidRPr="00D31021">
        <w:rPr>
          <w:b/>
          <w:spacing w:val="-2"/>
        </w:rPr>
        <w:t xml:space="preserve"> “</w:t>
      </w:r>
      <w:r w:rsidRPr="00D31021">
        <w:rPr>
          <w:b/>
          <w:color w:val="000000"/>
        </w:rPr>
        <w:t>Entity owned, directed or subsidized by the People’s Republic of China”</w:t>
      </w:r>
      <w:r w:rsidRPr="00D31021">
        <w:rPr>
          <w:color w:val="000000"/>
        </w:rPr>
        <w:t xml:space="preserve"> means </w:t>
      </w:r>
      <w:r w:rsidRPr="00D31021">
        <w:rPr>
          <w:spacing w:val="-2"/>
        </w:rPr>
        <w:t>any organization incorporated under the laws of the People’s Republic of China.</w:t>
      </w:r>
    </w:p>
    <w:p w:rsidR="0052600C" w:rsidRPr="00D31021" w:rsidRDefault="0027432E" w:rsidP="0052600C">
      <w:pPr>
        <w:tabs>
          <w:tab w:val="left" w:pos="180"/>
        </w:tabs>
        <w:rPr>
          <w:rFonts w:eastAsia="Calibri"/>
          <w:color w:val="000000"/>
        </w:rPr>
      </w:pPr>
      <w:r w:rsidRPr="00D31021">
        <w:rPr>
          <w:rFonts w:eastAsia="Calibri"/>
          <w:color w:val="000000"/>
        </w:rPr>
        <w:tab/>
        <w:t>“</w:t>
      </w:r>
      <w:r w:rsidRPr="00D31021">
        <w:rPr>
          <w:rFonts w:eastAsia="Calibri"/>
          <w:b/>
          <w:color w:val="000000"/>
        </w:rPr>
        <w:t>Information Technology (IT) System”</w:t>
      </w:r>
      <w:r w:rsidRPr="00D31021">
        <w:rPr>
          <w:rFonts w:eastAsia="Calibri"/>
          <w:color w:val="000000"/>
        </w:rPr>
        <w:t xml:space="preserve"> means the combination of hardware components, software, and other equipment to make a system whose core purpose is to accomplish a data processing need such as the automatic acquisition, storage, analysis, evaluation, manipulation, management, movement, control, display, switching, interchange, transmission or reception of data. IT systems include ground systems in support of flight hardware.  IT systems do not include—</w:t>
      </w:r>
    </w:p>
    <w:p w:rsidR="00B510B4" w:rsidRDefault="0027432E" w:rsidP="00B510B4">
      <w:pPr>
        <w:numPr>
          <w:ilvl w:val="0"/>
          <w:numId w:val="208"/>
        </w:numPr>
        <w:rPr>
          <w:rFonts w:eastAsia="Calibri"/>
          <w:color w:val="000000"/>
        </w:rPr>
      </w:pPr>
      <w:r w:rsidRPr="00D31021">
        <w:rPr>
          <w:rFonts w:eastAsia="Calibri"/>
          <w:color w:val="000000"/>
        </w:rPr>
        <w:t>Systems acquired by a contractor incidental to a contract;</w:t>
      </w:r>
    </w:p>
    <w:p w:rsidR="00B510B4" w:rsidRDefault="0027432E" w:rsidP="00B510B4">
      <w:pPr>
        <w:numPr>
          <w:ilvl w:val="0"/>
          <w:numId w:val="208"/>
        </w:numPr>
        <w:rPr>
          <w:rFonts w:eastAsia="Calibri"/>
          <w:color w:val="000000"/>
        </w:rPr>
      </w:pPr>
      <w:r w:rsidRPr="00D31021">
        <w:rPr>
          <w:rFonts w:eastAsia="Calibri"/>
          <w:color w:val="000000"/>
        </w:rPr>
        <w:t>Imbedded information technology that is used as an integral part of the product, but the principal function of which is not the acquisition, storage, analysis, evaluation, manipulation, management, movement, control, display, switching, interchange, transmission, or reception of data or information. For example, HVAC (heating, ventilation, and air conditioning) equipment such as thermostats or temperature control devices, and medical equipment where information technology is integral to its operation, are not information technology systems;</w:t>
      </w:r>
    </w:p>
    <w:p w:rsidR="00B510B4" w:rsidRDefault="0027432E" w:rsidP="00B510B4">
      <w:pPr>
        <w:numPr>
          <w:ilvl w:val="0"/>
          <w:numId w:val="208"/>
        </w:numPr>
        <w:rPr>
          <w:rFonts w:eastAsia="Calibri"/>
          <w:color w:val="000000"/>
        </w:rPr>
      </w:pPr>
      <w:r w:rsidRPr="00D31021">
        <w:rPr>
          <w:rFonts w:eastAsia="Calibri"/>
          <w:color w:val="000000"/>
        </w:rPr>
        <w:t>Services in support of IT systems, such as help desk services; or</w:t>
      </w:r>
    </w:p>
    <w:p w:rsidR="00B510B4" w:rsidRDefault="0027432E" w:rsidP="00B510B4">
      <w:pPr>
        <w:numPr>
          <w:ilvl w:val="0"/>
          <w:numId w:val="208"/>
        </w:numPr>
        <w:rPr>
          <w:rFonts w:eastAsia="Calibri"/>
          <w:color w:val="000000"/>
        </w:rPr>
      </w:pPr>
      <w:r w:rsidRPr="00D31021">
        <w:rPr>
          <w:rFonts w:eastAsia="Calibri"/>
          <w:color w:val="000000"/>
        </w:rPr>
        <w:t>Flight hardware, which includes aircraft, spacecraft, artificial satellites, launch vehicles, balloon systems,  sounding rockets, on-board instrument and technology demonstration systems, and equipment operated on the International Space Station; as well as prototypes, and engineering or brass boards created and used to test, troubleshoot, and refine air- and spacecraft hardware, software and procedures.</w:t>
      </w:r>
    </w:p>
    <w:p w:rsidR="00B510B4" w:rsidRDefault="0027432E" w:rsidP="00B510B4">
      <w:pPr>
        <w:autoSpaceDE w:val="0"/>
        <w:autoSpaceDN w:val="0"/>
        <w:adjustRightInd w:val="0"/>
        <w:rPr>
          <w:rFonts w:eastAsia="Calibri"/>
          <w:color w:val="000000"/>
        </w:rPr>
      </w:pPr>
      <w:r w:rsidRPr="00D31021">
        <w:rPr>
          <w:rFonts w:eastAsia="Calibri"/>
          <w:color w:val="000000"/>
        </w:rPr>
        <w:t xml:space="preserve">   (b) Section 516 of the Consolidated and Further Continuing Appropriation Act, 2013 (Pub. L.113-6), requires NASA’s Office of the Chief Information Officer (OCIO) to assess the risk of cyber-espionage or sabotage of an information technology (IT) system that is produced, manufactured, or assembled by an entity owned, directed or subsidized by the People’s Republic of China. By submitting an offer in response to this solicitation, the Offeror understands and agrees that the Government retains the right to reject any offer or response to this solicitation made by the Offeror, without any further recourse by, or explanation to, the Offeror, if the Government determines the Offeror or the equipment or software offered by the Offeror, in whole or in part, presents an unacceptable risk to national security.   </w:t>
      </w:r>
    </w:p>
    <w:p w:rsidR="00B510B4" w:rsidRDefault="0027432E" w:rsidP="00B510B4">
      <w:pPr>
        <w:autoSpaceDE w:val="0"/>
        <w:autoSpaceDN w:val="0"/>
        <w:adjustRightInd w:val="0"/>
      </w:pPr>
      <w:r w:rsidRPr="00D31021">
        <w:t xml:space="preserve">   (c) </w:t>
      </w:r>
      <w:r w:rsidRPr="00D31021">
        <w:rPr>
          <w:i/>
          <w:iCs/>
          <w:color w:val="000000"/>
        </w:rPr>
        <w:t>Representation</w:t>
      </w:r>
      <w:r w:rsidRPr="00D31021">
        <w:rPr>
          <w:color w:val="000000"/>
        </w:rPr>
        <w:t xml:space="preserve">. The Offeror represents that </w:t>
      </w:r>
      <w:r w:rsidRPr="00D31021">
        <w:t xml:space="preserve">any information technology system offered, except those listed in paragraph (d) of this provision, is not produced, manufactured, or assembled by an </w:t>
      </w:r>
      <w:r w:rsidRPr="00D31021">
        <w:rPr>
          <w:color w:val="000000"/>
        </w:rPr>
        <w:t>entity owned, directed or subsidized by the People’s Republic of China</w:t>
      </w:r>
      <w:r w:rsidRPr="00D31021">
        <w:t xml:space="preserve">. </w:t>
      </w:r>
    </w:p>
    <w:p w:rsidR="0052600C" w:rsidRPr="00D31021" w:rsidRDefault="0027432E" w:rsidP="0052600C">
      <w:pPr>
        <w:spacing w:after="240"/>
      </w:pPr>
      <w:r w:rsidRPr="00D31021">
        <w:t xml:space="preserve">   (d) Information technology system(s) produced, manufactured, or assembled by an </w:t>
      </w:r>
      <w:r w:rsidRPr="00D31021">
        <w:rPr>
          <w:color w:val="000000"/>
        </w:rPr>
        <w:t>entity owned, directed or subsidized by the People’s Republic of China</w:t>
      </w:r>
      <w:r w:rsidRPr="00D31021">
        <w:t>:</w:t>
      </w:r>
    </w:p>
    <w:tbl>
      <w:tblPr>
        <w:tblW w:w="0" w:type="auto"/>
        <w:tblCellSpacing w:w="15" w:type="dxa"/>
        <w:tblLook w:val="04A0"/>
      </w:tblPr>
      <w:tblGrid>
        <w:gridCol w:w="1475"/>
        <w:gridCol w:w="66"/>
        <w:gridCol w:w="6116"/>
        <w:gridCol w:w="81"/>
      </w:tblGrid>
      <w:tr w:rsidR="0052600C" w:rsidRPr="0052600C" w:rsidTr="0052600C">
        <w:trPr>
          <w:tblCellSpacing w:w="15" w:type="dxa"/>
        </w:trPr>
        <w:tc>
          <w:tcPr>
            <w:tcW w:w="0" w:type="auto"/>
            <w:tcMar>
              <w:top w:w="15" w:type="dxa"/>
              <w:left w:w="15" w:type="dxa"/>
              <w:bottom w:w="15" w:type="dxa"/>
              <w:right w:w="15" w:type="dxa"/>
            </w:tcMar>
            <w:hideMark/>
          </w:tcPr>
          <w:p w:rsidR="0052600C" w:rsidRPr="00D31021" w:rsidRDefault="0027432E" w:rsidP="0052600C">
            <w:pPr>
              <w:spacing w:line="288" w:lineRule="auto"/>
              <w:jc w:val="center"/>
              <w:rPr>
                <w:b/>
                <w:bCs/>
                <w:caps/>
                <w:smallCaps/>
                <w:color w:val="000000"/>
              </w:rPr>
            </w:pPr>
            <w:r w:rsidRPr="00D31021">
              <w:rPr>
                <w:b/>
                <w:bCs/>
                <w:caps/>
                <w:smallCaps/>
                <w:color w:val="000000"/>
              </w:rPr>
              <w:t xml:space="preserve">Item </w:t>
            </w:r>
          </w:p>
        </w:tc>
        <w:tc>
          <w:tcPr>
            <w:tcW w:w="0" w:type="auto"/>
            <w:tcMar>
              <w:top w:w="15" w:type="dxa"/>
              <w:left w:w="15" w:type="dxa"/>
              <w:bottom w:w="15" w:type="dxa"/>
              <w:right w:w="15" w:type="dxa"/>
            </w:tcMar>
            <w:hideMark/>
          </w:tcPr>
          <w:p w:rsidR="0052600C" w:rsidRPr="00D31021" w:rsidRDefault="0052600C" w:rsidP="0052600C">
            <w:pPr>
              <w:rPr>
                <w:rFonts w:eastAsia="Calibri"/>
              </w:rPr>
            </w:pPr>
          </w:p>
        </w:tc>
        <w:tc>
          <w:tcPr>
            <w:tcW w:w="0" w:type="auto"/>
            <w:tcMar>
              <w:top w:w="15" w:type="dxa"/>
              <w:left w:w="15" w:type="dxa"/>
              <w:bottom w:w="15" w:type="dxa"/>
              <w:right w:w="15" w:type="dxa"/>
            </w:tcMar>
            <w:hideMark/>
          </w:tcPr>
          <w:p w:rsidR="0052600C" w:rsidRPr="00D31021" w:rsidRDefault="0027432E" w:rsidP="0052600C">
            <w:pPr>
              <w:spacing w:line="288" w:lineRule="auto"/>
              <w:jc w:val="center"/>
              <w:rPr>
                <w:b/>
                <w:bCs/>
                <w:caps/>
                <w:smallCaps/>
                <w:color w:val="000000"/>
              </w:rPr>
            </w:pPr>
            <w:r w:rsidRPr="00D31021">
              <w:rPr>
                <w:b/>
                <w:bCs/>
                <w:caps/>
                <w:smallCaps/>
                <w:color w:val="000000"/>
              </w:rPr>
              <w:t xml:space="preserve">Vendor/manufacturer’s Company name and address  </w:t>
            </w:r>
          </w:p>
        </w:tc>
        <w:tc>
          <w:tcPr>
            <w:tcW w:w="0" w:type="auto"/>
            <w:tcMar>
              <w:top w:w="15" w:type="dxa"/>
              <w:left w:w="15" w:type="dxa"/>
              <w:bottom w:w="15" w:type="dxa"/>
              <w:right w:w="15" w:type="dxa"/>
            </w:tcMar>
          </w:tcPr>
          <w:p w:rsidR="0052600C" w:rsidRPr="00D31021" w:rsidRDefault="0052600C" w:rsidP="0052600C">
            <w:pPr>
              <w:spacing w:line="288" w:lineRule="auto"/>
              <w:jc w:val="center"/>
              <w:rPr>
                <w:b/>
                <w:bCs/>
                <w:caps/>
                <w:smallCaps/>
                <w:color w:val="000000"/>
              </w:rPr>
            </w:pPr>
          </w:p>
        </w:tc>
      </w:tr>
      <w:tr w:rsidR="0052600C" w:rsidRPr="0052600C" w:rsidTr="0052600C">
        <w:trPr>
          <w:tblCellSpacing w:w="15" w:type="dxa"/>
        </w:trPr>
        <w:tc>
          <w:tcPr>
            <w:tcW w:w="0" w:type="auto"/>
            <w:tcMar>
              <w:top w:w="15" w:type="dxa"/>
              <w:left w:w="15" w:type="dxa"/>
              <w:bottom w:w="15" w:type="dxa"/>
              <w:right w:w="15" w:type="dxa"/>
            </w:tcMar>
            <w:hideMark/>
          </w:tcPr>
          <w:p w:rsidR="0052600C" w:rsidRPr="00D31021" w:rsidRDefault="0027432E" w:rsidP="0052600C">
            <w:pPr>
              <w:spacing w:line="288" w:lineRule="auto"/>
              <w:jc w:val="center"/>
              <w:rPr>
                <w:color w:val="000000"/>
              </w:rPr>
            </w:pPr>
            <w:r w:rsidRPr="00D31021">
              <w:rPr>
                <w:color w:val="000000"/>
              </w:rPr>
              <w:t xml:space="preserve">______________ </w:t>
            </w:r>
          </w:p>
        </w:tc>
        <w:tc>
          <w:tcPr>
            <w:tcW w:w="0" w:type="auto"/>
            <w:tcMar>
              <w:top w:w="15" w:type="dxa"/>
              <w:left w:w="15" w:type="dxa"/>
              <w:bottom w:w="15" w:type="dxa"/>
              <w:right w:w="15" w:type="dxa"/>
            </w:tcMar>
            <w:hideMark/>
          </w:tcPr>
          <w:p w:rsidR="0052600C" w:rsidRPr="00D31021" w:rsidRDefault="0052600C" w:rsidP="0052600C">
            <w:pPr>
              <w:rPr>
                <w:rFonts w:eastAsia="Calibri"/>
              </w:rPr>
            </w:pPr>
          </w:p>
        </w:tc>
        <w:tc>
          <w:tcPr>
            <w:tcW w:w="0" w:type="auto"/>
            <w:tcMar>
              <w:top w:w="15" w:type="dxa"/>
              <w:left w:w="15" w:type="dxa"/>
              <w:bottom w:w="15" w:type="dxa"/>
              <w:right w:w="15" w:type="dxa"/>
            </w:tcMar>
            <w:hideMark/>
          </w:tcPr>
          <w:p w:rsidR="0052600C" w:rsidRPr="00D31021" w:rsidRDefault="0027432E" w:rsidP="0052600C">
            <w:pPr>
              <w:spacing w:line="288" w:lineRule="auto"/>
              <w:ind w:firstLine="480"/>
              <w:jc w:val="center"/>
              <w:rPr>
                <w:color w:val="000000"/>
              </w:rPr>
            </w:pPr>
            <w:r w:rsidRPr="00D31021">
              <w:rPr>
                <w:color w:val="000000"/>
              </w:rPr>
              <w:t xml:space="preserve">______________ </w:t>
            </w:r>
          </w:p>
        </w:tc>
        <w:tc>
          <w:tcPr>
            <w:tcW w:w="0" w:type="auto"/>
            <w:tcMar>
              <w:top w:w="15" w:type="dxa"/>
              <w:left w:w="15" w:type="dxa"/>
              <w:bottom w:w="15" w:type="dxa"/>
              <w:right w:w="15" w:type="dxa"/>
            </w:tcMar>
          </w:tcPr>
          <w:p w:rsidR="0052600C" w:rsidRPr="00D31021" w:rsidRDefault="0052600C" w:rsidP="0052600C">
            <w:pPr>
              <w:spacing w:line="288" w:lineRule="auto"/>
              <w:jc w:val="center"/>
              <w:rPr>
                <w:color w:val="000000"/>
              </w:rPr>
            </w:pPr>
          </w:p>
        </w:tc>
      </w:tr>
      <w:tr w:rsidR="0052600C" w:rsidRPr="0052600C" w:rsidTr="0052600C">
        <w:trPr>
          <w:tblCellSpacing w:w="15" w:type="dxa"/>
        </w:trPr>
        <w:tc>
          <w:tcPr>
            <w:tcW w:w="0" w:type="auto"/>
            <w:tcMar>
              <w:top w:w="15" w:type="dxa"/>
              <w:left w:w="15" w:type="dxa"/>
              <w:bottom w:w="15" w:type="dxa"/>
              <w:right w:w="15" w:type="dxa"/>
            </w:tcMar>
            <w:hideMark/>
          </w:tcPr>
          <w:p w:rsidR="0052600C" w:rsidRPr="00D31021" w:rsidRDefault="0027432E" w:rsidP="0052600C">
            <w:pPr>
              <w:spacing w:line="288" w:lineRule="auto"/>
              <w:ind w:firstLine="480"/>
              <w:jc w:val="center"/>
              <w:rPr>
                <w:color w:val="000000"/>
              </w:rPr>
            </w:pPr>
            <w:r w:rsidRPr="00D31021">
              <w:rPr>
                <w:color w:val="000000"/>
              </w:rPr>
              <w:t xml:space="preserve">______________ </w:t>
            </w:r>
          </w:p>
        </w:tc>
        <w:tc>
          <w:tcPr>
            <w:tcW w:w="0" w:type="auto"/>
            <w:tcMar>
              <w:top w:w="15" w:type="dxa"/>
              <w:left w:w="15" w:type="dxa"/>
              <w:bottom w:w="15" w:type="dxa"/>
              <w:right w:w="15" w:type="dxa"/>
            </w:tcMar>
            <w:hideMark/>
          </w:tcPr>
          <w:p w:rsidR="0052600C" w:rsidRPr="00D31021" w:rsidRDefault="0052600C" w:rsidP="0052600C">
            <w:pPr>
              <w:rPr>
                <w:rFonts w:eastAsia="Calibri"/>
              </w:rPr>
            </w:pPr>
          </w:p>
        </w:tc>
        <w:tc>
          <w:tcPr>
            <w:tcW w:w="0" w:type="auto"/>
            <w:tcMar>
              <w:top w:w="15" w:type="dxa"/>
              <w:left w:w="15" w:type="dxa"/>
              <w:bottom w:w="15" w:type="dxa"/>
              <w:right w:w="15" w:type="dxa"/>
            </w:tcMar>
            <w:hideMark/>
          </w:tcPr>
          <w:p w:rsidR="0052600C" w:rsidRPr="00D31021" w:rsidRDefault="0027432E" w:rsidP="0052600C">
            <w:pPr>
              <w:spacing w:line="288" w:lineRule="auto"/>
              <w:ind w:firstLine="480"/>
              <w:jc w:val="center"/>
              <w:rPr>
                <w:color w:val="000000"/>
              </w:rPr>
            </w:pPr>
            <w:r w:rsidRPr="00D31021">
              <w:rPr>
                <w:color w:val="000000"/>
              </w:rPr>
              <w:t xml:space="preserve">______________ </w:t>
            </w:r>
          </w:p>
        </w:tc>
        <w:tc>
          <w:tcPr>
            <w:tcW w:w="0" w:type="auto"/>
            <w:tcMar>
              <w:top w:w="15" w:type="dxa"/>
              <w:left w:w="15" w:type="dxa"/>
              <w:bottom w:w="15" w:type="dxa"/>
              <w:right w:w="15" w:type="dxa"/>
            </w:tcMar>
          </w:tcPr>
          <w:p w:rsidR="0052600C" w:rsidRPr="00D31021" w:rsidRDefault="0052600C" w:rsidP="0052600C">
            <w:pPr>
              <w:spacing w:line="288" w:lineRule="auto"/>
              <w:jc w:val="center"/>
              <w:rPr>
                <w:color w:val="000000"/>
              </w:rPr>
            </w:pPr>
          </w:p>
        </w:tc>
      </w:tr>
      <w:tr w:rsidR="0052600C" w:rsidRPr="004F7A31" w:rsidTr="0052600C">
        <w:trPr>
          <w:tblCellSpacing w:w="15" w:type="dxa"/>
        </w:trPr>
        <w:tc>
          <w:tcPr>
            <w:tcW w:w="0" w:type="auto"/>
            <w:tcMar>
              <w:top w:w="15" w:type="dxa"/>
              <w:left w:w="15" w:type="dxa"/>
              <w:bottom w:w="15" w:type="dxa"/>
              <w:right w:w="15" w:type="dxa"/>
            </w:tcMar>
            <w:hideMark/>
          </w:tcPr>
          <w:p w:rsidR="0052600C" w:rsidRPr="004F7A31" w:rsidRDefault="0027432E" w:rsidP="0052600C">
            <w:pPr>
              <w:spacing w:line="288" w:lineRule="auto"/>
              <w:ind w:firstLine="480"/>
              <w:jc w:val="center"/>
              <w:rPr>
                <w:color w:val="000000"/>
              </w:rPr>
            </w:pPr>
            <w:r w:rsidRPr="004F7A31">
              <w:rPr>
                <w:color w:val="000000"/>
              </w:rPr>
              <w:t xml:space="preserve">______________ </w:t>
            </w:r>
          </w:p>
        </w:tc>
        <w:tc>
          <w:tcPr>
            <w:tcW w:w="0" w:type="auto"/>
            <w:tcMar>
              <w:top w:w="15" w:type="dxa"/>
              <w:left w:w="15" w:type="dxa"/>
              <w:bottom w:w="15" w:type="dxa"/>
              <w:right w:w="15" w:type="dxa"/>
            </w:tcMar>
            <w:hideMark/>
          </w:tcPr>
          <w:p w:rsidR="0052600C" w:rsidRPr="004F7A31" w:rsidRDefault="0052600C" w:rsidP="0052600C">
            <w:pPr>
              <w:rPr>
                <w:rFonts w:eastAsia="Calibri"/>
              </w:rPr>
            </w:pPr>
          </w:p>
        </w:tc>
        <w:tc>
          <w:tcPr>
            <w:tcW w:w="0" w:type="auto"/>
            <w:tcMar>
              <w:top w:w="15" w:type="dxa"/>
              <w:left w:w="15" w:type="dxa"/>
              <w:bottom w:w="15" w:type="dxa"/>
              <w:right w:w="15" w:type="dxa"/>
            </w:tcMar>
            <w:hideMark/>
          </w:tcPr>
          <w:p w:rsidR="0052600C" w:rsidRPr="004F7A31" w:rsidRDefault="0027432E" w:rsidP="0052600C">
            <w:pPr>
              <w:spacing w:line="288" w:lineRule="auto"/>
              <w:ind w:firstLine="480"/>
              <w:jc w:val="center"/>
              <w:rPr>
                <w:color w:val="000000"/>
              </w:rPr>
            </w:pPr>
            <w:r w:rsidRPr="004F7A31">
              <w:rPr>
                <w:color w:val="000000"/>
              </w:rPr>
              <w:t xml:space="preserve">______________ </w:t>
            </w:r>
          </w:p>
        </w:tc>
        <w:tc>
          <w:tcPr>
            <w:tcW w:w="0" w:type="auto"/>
            <w:tcMar>
              <w:top w:w="15" w:type="dxa"/>
              <w:left w:w="15" w:type="dxa"/>
              <w:bottom w:w="15" w:type="dxa"/>
              <w:right w:w="15" w:type="dxa"/>
            </w:tcMar>
          </w:tcPr>
          <w:p w:rsidR="0052600C" w:rsidRPr="004F7A31" w:rsidRDefault="0052600C" w:rsidP="0052600C">
            <w:pPr>
              <w:spacing w:line="288" w:lineRule="auto"/>
              <w:jc w:val="center"/>
              <w:rPr>
                <w:color w:val="000000"/>
              </w:rPr>
            </w:pPr>
          </w:p>
        </w:tc>
      </w:tr>
    </w:tbl>
    <w:p w:rsidR="0052600C" w:rsidRPr="004F7A31" w:rsidRDefault="0027432E" w:rsidP="0052600C">
      <w:pPr>
        <w:spacing w:before="240" w:after="240" w:line="288" w:lineRule="auto"/>
        <w:jc w:val="center"/>
        <w:rPr>
          <w:color w:val="000000"/>
        </w:rPr>
      </w:pPr>
      <w:r w:rsidRPr="004F7A31">
        <w:rPr>
          <w:color w:val="000000"/>
        </w:rPr>
        <w:t>[</w:t>
      </w:r>
      <w:r w:rsidRPr="004F7A31">
        <w:rPr>
          <w:i/>
          <w:iCs/>
          <w:color w:val="000000"/>
        </w:rPr>
        <w:t>List as necessary</w:t>
      </w:r>
      <w:r w:rsidRPr="004F7A31">
        <w:rPr>
          <w:color w:val="000000"/>
        </w:rPr>
        <w:t xml:space="preserve">] </w:t>
      </w:r>
    </w:p>
    <w:p w:rsidR="0052600C" w:rsidRPr="004F7A31" w:rsidRDefault="0027432E" w:rsidP="0052600C">
      <w:r w:rsidRPr="004F7A31">
        <w:t xml:space="preserve">   (e)  The Contracting Officer will provide the list referenced in paragraph (d) to the NASA Office of the Chief Information Officer (OCIO) which will assess the risk of cyber-espionage or sabotage and make a determination if </w:t>
      </w:r>
      <w:r w:rsidRPr="004F7A31">
        <w:lastRenderedPageBreak/>
        <w:t>the acquisition of such system is in the national interest.  Only items so approved may be provided under the contract.  The Contracting Officer will advise the Offeror if any items are not approved and may provide the Offeror an opportunity to revise its proposal.</w:t>
      </w:r>
    </w:p>
    <w:p w:rsidR="0052600C" w:rsidRPr="004F7A31" w:rsidRDefault="00D922F4" w:rsidP="00D922F4">
      <w:pPr>
        <w:jc w:val="center"/>
        <w:rPr>
          <w:b/>
          <w:color w:val="000000"/>
        </w:rPr>
      </w:pPr>
      <w:r>
        <w:rPr>
          <w:b/>
          <w:color w:val="000000"/>
        </w:rPr>
        <w:t>(</w:t>
      </w:r>
      <w:r w:rsidR="0027432E" w:rsidRPr="004F7A31">
        <w:rPr>
          <w:b/>
          <w:color w:val="000000"/>
        </w:rPr>
        <w:t>End of provision)</w:t>
      </w:r>
    </w:p>
    <w:p w:rsidR="00632984" w:rsidRPr="004F7A31" w:rsidRDefault="00632984" w:rsidP="0052600C">
      <w:pPr>
        <w:jc w:val="center"/>
        <w:rPr>
          <w:b/>
          <w:color w:val="000000"/>
        </w:rPr>
      </w:pPr>
    </w:p>
    <w:p w:rsidR="00632984" w:rsidRPr="004F7A31" w:rsidRDefault="00632984" w:rsidP="0052600C">
      <w:pPr>
        <w:jc w:val="center"/>
        <w:rPr>
          <w:b/>
          <w:color w:val="000000"/>
        </w:rPr>
      </w:pPr>
    </w:p>
    <w:p w:rsidR="0052600C" w:rsidRPr="004F7A31" w:rsidRDefault="0052600C" w:rsidP="0052600C">
      <w:pPr>
        <w:tabs>
          <w:tab w:val="left" w:pos="180"/>
          <w:tab w:val="left" w:pos="7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p>
    <w:p w:rsidR="00632984" w:rsidRPr="004F7A31" w:rsidRDefault="000C6F44" w:rsidP="00632984">
      <w:pPr>
        <w:spacing w:after="200"/>
        <w:rPr>
          <w:b/>
        </w:rPr>
      </w:pPr>
      <w:r>
        <w:rPr>
          <w:b/>
        </w:rPr>
        <w:t xml:space="preserve">A.5.2 </w:t>
      </w:r>
      <w:r w:rsidR="00B510B4" w:rsidRPr="00B510B4">
        <w:rPr>
          <w:b/>
          <w:caps/>
        </w:rPr>
        <w:t>Representation by Offerors that they are not the Association of Community Organizations for Reform Now (ACORN) or a subsidiary of ACORN</w:t>
      </w:r>
      <w:r>
        <w:rPr>
          <w:b/>
          <w:caps/>
        </w:rPr>
        <w:t xml:space="preserve"> (</w:t>
      </w:r>
      <w:r w:rsidRPr="004F7A31">
        <w:rPr>
          <w:b/>
        </w:rPr>
        <w:t>1852.209-</w:t>
      </w:r>
      <w:r w:rsidRPr="000C6F44">
        <w:rPr>
          <w:b/>
          <w:caps/>
        </w:rPr>
        <w:t>73</w:t>
      </w:r>
      <w:r>
        <w:rPr>
          <w:b/>
          <w:caps/>
        </w:rPr>
        <w:t>)</w:t>
      </w:r>
      <w:r w:rsidR="00B510B4" w:rsidRPr="00B510B4">
        <w:rPr>
          <w:b/>
        </w:rPr>
        <w:t xml:space="preserve"> (FEB 2012)</w:t>
      </w:r>
    </w:p>
    <w:p w:rsidR="00B510B4" w:rsidRPr="00B510B4" w:rsidRDefault="00B510B4" w:rsidP="00B510B4">
      <w:pPr>
        <w:numPr>
          <w:ilvl w:val="0"/>
          <w:numId w:val="211"/>
        </w:numPr>
        <w:contextualSpacing/>
        <w:rPr>
          <w:rFonts w:eastAsia="Calibri"/>
        </w:rPr>
      </w:pPr>
      <w:r w:rsidRPr="00B510B4">
        <w:rPr>
          <w:rFonts w:eastAsia="Calibri"/>
        </w:rPr>
        <w:t xml:space="preserve">In accordance with section 534 of </w:t>
      </w:r>
      <w:r w:rsidRPr="00B510B4">
        <w:t xml:space="preserve">The Consolidated and Further Continuing Appropriation Act of 2012 (Pub. L.112-55) none of the funds made available by the Act may be distributed to the Association of Community Organizations for Reform Now (ACORN) or its subsidiaries. </w:t>
      </w:r>
    </w:p>
    <w:p w:rsidR="00B510B4" w:rsidRPr="00B510B4" w:rsidRDefault="00B510B4" w:rsidP="00B510B4">
      <w:pPr>
        <w:numPr>
          <w:ilvl w:val="0"/>
          <w:numId w:val="211"/>
        </w:numPr>
        <w:tabs>
          <w:tab w:val="left" w:pos="360"/>
        </w:tabs>
        <w:adjustRightInd w:val="0"/>
        <w:contextualSpacing/>
        <w:rPr>
          <w:rFonts w:eastAsia="Calibri"/>
        </w:rPr>
      </w:pPr>
      <w:r w:rsidRPr="00B510B4">
        <w:rPr>
          <w:rFonts w:eastAsia="Calibri"/>
        </w:rPr>
        <w:t>The offeror represents, by submission of its offer, that it is not the Association of Community Organizations for Reform Now (ACORN) or a subsidiary thereof.</w:t>
      </w:r>
      <w:r w:rsidRPr="00B510B4">
        <w:t xml:space="preserve"> </w:t>
      </w:r>
    </w:p>
    <w:p w:rsidR="00632984" w:rsidRPr="004F7A31" w:rsidRDefault="00632984" w:rsidP="00632984">
      <w:pPr>
        <w:adjustRightInd w:val="0"/>
        <w:ind w:left="1080"/>
        <w:contextualSpacing/>
        <w:rPr>
          <w:rFonts w:eastAsia="Calibri"/>
        </w:rPr>
      </w:pPr>
    </w:p>
    <w:p w:rsidR="00632984" w:rsidRDefault="00B510B4" w:rsidP="00632984">
      <w:pPr>
        <w:adjustRightInd w:val="0"/>
        <w:ind w:left="3600"/>
        <w:contextualSpacing/>
        <w:rPr>
          <w:b/>
        </w:rPr>
      </w:pPr>
      <w:r w:rsidRPr="00B510B4">
        <w:rPr>
          <w:b/>
        </w:rPr>
        <w:t>(End of provision)</w:t>
      </w:r>
    </w:p>
    <w:p w:rsidR="00F75FB7" w:rsidRPr="004F7A31" w:rsidRDefault="00F75FB7" w:rsidP="00632984">
      <w:pPr>
        <w:adjustRightInd w:val="0"/>
        <w:ind w:left="3600"/>
        <w:contextualSpacing/>
        <w:rPr>
          <w:b/>
        </w:rPr>
      </w:pPr>
    </w:p>
    <w:p w:rsidR="00632984" w:rsidRPr="004F7A31" w:rsidRDefault="00632984" w:rsidP="00632984">
      <w:pPr>
        <w:adjustRightInd w:val="0"/>
        <w:ind w:left="3600"/>
        <w:contextualSpacing/>
        <w:rPr>
          <w:rFonts w:eastAsia="Calibri"/>
        </w:rPr>
      </w:pPr>
    </w:p>
    <w:p w:rsidR="00632984" w:rsidRPr="004F7A31" w:rsidRDefault="00632984" w:rsidP="00632984">
      <w:pPr>
        <w:adjustRightInd w:val="0"/>
        <w:ind w:left="3600"/>
        <w:contextualSpacing/>
        <w:rPr>
          <w:rFonts w:eastAsia="Calibri"/>
        </w:rPr>
      </w:pPr>
    </w:p>
    <w:p w:rsidR="00632984" w:rsidRPr="004F7A31" w:rsidRDefault="00B510B4" w:rsidP="00632984">
      <w:pPr>
        <w:adjustRightInd w:val="0"/>
        <w:contextualSpacing/>
        <w:rPr>
          <w:rFonts w:eastAsia="Calibri"/>
        </w:rPr>
      </w:pPr>
      <w:r w:rsidRPr="00B510B4">
        <w:rPr>
          <w:rFonts w:eastAsia="Calibri"/>
        </w:rPr>
        <w:t>Class Deviation – Certification by Offerors regarding Federal income tax filing and Federal income tax violations.</w:t>
      </w:r>
    </w:p>
    <w:p w:rsidR="00632984" w:rsidRPr="004F7A31" w:rsidRDefault="00632984" w:rsidP="00632984">
      <w:pPr>
        <w:adjustRightInd w:val="0"/>
        <w:contextualSpacing/>
        <w:rPr>
          <w:rFonts w:eastAsia="Calibri"/>
        </w:rPr>
      </w:pPr>
    </w:p>
    <w:p w:rsidR="00632984" w:rsidRPr="004F7A31" w:rsidRDefault="000C6F44" w:rsidP="00632984">
      <w:pPr>
        <w:adjustRightInd w:val="0"/>
        <w:contextualSpacing/>
        <w:rPr>
          <w:rFonts w:eastAsia="Calibri"/>
          <w:b/>
        </w:rPr>
      </w:pPr>
      <w:r>
        <w:rPr>
          <w:rFonts w:eastAsia="Calibri"/>
          <w:b/>
        </w:rPr>
        <w:t xml:space="preserve">A.5.3 </w:t>
      </w:r>
      <w:r w:rsidR="00B510B4" w:rsidRPr="00B510B4">
        <w:rPr>
          <w:rFonts w:eastAsia="Calibri"/>
          <w:b/>
        </w:rPr>
        <w:t>CERTIFICATION BY OFFERORS REGARDING FEDERAL INCOME TAX FILING and FEDERAL INCOME TAX VIOLATIONS.</w:t>
      </w:r>
      <w:r>
        <w:rPr>
          <w:rFonts w:eastAsia="Calibri"/>
          <w:b/>
        </w:rPr>
        <w:t>(1852-209.74)</w:t>
      </w:r>
      <w:r w:rsidR="00B510B4" w:rsidRPr="00B510B4">
        <w:rPr>
          <w:rFonts w:eastAsia="Calibri"/>
          <w:b/>
        </w:rPr>
        <w:t>(DEVIATION FEB 2012)</w:t>
      </w:r>
    </w:p>
    <w:p w:rsidR="00632984" w:rsidRPr="004F7A31" w:rsidRDefault="00632984" w:rsidP="00632984">
      <w:pPr>
        <w:adjustRightInd w:val="0"/>
        <w:contextualSpacing/>
        <w:rPr>
          <w:rFonts w:eastAsia="Calibri"/>
        </w:rPr>
      </w:pPr>
    </w:p>
    <w:p w:rsidR="00B510B4" w:rsidRPr="00B510B4" w:rsidRDefault="00B510B4" w:rsidP="00B510B4">
      <w:pPr>
        <w:numPr>
          <w:ilvl w:val="0"/>
          <w:numId w:val="212"/>
        </w:numPr>
        <w:adjustRightInd w:val="0"/>
        <w:ind w:left="0" w:firstLine="360"/>
        <w:contextualSpacing/>
        <w:rPr>
          <w:rFonts w:eastAsia="Calibri"/>
        </w:rPr>
      </w:pPr>
      <w:r w:rsidRPr="00B510B4">
        <w:rPr>
          <w:rFonts w:eastAsia="Calibri"/>
        </w:rPr>
        <w:t xml:space="preserve">In accordance with section 527 of </w:t>
      </w:r>
      <w:r w:rsidRPr="00B510B4">
        <w:t>The Consolidated and Further Continuing Appropriation Act of 2012 (Pub. L.112-55) none of the funds made available by the Act may be used to enter into a contract in an amount greater than $5 Million unless the prospective contractor certifies in writing to NASA that, to the best of its knowledge and belief, the contractor has filed all Federal tax returns required during the three years preceding the certification, has not been convicted of a criminal offense under the Internal revenue Code of 1986, and has not, more than 90 days prior to certification, been notified of any unpaid Federal tax assessment for which the liability remains unsatisfied, unless the assessment is the subject of an installment agreement or offer in compromise that has been approved by the Internal Revenue Service and is not in default, or the assessment is the subject of a non-frivolous administrative or judicial proceeding.</w:t>
      </w:r>
    </w:p>
    <w:p w:rsidR="00632984" w:rsidRPr="004F7A31" w:rsidRDefault="00632984" w:rsidP="00632984">
      <w:pPr>
        <w:adjustRightInd w:val="0"/>
        <w:ind w:left="720"/>
        <w:contextualSpacing/>
        <w:rPr>
          <w:rFonts w:eastAsia="Calibri"/>
        </w:rPr>
      </w:pPr>
    </w:p>
    <w:p w:rsidR="00632984" w:rsidRPr="004F7A31" w:rsidRDefault="00632984" w:rsidP="00632984">
      <w:pPr>
        <w:adjustRightInd w:val="0"/>
        <w:ind w:left="360"/>
        <w:contextualSpacing/>
        <w:rPr>
          <w:rFonts w:eastAsia="Calibri"/>
        </w:rPr>
      </w:pPr>
    </w:p>
    <w:p w:rsidR="00B510B4" w:rsidRPr="00B510B4" w:rsidRDefault="00B510B4" w:rsidP="00B510B4">
      <w:pPr>
        <w:numPr>
          <w:ilvl w:val="0"/>
          <w:numId w:val="212"/>
        </w:numPr>
        <w:adjustRightInd w:val="0"/>
        <w:ind w:left="0" w:firstLine="0"/>
        <w:contextualSpacing/>
        <w:rPr>
          <w:rFonts w:eastAsia="Calibri"/>
        </w:rPr>
      </w:pPr>
      <w:r w:rsidRPr="00B510B4">
        <w:rPr>
          <w:rFonts w:eastAsia="Calibri"/>
        </w:rPr>
        <w:t>The offeror’s proposal shall include a signed written certification as follows –</w:t>
      </w:r>
    </w:p>
    <w:p w:rsidR="00632984" w:rsidRPr="004F7A31" w:rsidRDefault="00632984" w:rsidP="00632984">
      <w:pPr>
        <w:adjustRightInd w:val="0"/>
        <w:ind w:left="360"/>
        <w:contextualSpacing/>
        <w:rPr>
          <w:rFonts w:eastAsia="Calibri"/>
        </w:rPr>
      </w:pPr>
    </w:p>
    <w:p w:rsidR="00632984" w:rsidRPr="004F7A31" w:rsidRDefault="00B510B4" w:rsidP="00632984">
      <w:pPr>
        <w:adjustRightInd w:val="0"/>
        <w:ind w:left="360"/>
        <w:contextualSpacing/>
      </w:pPr>
      <w:r w:rsidRPr="00B510B4">
        <w:rPr>
          <w:rFonts w:eastAsia="Calibri"/>
        </w:rPr>
        <w:t xml:space="preserve">To the best of my knowledge and belief, ---(name of offeror)--- has filed the </w:t>
      </w:r>
      <w:r w:rsidRPr="00B510B4">
        <w:t>Federal tax returns required during the three years preceding this certification, has not been convicted of a criminal offense under the Internal revenue Code of 1986, and has not, more than 90 days prior to certification, been notified of any unpaid Federal tax assessment for which the liability remains unsatisfied, unless the assessment is the subject of an installment agreement or offer in compromise that has been approved by the Internal Revenue Service and is not in default, or the assessment is the subject of a non-frivolous administrative or judicial proceeding.</w:t>
      </w:r>
    </w:p>
    <w:p w:rsidR="00632984" w:rsidRPr="004F7A31" w:rsidRDefault="00632984" w:rsidP="00632984">
      <w:pPr>
        <w:adjustRightInd w:val="0"/>
        <w:ind w:left="360"/>
        <w:contextualSpacing/>
      </w:pPr>
    </w:p>
    <w:p w:rsidR="00632984" w:rsidRPr="004F7A31" w:rsidRDefault="00B510B4" w:rsidP="00632984">
      <w:pPr>
        <w:spacing w:before="240" w:after="240" w:line="288" w:lineRule="auto"/>
        <w:ind w:left="240" w:right="240"/>
        <w:rPr>
          <w:color w:val="000000"/>
        </w:rPr>
      </w:pPr>
      <w:r w:rsidRPr="00B510B4">
        <w:rPr>
          <w:color w:val="000000"/>
        </w:rPr>
        <w:t xml:space="preserve">Firm _____________________________________________ </w:t>
      </w:r>
    </w:p>
    <w:p w:rsidR="00632984" w:rsidRPr="004F7A31" w:rsidRDefault="00B510B4" w:rsidP="00632984">
      <w:pPr>
        <w:spacing w:before="240" w:after="240" w:line="288" w:lineRule="auto"/>
        <w:ind w:left="240" w:right="240"/>
        <w:rPr>
          <w:color w:val="000000"/>
        </w:rPr>
      </w:pPr>
      <w:bookmarkStart w:id="1702" w:name="wp1208608"/>
      <w:bookmarkEnd w:id="1702"/>
      <w:r w:rsidRPr="00B510B4">
        <w:rPr>
          <w:color w:val="000000"/>
        </w:rPr>
        <w:t xml:space="preserve">Signature _________________________________________ </w:t>
      </w:r>
    </w:p>
    <w:p w:rsidR="00632984" w:rsidRPr="004F7A31" w:rsidRDefault="00B510B4" w:rsidP="00632984">
      <w:pPr>
        <w:spacing w:before="240" w:after="240" w:line="288" w:lineRule="auto"/>
        <w:ind w:left="240" w:right="240"/>
        <w:rPr>
          <w:color w:val="000000"/>
        </w:rPr>
      </w:pPr>
      <w:bookmarkStart w:id="1703" w:name="wp1208609"/>
      <w:bookmarkEnd w:id="1703"/>
      <w:r w:rsidRPr="00B510B4">
        <w:rPr>
          <w:color w:val="000000"/>
        </w:rPr>
        <w:t xml:space="preserve">Name ____________________________________________ </w:t>
      </w:r>
    </w:p>
    <w:p w:rsidR="00632984" w:rsidRPr="004F7A31" w:rsidRDefault="00B510B4" w:rsidP="00632984">
      <w:pPr>
        <w:spacing w:before="240" w:after="240" w:line="288" w:lineRule="auto"/>
        <w:ind w:left="240" w:right="240"/>
        <w:rPr>
          <w:color w:val="000000"/>
        </w:rPr>
      </w:pPr>
      <w:bookmarkStart w:id="1704" w:name="wp1208610"/>
      <w:bookmarkEnd w:id="1704"/>
      <w:r w:rsidRPr="00B510B4">
        <w:rPr>
          <w:color w:val="000000"/>
        </w:rPr>
        <w:t xml:space="preserve">Title _____________________________________________ </w:t>
      </w:r>
    </w:p>
    <w:p w:rsidR="00632984" w:rsidRPr="004F7A31" w:rsidRDefault="00B510B4" w:rsidP="00632984">
      <w:pPr>
        <w:spacing w:before="240" w:after="240" w:line="288" w:lineRule="auto"/>
        <w:ind w:left="240" w:right="240"/>
        <w:rPr>
          <w:color w:val="000000"/>
        </w:rPr>
      </w:pPr>
      <w:bookmarkStart w:id="1705" w:name="wp1208611"/>
      <w:bookmarkEnd w:id="1705"/>
      <w:r w:rsidRPr="00B510B4">
        <w:rPr>
          <w:color w:val="000000"/>
        </w:rPr>
        <w:lastRenderedPageBreak/>
        <w:t xml:space="preserve">Date of execution __________________________________ </w:t>
      </w:r>
    </w:p>
    <w:p w:rsidR="00632984" w:rsidRPr="004F7A31" w:rsidRDefault="00B510B4" w:rsidP="00632984">
      <w:pPr>
        <w:adjustRightInd w:val="0"/>
        <w:ind w:left="360"/>
        <w:contextualSpacing/>
        <w:jc w:val="center"/>
        <w:rPr>
          <w:rFonts w:eastAsia="Calibri"/>
          <w:b/>
        </w:rPr>
      </w:pPr>
      <w:r w:rsidRPr="00B510B4">
        <w:rPr>
          <w:rFonts w:eastAsia="Calibri"/>
          <w:b/>
        </w:rPr>
        <w:t>(End of Provision)</w:t>
      </w:r>
    </w:p>
    <w:p w:rsidR="00632984" w:rsidRPr="004F7A31" w:rsidRDefault="00632984" w:rsidP="00632984">
      <w:pPr>
        <w:adjustRightInd w:val="0"/>
        <w:spacing w:after="200" w:line="276" w:lineRule="auto"/>
      </w:pPr>
    </w:p>
    <w:p w:rsidR="00632984" w:rsidRDefault="00B510B4" w:rsidP="00632984">
      <w:pPr>
        <w:spacing w:after="200"/>
      </w:pPr>
      <w:r w:rsidRPr="00B510B4">
        <w:t>Class Deviation – Prohibition against Contracting with Corporations that have an Unpaid Delinquent Tax Liability or a Felony Conviction under Federal Law.</w:t>
      </w:r>
    </w:p>
    <w:p w:rsidR="00F75FB7" w:rsidRPr="004F7A31" w:rsidRDefault="00F75FB7" w:rsidP="00632984">
      <w:pPr>
        <w:spacing w:after="200"/>
      </w:pPr>
    </w:p>
    <w:p w:rsidR="00632984" w:rsidRPr="004F7A31" w:rsidRDefault="000C6F44" w:rsidP="00632984">
      <w:pPr>
        <w:spacing w:after="200"/>
        <w:rPr>
          <w:b/>
        </w:rPr>
      </w:pPr>
      <w:r>
        <w:rPr>
          <w:b/>
        </w:rPr>
        <w:t xml:space="preserve">A.5.4 </w:t>
      </w:r>
      <w:r w:rsidR="00B510B4" w:rsidRPr="00B510B4">
        <w:rPr>
          <w:b/>
          <w:caps/>
        </w:rPr>
        <w:t>Representation by Corporations Regarding an Unpaid Delinquent Tax Liability or a Felony Conviction under any Federal Law</w:t>
      </w:r>
      <w:r w:rsidR="00B510B4" w:rsidRPr="00B510B4">
        <w:rPr>
          <w:b/>
        </w:rPr>
        <w:t xml:space="preserve"> </w:t>
      </w:r>
      <w:r>
        <w:rPr>
          <w:b/>
        </w:rPr>
        <w:t>(</w:t>
      </w:r>
      <w:r w:rsidRPr="004F7A31">
        <w:rPr>
          <w:b/>
        </w:rPr>
        <w:t>1852.209-75</w:t>
      </w:r>
      <w:r>
        <w:rPr>
          <w:b/>
        </w:rPr>
        <w:t>)</w:t>
      </w:r>
      <w:r w:rsidR="00B510B4" w:rsidRPr="00B510B4">
        <w:rPr>
          <w:b/>
        </w:rPr>
        <w:t>(FEB 2012)</w:t>
      </w:r>
    </w:p>
    <w:p w:rsidR="00B510B4" w:rsidRPr="00B510B4" w:rsidRDefault="00B510B4" w:rsidP="00B510B4">
      <w:pPr>
        <w:numPr>
          <w:ilvl w:val="0"/>
          <w:numId w:val="213"/>
        </w:numPr>
        <w:contextualSpacing/>
        <w:rPr>
          <w:rFonts w:eastAsia="Calibri"/>
        </w:rPr>
      </w:pPr>
      <w:r w:rsidRPr="00B510B4">
        <w:rPr>
          <w:rFonts w:eastAsia="Calibri"/>
        </w:rPr>
        <w:t xml:space="preserve">In accordance with sections 544 and 543 of </w:t>
      </w:r>
      <w:r w:rsidRPr="00B510B4">
        <w:t>The Consolidated and Further Continuing Appropriation Act of 2012 (Pub. L.112-55), none of the funds made available by that Act may be used to enter into a contract with any corporation that-</w:t>
      </w:r>
    </w:p>
    <w:p w:rsidR="00632984" w:rsidRPr="004F7A31" w:rsidRDefault="00632984" w:rsidP="00632984">
      <w:pPr>
        <w:ind w:left="720"/>
        <w:contextualSpacing/>
        <w:rPr>
          <w:rFonts w:eastAsia="Calibri"/>
        </w:rPr>
      </w:pPr>
    </w:p>
    <w:p w:rsidR="00B510B4" w:rsidRPr="00B510B4" w:rsidRDefault="00B510B4" w:rsidP="00B510B4">
      <w:pPr>
        <w:numPr>
          <w:ilvl w:val="0"/>
          <w:numId w:val="214"/>
        </w:numPr>
        <w:adjustRightInd w:val="0"/>
        <w:contextualSpacing/>
      </w:pPr>
      <w:r w:rsidRPr="00B510B4">
        <w:t>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the agency has considered suspension or debarment of the corporation and made a determination that this action is not necessary to protect the interests of the Government; or</w:t>
      </w:r>
    </w:p>
    <w:p w:rsidR="00632984" w:rsidRPr="004F7A31" w:rsidRDefault="00632984" w:rsidP="00632984">
      <w:pPr>
        <w:adjustRightInd w:val="0"/>
        <w:ind w:left="1080"/>
        <w:contextualSpacing/>
      </w:pPr>
    </w:p>
    <w:p w:rsidR="00B510B4" w:rsidRPr="00B510B4" w:rsidRDefault="00B510B4" w:rsidP="00B510B4">
      <w:pPr>
        <w:numPr>
          <w:ilvl w:val="0"/>
          <w:numId w:val="214"/>
        </w:numPr>
        <w:adjustRightInd w:val="0"/>
        <w:contextualSpacing/>
      </w:pPr>
      <w:r w:rsidRPr="00B510B4">
        <w:t>Was convicted (or had an officer or agent of such corporation acting on behalf of the corporation convicted) of a felony criminal violation under any Federal law within the preceding 24 months, where the awarding agency is aware of the conviction, unless the agency has considered suspension or debarment of the corporation and made a determination that this action is not necessary to protect the interests of the Government.</w:t>
      </w:r>
    </w:p>
    <w:p w:rsidR="00632984" w:rsidRPr="004F7A31" w:rsidRDefault="00632984" w:rsidP="00632984">
      <w:pPr>
        <w:adjustRightInd w:val="0"/>
        <w:ind w:left="1080"/>
        <w:contextualSpacing/>
      </w:pPr>
    </w:p>
    <w:p w:rsidR="00B510B4" w:rsidRPr="00B510B4" w:rsidRDefault="00B510B4" w:rsidP="00B510B4">
      <w:pPr>
        <w:numPr>
          <w:ilvl w:val="0"/>
          <w:numId w:val="213"/>
        </w:numPr>
        <w:tabs>
          <w:tab w:val="left" w:pos="360"/>
        </w:tabs>
        <w:contextualSpacing/>
        <w:rPr>
          <w:rFonts w:eastAsia="Calibri"/>
        </w:rPr>
      </w:pPr>
      <w:r w:rsidRPr="00B510B4">
        <w:rPr>
          <w:rFonts w:eastAsia="Calibri"/>
        </w:rPr>
        <w:t>The offeror represents that –</w:t>
      </w:r>
    </w:p>
    <w:p w:rsidR="00632984" w:rsidRPr="004F7A31" w:rsidRDefault="00632984" w:rsidP="00632984">
      <w:pPr>
        <w:tabs>
          <w:tab w:val="left" w:pos="360"/>
        </w:tabs>
        <w:ind w:left="720"/>
        <w:contextualSpacing/>
        <w:rPr>
          <w:rFonts w:eastAsia="Calibri"/>
        </w:rPr>
      </w:pPr>
    </w:p>
    <w:p w:rsidR="00B510B4" w:rsidRPr="00B510B4" w:rsidRDefault="00B510B4" w:rsidP="00B510B4">
      <w:pPr>
        <w:numPr>
          <w:ilvl w:val="0"/>
          <w:numId w:val="215"/>
        </w:numPr>
        <w:adjustRightInd w:val="0"/>
        <w:contextualSpacing/>
        <w:rPr>
          <w:rFonts w:eastAsia="Calibri"/>
        </w:rPr>
      </w:pPr>
      <w:r w:rsidRPr="00B510B4">
        <w:rPr>
          <w:rFonts w:eastAsia="Calibri"/>
        </w:rPr>
        <w:t>It is  [   ]   is not   [   ] a corporation that has had any unpaid</w:t>
      </w:r>
      <w:r w:rsidRPr="00B510B4">
        <w:t xml:space="preserve">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32984" w:rsidRPr="004F7A31" w:rsidRDefault="00632984" w:rsidP="00632984">
      <w:pPr>
        <w:adjustRightInd w:val="0"/>
        <w:ind w:left="1080"/>
        <w:contextualSpacing/>
        <w:rPr>
          <w:rFonts w:eastAsia="Calibri"/>
        </w:rPr>
      </w:pPr>
    </w:p>
    <w:p w:rsidR="00B510B4" w:rsidRPr="00B510B4" w:rsidRDefault="00B510B4" w:rsidP="00B510B4">
      <w:pPr>
        <w:numPr>
          <w:ilvl w:val="0"/>
          <w:numId w:val="215"/>
        </w:numPr>
        <w:adjustRightInd w:val="0"/>
        <w:contextualSpacing/>
        <w:rPr>
          <w:rFonts w:eastAsia="Calibri"/>
        </w:rPr>
      </w:pPr>
      <w:r w:rsidRPr="00B510B4">
        <w:t xml:space="preserve"> It is  [   ]  is not  [    ] a corporation that was convicted, or had an officer or agent acting on behalf of the corporation convicted, of a felony criminal violation under a Federal law within the preceding 24 months. </w:t>
      </w:r>
    </w:p>
    <w:p w:rsidR="00632984" w:rsidRPr="004F7A31" w:rsidRDefault="00632984" w:rsidP="00632984">
      <w:pPr>
        <w:adjustRightInd w:val="0"/>
        <w:ind w:left="1080"/>
        <w:contextualSpacing/>
        <w:rPr>
          <w:rFonts w:eastAsia="Calibri"/>
        </w:rPr>
      </w:pPr>
    </w:p>
    <w:p w:rsidR="00B510B4" w:rsidRPr="00B510B4" w:rsidRDefault="00B510B4" w:rsidP="00B510B4">
      <w:pPr>
        <w:adjustRightInd w:val="0"/>
        <w:ind w:left="3600"/>
        <w:contextualSpacing/>
        <w:rPr>
          <w:rFonts w:eastAsia="Calibri"/>
          <w:b/>
        </w:rPr>
      </w:pPr>
      <w:r w:rsidRPr="00B510B4">
        <w:rPr>
          <w:b/>
        </w:rPr>
        <w:t>(End of provision)</w:t>
      </w:r>
    </w:p>
    <w:p w:rsidR="00632984" w:rsidRPr="00632984" w:rsidRDefault="00632984" w:rsidP="00632984">
      <w:pPr>
        <w:tabs>
          <w:tab w:val="left" w:pos="360"/>
        </w:tabs>
        <w:ind w:left="720"/>
        <w:contextualSpacing/>
        <w:rPr>
          <w:rFonts w:eastAsia="Calibri"/>
          <w:sz w:val="24"/>
          <w:szCs w:val="24"/>
        </w:rPr>
      </w:pPr>
    </w:p>
    <w:p w:rsidR="00D31021" w:rsidRDefault="00D31021" w:rsidP="0052600C">
      <w:pPr>
        <w:tabs>
          <w:tab w:val="left" w:pos="180"/>
          <w:tab w:val="left" w:pos="7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p>
    <w:p w:rsidR="00D31021" w:rsidRPr="00D31021" w:rsidRDefault="00D31021" w:rsidP="0052600C">
      <w:pPr>
        <w:tabs>
          <w:tab w:val="left" w:pos="180"/>
          <w:tab w:val="left" w:pos="7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rPr>
      </w:pPr>
    </w:p>
    <w:p w:rsidR="007A3C28" w:rsidRDefault="00973002" w:rsidP="009876DE">
      <w:pPr>
        <w:tabs>
          <w:tab w:val="left" w:pos="180"/>
          <w:tab w:val="left" w:pos="72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pPr>
      <w:bookmarkStart w:id="1706" w:name="wp1169495"/>
      <w:bookmarkStart w:id="1707" w:name="wp1169497"/>
      <w:bookmarkStart w:id="1708" w:name="wp1169499"/>
      <w:bookmarkStart w:id="1709" w:name="wp1179198"/>
      <w:bookmarkStart w:id="1710" w:name="wp1200183"/>
      <w:bookmarkStart w:id="1711" w:name="wp1179200"/>
      <w:bookmarkStart w:id="1712" w:name="wp1179201"/>
      <w:bookmarkStart w:id="1713" w:name="wp1179202"/>
      <w:bookmarkStart w:id="1714" w:name="wp1201051"/>
      <w:bookmarkStart w:id="1715" w:name="wp1183869"/>
      <w:bookmarkStart w:id="1716" w:name="wp1183871"/>
      <w:bookmarkStart w:id="1717" w:name="wp1183873"/>
      <w:bookmarkStart w:id="1718" w:name="wp1183875"/>
      <w:bookmarkStart w:id="1719" w:name="wp1183877"/>
      <w:bookmarkStart w:id="1720" w:name="wp1183879"/>
      <w:bookmarkStart w:id="1721" w:name="wp1183881"/>
      <w:bookmarkStart w:id="1722" w:name="wp1183883"/>
      <w:bookmarkStart w:id="1723" w:name="wp1183885"/>
      <w:bookmarkStart w:id="1724" w:name="wp1183887"/>
      <w:bookmarkStart w:id="1725" w:name="wp1183889"/>
      <w:bookmarkStart w:id="1726" w:name="wp1183891"/>
      <w:bookmarkStart w:id="1727" w:name="wp1193191"/>
      <w:bookmarkStart w:id="1728" w:name="wp1193193"/>
      <w:bookmarkStart w:id="1729" w:name="wp1193195"/>
      <w:bookmarkStart w:id="1730" w:name="wp1193197"/>
      <w:bookmarkStart w:id="1731" w:name="wp1193199"/>
      <w:bookmarkStart w:id="1732" w:name="wp1193201"/>
      <w:bookmarkStart w:id="1733" w:name="wp1193203"/>
      <w:bookmarkStart w:id="1734" w:name="wp1201599"/>
      <w:bookmarkStart w:id="1735" w:name="wp1201601"/>
      <w:bookmarkStart w:id="1736" w:name="wp1201603"/>
      <w:bookmarkStart w:id="1737" w:name="wp1201605"/>
      <w:bookmarkStart w:id="1738" w:name="wp1201607"/>
      <w:bookmarkStart w:id="1739" w:name="wp1201597"/>
      <w:bookmarkStart w:id="1740" w:name="wp1179204"/>
      <w:bookmarkStart w:id="1741" w:name="wp1179205"/>
      <w:bookmarkStart w:id="1742" w:name="wp1179206"/>
      <w:bookmarkStart w:id="1743" w:name="wp1179207"/>
      <w:bookmarkStart w:id="1744" w:name="wp1179208"/>
      <w:bookmarkStart w:id="1745" w:name="wp1201113"/>
      <w:bookmarkStart w:id="1746" w:name="wp1201115"/>
      <w:bookmarkStart w:id="1747" w:name="wp1201117"/>
      <w:bookmarkStart w:id="1748" w:name="wp1179209"/>
      <w:bookmarkStart w:id="1749" w:name="wp1179210"/>
      <w:bookmarkStart w:id="1750" w:name="wp1179211"/>
      <w:bookmarkStart w:id="1751" w:name="wp1179212"/>
      <w:bookmarkStart w:id="1752" w:name="wp1179213"/>
      <w:bookmarkStart w:id="1753" w:name="wp1179214"/>
      <w:bookmarkStart w:id="1754" w:name="wp1179215"/>
      <w:bookmarkStart w:id="1755" w:name="wp1200252"/>
      <w:bookmarkStart w:id="1756" w:name="wp1193297"/>
      <w:bookmarkStart w:id="1757" w:name="wp1193300"/>
      <w:bookmarkStart w:id="1758" w:name="wp1193285"/>
      <w:bookmarkStart w:id="1759" w:name="wp1193343"/>
      <w:bookmarkStart w:id="1760" w:name="wp1193289"/>
      <w:bookmarkStart w:id="1761" w:name="wp1193291"/>
      <w:bookmarkStart w:id="1762" w:name="wp1179240"/>
      <w:bookmarkStart w:id="1763" w:name="wp1179241"/>
      <w:bookmarkStart w:id="1764" w:name="wp1179242"/>
      <w:bookmarkStart w:id="1765" w:name="wp1179243"/>
      <w:bookmarkStart w:id="1766" w:name="wp1179244"/>
      <w:bookmarkStart w:id="1767" w:name="wp1179245"/>
      <w:bookmarkStart w:id="1768" w:name="wp1201238"/>
      <w:bookmarkStart w:id="1769" w:name="wp1200347"/>
      <w:bookmarkStart w:id="1770" w:name="wp1200357"/>
      <w:bookmarkStart w:id="1771" w:name="wp1200332"/>
      <w:bookmarkStart w:id="1772" w:name="wp1200386"/>
      <w:bookmarkStart w:id="1773" w:name="wp1200388"/>
      <w:bookmarkStart w:id="1774" w:name="wp1201270"/>
      <w:bookmarkStart w:id="1775" w:name="wp1200294"/>
      <w:bookmarkStart w:id="1776" w:name="wp1199710"/>
      <w:bookmarkStart w:id="1777" w:name="wp1199716"/>
      <w:bookmarkStart w:id="1778" w:name="wp1179289"/>
      <w:bookmarkStart w:id="1779" w:name="wp1179290"/>
      <w:bookmarkStart w:id="1780" w:name="wp1179291"/>
      <w:bookmarkStart w:id="1781" w:name="wp1179292"/>
      <w:bookmarkStart w:id="1782" w:name="wp1181486"/>
      <w:bookmarkStart w:id="1783" w:name="wp1181487"/>
      <w:bookmarkStart w:id="1784" w:name="wp1179295"/>
      <w:bookmarkStart w:id="1785" w:name="wp1179296"/>
      <w:bookmarkStart w:id="1786" w:name="wp1179297"/>
      <w:bookmarkStart w:id="1787" w:name="wp1179298"/>
      <w:bookmarkStart w:id="1788" w:name="wp1179299"/>
      <w:bookmarkStart w:id="1789" w:name="wp1179300"/>
      <w:bookmarkStart w:id="1790" w:name="wp1179301"/>
      <w:bookmarkStart w:id="1791" w:name="wp1179302"/>
      <w:bookmarkStart w:id="1792" w:name="wp1179303"/>
      <w:bookmarkStart w:id="1793" w:name="wp1179304"/>
      <w:bookmarkStart w:id="1794" w:name="wp1179305"/>
      <w:bookmarkStart w:id="1795" w:name="wp1179323"/>
      <w:bookmarkStart w:id="1796" w:name="wp1179308"/>
      <w:bookmarkStart w:id="1797" w:name="wp1179312"/>
      <w:bookmarkStart w:id="1798" w:name="wp1179316"/>
      <w:bookmarkStart w:id="1799" w:name="wp1179320"/>
      <w:bookmarkStart w:id="1800" w:name="wp1179324"/>
      <w:bookmarkStart w:id="1801" w:name="wp1179325"/>
      <w:bookmarkStart w:id="1802" w:name="wp1179326"/>
      <w:bookmarkStart w:id="1803" w:name="wp1189351"/>
      <w:bookmarkStart w:id="1804" w:name="wp1183548"/>
      <w:bookmarkStart w:id="1805" w:name="wp1183576"/>
      <w:bookmarkStart w:id="1806" w:name="wp1183579"/>
      <w:bookmarkStart w:id="1807" w:name="wp1183583"/>
      <w:bookmarkStart w:id="1808" w:name="wp1183587"/>
      <w:bookmarkStart w:id="1809" w:name="wp1183591"/>
      <w:bookmarkStart w:id="1810" w:name="wp1183594"/>
      <w:bookmarkStart w:id="1811" w:name="wp1179348"/>
      <w:bookmarkStart w:id="1812" w:name="wp1179366"/>
      <w:bookmarkStart w:id="1813" w:name="wp1179351"/>
      <w:bookmarkStart w:id="1814" w:name="wp1179355"/>
      <w:bookmarkStart w:id="1815" w:name="wp1179359"/>
      <w:bookmarkStart w:id="1816" w:name="wp1179363"/>
      <w:bookmarkStart w:id="1817" w:name="wp1179367"/>
      <w:bookmarkStart w:id="1818" w:name="wp1179368"/>
      <w:bookmarkStart w:id="1819" w:name="wp1179369"/>
      <w:bookmarkStart w:id="1820" w:name="wp1179370"/>
      <w:bookmarkStart w:id="1821" w:name="wp1179380"/>
      <w:bookmarkStart w:id="1822" w:name="wp1179373"/>
      <w:bookmarkStart w:id="1823" w:name="wp1179375"/>
      <w:bookmarkStart w:id="1824" w:name="wp1179377"/>
      <w:bookmarkStart w:id="1825" w:name="wp1179379"/>
      <w:bookmarkStart w:id="1826" w:name="wp1179381"/>
      <w:bookmarkStart w:id="1827" w:name="wp1179382"/>
      <w:bookmarkStart w:id="1828" w:name="wp1179383"/>
      <w:bookmarkStart w:id="1829" w:name="wp1179401"/>
      <w:bookmarkStart w:id="1830" w:name="wp1179386"/>
      <w:bookmarkStart w:id="1831" w:name="wp1179390"/>
      <w:bookmarkStart w:id="1832" w:name="wp1179394"/>
      <w:bookmarkStart w:id="1833" w:name="wp1179398"/>
      <w:bookmarkStart w:id="1834" w:name="wp1179402"/>
      <w:bookmarkStart w:id="1835" w:name="wp1202526"/>
      <w:bookmarkStart w:id="1836" w:name="wp1202528"/>
      <w:bookmarkStart w:id="1837" w:name="wp1204980"/>
      <w:bookmarkStart w:id="1838" w:name="wp1204983"/>
      <w:bookmarkStart w:id="1839" w:name="wp1204987"/>
      <w:bookmarkStart w:id="1840" w:name="wp1204991"/>
      <w:bookmarkStart w:id="1841" w:name="wp1204995"/>
      <w:bookmarkStart w:id="1842" w:name="wp1204998"/>
      <w:bookmarkStart w:id="1843" w:name="wp1179403"/>
      <w:bookmarkStart w:id="1844" w:name="wp1179404"/>
      <w:bookmarkStart w:id="1845" w:name="wp1179405"/>
      <w:bookmarkStart w:id="1846" w:name="wp1179423"/>
      <w:bookmarkStart w:id="1847" w:name="wp1179408"/>
      <w:bookmarkStart w:id="1848" w:name="wp1179412"/>
      <w:bookmarkStart w:id="1849" w:name="wp1179416"/>
      <w:bookmarkStart w:id="1850" w:name="wp1179420"/>
      <w:bookmarkStart w:id="1851" w:name="wp1179424"/>
      <w:bookmarkStart w:id="1852" w:name="wp1179425"/>
      <w:bookmarkStart w:id="1853" w:name="wp1179426"/>
      <w:bookmarkStart w:id="1854" w:name="wp1179427"/>
      <w:bookmarkStart w:id="1855" w:name="wp1179428"/>
      <w:bookmarkStart w:id="1856" w:name="wp1179429"/>
      <w:bookmarkStart w:id="1857" w:name="wp1192421"/>
      <w:bookmarkStart w:id="1858" w:name="wp1192423"/>
      <w:bookmarkStart w:id="1859" w:name="wp1192425"/>
      <w:bookmarkStart w:id="1860" w:name="wp1192426"/>
      <w:bookmarkStart w:id="1861" w:name="wp1192429"/>
      <w:bookmarkStart w:id="1862" w:name="wp1192589"/>
      <w:bookmarkStart w:id="1863" w:name="wp1192595"/>
      <w:bookmarkStart w:id="1864" w:name="wp1192432"/>
      <w:bookmarkStart w:id="1865" w:name="wp1192532"/>
      <w:bookmarkStart w:id="1866" w:name="wp1192533"/>
      <w:bookmarkStart w:id="1867" w:name="wp1179444"/>
      <w:bookmarkStart w:id="1868" w:name="wp1179433"/>
      <w:bookmarkStart w:id="1869" w:name="wp1179437"/>
      <w:bookmarkStart w:id="1870" w:name="wp1179441"/>
      <w:bookmarkStart w:id="1871" w:name="wp1179445"/>
      <w:bookmarkStart w:id="1872" w:name="wp1179446"/>
      <w:bookmarkStart w:id="1873" w:name="wp1179447"/>
      <w:bookmarkStart w:id="1874" w:name="wp1184099"/>
      <w:bookmarkStart w:id="1875" w:name="wp1184100"/>
      <w:bookmarkStart w:id="1876" w:name="wp1184101"/>
      <w:bookmarkStart w:id="1877" w:name="wp1190838"/>
      <w:bookmarkStart w:id="1878" w:name="wp1190969"/>
      <w:bookmarkStart w:id="1879" w:name="wp1190842"/>
      <w:bookmarkStart w:id="1880" w:name="wp1190844"/>
      <w:bookmarkStart w:id="1881" w:name="wp1190846"/>
      <w:bookmarkStart w:id="1882" w:name="wp1190848"/>
      <w:bookmarkStart w:id="1883" w:name="wp1190850"/>
      <w:bookmarkStart w:id="1884" w:name="wp1190852"/>
      <w:bookmarkStart w:id="1885" w:name="wp1190854"/>
      <w:bookmarkStart w:id="1886" w:name="wp1190856"/>
      <w:bookmarkStart w:id="1887" w:name="wp1190858"/>
      <w:bookmarkStart w:id="1888" w:name="wp1190860"/>
      <w:bookmarkStart w:id="1889" w:name="wp1190862"/>
      <w:bookmarkStart w:id="1890" w:name="wp1193421"/>
      <w:bookmarkStart w:id="1891" w:name="wp1193423"/>
      <w:bookmarkStart w:id="1892" w:name="wp1193425"/>
      <w:bookmarkStart w:id="1893" w:name="wp1193427"/>
      <w:bookmarkStart w:id="1894" w:name="wp1193501"/>
      <w:bookmarkStart w:id="1895" w:name="wp1193502"/>
      <w:bookmarkStart w:id="1896" w:name="wp1193503"/>
      <w:bookmarkStart w:id="1897" w:name="wp1193504"/>
      <w:bookmarkStart w:id="1898" w:name="wp1193505"/>
      <w:bookmarkStart w:id="1899" w:name="wp1193506"/>
      <w:bookmarkStart w:id="1900" w:name="wp1193507"/>
      <w:bookmarkStart w:id="1901" w:name="wp1193508"/>
      <w:bookmarkStart w:id="1902" w:name="wp1193509"/>
      <w:bookmarkStart w:id="1903" w:name="wp1193510"/>
      <w:bookmarkStart w:id="1904" w:name="wp1193511"/>
      <w:bookmarkStart w:id="1905" w:name="wp1193512"/>
      <w:bookmarkStart w:id="1906" w:name="wp1193513"/>
      <w:bookmarkStart w:id="1907" w:name="wp1193514"/>
      <w:bookmarkStart w:id="1908" w:name="wp1193515"/>
      <w:bookmarkStart w:id="1909" w:name="wp1193516"/>
      <w:bookmarkStart w:id="1910" w:name="wp1193517"/>
      <w:bookmarkStart w:id="1911" w:name="wp1193518"/>
      <w:bookmarkStart w:id="1912" w:name="wp1193519"/>
      <w:bookmarkStart w:id="1913" w:name="wp1193520"/>
      <w:bookmarkStart w:id="1914" w:name="wp1193522"/>
      <w:bookmarkStart w:id="1915" w:name="wp1197522"/>
      <w:bookmarkStart w:id="1916" w:name="wp1201142"/>
      <w:bookmarkStart w:id="1917" w:name="wp1201144"/>
      <w:bookmarkStart w:id="1918" w:name="wp1201146"/>
      <w:bookmarkStart w:id="1919" w:name="wp1201148"/>
      <w:bookmarkStart w:id="1920" w:name="wp1198686"/>
      <w:bookmarkStart w:id="1921" w:name="wp1198687"/>
      <w:bookmarkStart w:id="1922" w:name="wp1201676"/>
      <w:bookmarkStart w:id="1923" w:name="wp1201700"/>
      <w:bookmarkStart w:id="1924" w:name="wp1201702"/>
      <w:bookmarkStart w:id="1925" w:name="wp1205013"/>
      <w:bookmarkStart w:id="1926" w:name="wp1201695"/>
      <w:bookmarkStart w:id="1927" w:name="wp1198689"/>
      <w:bookmarkStart w:id="1928" w:name="wp1198693"/>
      <w:bookmarkStart w:id="1929" w:name="wp1179453"/>
      <w:bookmarkStart w:id="1930" w:name="wp1179454"/>
      <w:bookmarkStart w:id="1931" w:name="wp1179455"/>
      <w:bookmarkStart w:id="1932" w:name="wp1179456"/>
      <w:bookmarkStart w:id="1933" w:name="wp1179457"/>
      <w:bookmarkStart w:id="1934" w:name="wp1179458"/>
      <w:bookmarkStart w:id="1935" w:name="wp1179459"/>
      <w:bookmarkStart w:id="1936" w:name="wp1179460"/>
      <w:bookmarkStart w:id="1937" w:name="wp1179461"/>
      <w:bookmarkStart w:id="1938" w:name="wp1179462"/>
      <w:bookmarkStart w:id="1939" w:name="wp1179463"/>
      <w:bookmarkStart w:id="1940" w:name="wp1179464"/>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r>
        <w:t>- End of Amendment 8</w:t>
      </w:r>
    </w:p>
    <w:sectPr w:rsidR="007A3C28" w:rsidSect="00305F77">
      <w:headerReference w:type="default" r:id="rId302"/>
      <w:footerReference w:type="even" r:id="rId303"/>
      <w:footerReference w:type="default" r:id="rId304"/>
      <w:headerReference w:type="first" r:id="rId305"/>
      <w:footerReference w:type="first" r:id="rId306"/>
      <w:footnotePr>
        <w:pos w:val="sectEnd"/>
      </w:footnotePr>
      <w:endnotePr>
        <w:numStart w:val="0"/>
      </w:endnotePr>
      <w:pgSz w:w="12240" w:h="15840" w:code="1"/>
      <w:pgMar w:top="1440" w:right="1440" w:bottom="1440" w:left="1440" w:header="720" w:footer="720" w:gutter="0"/>
      <w:pgNumType w:start="2"/>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E0D55" w:rsidRDefault="003E0D55">
      <w:r>
        <w:separator/>
      </w:r>
    </w:p>
  </w:endnote>
  <w:endnote w:type="continuationSeparator" w:id="0">
    <w:p w:rsidR="003E0D55" w:rsidRDefault="003E0D5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Monaco">
    <w:altName w:val="Courier New"/>
    <w:panose1 w:val="00000000000000000000"/>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Times">
    <w:panose1 w:val="02020603050405020304"/>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r New">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C0C" w:rsidRDefault="00C55A31">
    <w:pPr>
      <w:pStyle w:val="Footer"/>
      <w:framePr w:wrap="around" w:vAnchor="text" w:hAnchor="margin" w:xAlign="center" w:y="1"/>
      <w:rPr>
        <w:rStyle w:val="PageNumber"/>
      </w:rPr>
    </w:pPr>
    <w:r>
      <w:rPr>
        <w:rStyle w:val="PageNumber"/>
      </w:rPr>
      <w:fldChar w:fldCharType="begin"/>
    </w:r>
    <w:r w:rsidR="00756C0C">
      <w:rPr>
        <w:rStyle w:val="PageNumber"/>
      </w:rPr>
      <w:instrText xml:space="preserve">PAGE  </w:instrText>
    </w:r>
    <w:r>
      <w:rPr>
        <w:rStyle w:val="PageNumber"/>
      </w:rPr>
      <w:fldChar w:fldCharType="end"/>
    </w:r>
  </w:p>
  <w:p w:rsidR="00756C0C" w:rsidRDefault="00756C0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C0C" w:rsidRDefault="00C55A31">
    <w:pPr>
      <w:pStyle w:val="Footer"/>
      <w:framePr w:wrap="around" w:vAnchor="text" w:hAnchor="margin" w:xAlign="center" w:y="1"/>
      <w:rPr>
        <w:rStyle w:val="PageNumber"/>
      </w:rPr>
    </w:pPr>
    <w:r>
      <w:rPr>
        <w:rStyle w:val="PageNumber"/>
      </w:rPr>
      <w:fldChar w:fldCharType="begin"/>
    </w:r>
    <w:r w:rsidR="00756C0C">
      <w:rPr>
        <w:rStyle w:val="PageNumber"/>
      </w:rPr>
      <w:instrText xml:space="preserve">PAGE  </w:instrText>
    </w:r>
    <w:r>
      <w:rPr>
        <w:rStyle w:val="PageNumber"/>
      </w:rPr>
      <w:fldChar w:fldCharType="separate"/>
    </w:r>
    <w:r w:rsidR="00912590">
      <w:rPr>
        <w:rStyle w:val="PageNumber"/>
        <w:noProof/>
      </w:rPr>
      <w:t>168</w:t>
    </w:r>
    <w:r>
      <w:rPr>
        <w:rStyle w:val="PageNumber"/>
      </w:rPr>
      <w:fldChar w:fldCharType="end"/>
    </w:r>
  </w:p>
  <w:p w:rsidR="00756C0C" w:rsidRDefault="00756C0C">
    <w:pPr>
      <w:pStyle w:val="Footer"/>
      <w:jc w:val="center"/>
    </w:pPr>
    <w:r>
      <w:rPr>
        <w:rStyle w:val="PageNumber"/>
        <w:snapToGrid w:val="0"/>
      </w:rPr>
      <w:t xml:space="preserve"> </w:t>
    </w:r>
    <w:bookmarkStart w:id="1941" w:name="_Toc490388359"/>
    <w:bookmarkStart w:id="1942" w:name="_Toc490993509"/>
    <w:r>
      <w:rPr>
        <w:rStyle w:val="PageNumber"/>
        <w:snapToGrid w:val="0"/>
      </w:rPr>
      <w:t xml:space="preserve"> </w:t>
    </w:r>
    <w:bookmarkEnd w:id="1941"/>
    <w:bookmarkEnd w:id="1942"/>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C0C" w:rsidRDefault="00C55A31">
    <w:pPr>
      <w:pStyle w:val="Footer"/>
      <w:framePr w:wrap="around" w:vAnchor="text" w:hAnchor="margin" w:xAlign="center" w:y="1"/>
      <w:rPr>
        <w:rStyle w:val="PageNumber"/>
      </w:rPr>
    </w:pPr>
    <w:r>
      <w:rPr>
        <w:rStyle w:val="PageNumber"/>
      </w:rPr>
      <w:fldChar w:fldCharType="begin"/>
    </w:r>
    <w:r w:rsidR="00756C0C">
      <w:rPr>
        <w:rStyle w:val="PageNumber"/>
      </w:rPr>
      <w:instrText xml:space="preserve">PAGE  </w:instrText>
    </w:r>
    <w:r>
      <w:rPr>
        <w:rStyle w:val="PageNumber"/>
      </w:rPr>
      <w:fldChar w:fldCharType="separate"/>
    </w:r>
    <w:r w:rsidR="00912590">
      <w:rPr>
        <w:rStyle w:val="PageNumber"/>
        <w:noProof/>
      </w:rPr>
      <w:t>2</w:t>
    </w:r>
    <w:r>
      <w:rPr>
        <w:rStyle w:val="PageNumber"/>
      </w:rPr>
      <w:fldChar w:fldCharType="end"/>
    </w:r>
  </w:p>
  <w:p w:rsidR="00756C0C" w:rsidRDefault="00756C0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E0D55" w:rsidRDefault="003E0D55">
      <w:r>
        <w:separator/>
      </w:r>
    </w:p>
  </w:footnote>
  <w:footnote w:type="continuationSeparator" w:id="0">
    <w:p w:rsidR="003E0D55" w:rsidRDefault="003E0D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C0C" w:rsidRDefault="00756C0C" w:rsidP="003A1F75">
    <w:pPr>
      <w:pStyle w:val="RFPHEADER"/>
    </w:pPr>
    <w:r>
      <w:t>NNG13451284R</w:t>
    </w:r>
  </w:p>
  <w:p w:rsidR="00756C0C" w:rsidRDefault="00756C0C">
    <w:pPr>
      <w:pStyle w:val="RFPHEADER"/>
      <w:rPr>
        <w:b w:val="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6C0C" w:rsidRDefault="00756C0C">
    <w:pPr>
      <w:pStyle w:val="RFPHEADER"/>
    </w:pPr>
    <w:r>
      <w:t>NNG13451284R</w:t>
    </w:r>
  </w:p>
  <w:p w:rsidR="00756C0C" w:rsidRDefault="00756C0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2"/>
    <w:multiLevelType w:val="singleLevel"/>
    <w:tmpl w:val="71AC3714"/>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00000006"/>
    <w:multiLevelType w:val="singleLevel"/>
    <w:tmpl w:val="00000000"/>
    <w:lvl w:ilvl="0">
      <w:start w:val="1"/>
      <w:numFmt w:val="decimal"/>
      <w:lvlText w:val="%1."/>
      <w:lvlJc w:val="left"/>
      <w:pPr>
        <w:tabs>
          <w:tab w:val="num" w:pos="2600"/>
        </w:tabs>
        <w:ind w:left="2600" w:hanging="360"/>
      </w:pPr>
      <w:rPr>
        <w:rFonts w:hint="default"/>
      </w:rPr>
    </w:lvl>
  </w:abstractNum>
  <w:abstractNum w:abstractNumId="2">
    <w:nsid w:val="007D58AD"/>
    <w:multiLevelType w:val="hybridMultilevel"/>
    <w:tmpl w:val="EECC8A3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0E8742F"/>
    <w:multiLevelType w:val="hybridMultilevel"/>
    <w:tmpl w:val="A7806854"/>
    <w:lvl w:ilvl="0" w:tplc="7772E684">
      <w:start w:val="1"/>
      <w:numFmt w:val="lowerRoman"/>
      <w:lvlText w:val="%1."/>
      <w:lvlJc w:val="right"/>
      <w:pPr>
        <w:tabs>
          <w:tab w:val="num" w:pos="2340"/>
        </w:tabs>
        <w:ind w:left="2340" w:hanging="180"/>
      </w:pPr>
      <w:rPr>
        <w:rFonts w:hint="default"/>
      </w:rPr>
    </w:lvl>
    <w:lvl w:ilvl="1" w:tplc="04090019">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4">
    <w:nsid w:val="015C67FA"/>
    <w:multiLevelType w:val="multilevel"/>
    <w:tmpl w:val="78A6D2D8"/>
    <w:lvl w:ilvl="0">
      <w:start w:val="6"/>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nsid w:val="01E60EFE"/>
    <w:multiLevelType w:val="hybridMultilevel"/>
    <w:tmpl w:val="41B65D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2202D93"/>
    <w:multiLevelType w:val="hybridMultilevel"/>
    <w:tmpl w:val="91944664"/>
    <w:lvl w:ilvl="0" w:tplc="5E8C9C4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29A7487"/>
    <w:multiLevelType w:val="multilevel"/>
    <w:tmpl w:val="62BEB1A8"/>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
    <w:nsid w:val="02E40836"/>
    <w:multiLevelType w:val="multilevel"/>
    <w:tmpl w:val="40847C72"/>
    <w:lvl w:ilvl="0">
      <w:start w:val="1"/>
      <w:numFmt w:val="lowerLetter"/>
      <w:lvlText w:val="%1."/>
      <w:lvlJc w:val="left"/>
      <w:pPr>
        <w:tabs>
          <w:tab w:val="num" w:pos="1080"/>
        </w:tabs>
        <w:ind w:left="108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03226DF9"/>
    <w:multiLevelType w:val="hybridMultilevel"/>
    <w:tmpl w:val="5854E478"/>
    <w:lvl w:ilvl="0" w:tplc="D5F818FC">
      <w:start w:val="1"/>
      <w:numFmt w:val="decimal"/>
      <w:lvlText w:val="%1."/>
      <w:lvlJc w:val="left"/>
      <w:pPr>
        <w:tabs>
          <w:tab w:val="num" w:pos="1440"/>
        </w:tabs>
        <w:ind w:left="1440" w:hanging="360"/>
      </w:pPr>
      <w:rPr>
        <w:rFonts w:hint="default"/>
      </w:rPr>
    </w:lvl>
    <w:lvl w:ilvl="1" w:tplc="C1543668" w:tentative="1">
      <w:start w:val="1"/>
      <w:numFmt w:val="lowerLetter"/>
      <w:lvlText w:val="%2."/>
      <w:lvlJc w:val="left"/>
      <w:pPr>
        <w:tabs>
          <w:tab w:val="num" w:pos="1440"/>
        </w:tabs>
        <w:ind w:left="1440" w:hanging="360"/>
      </w:pPr>
    </w:lvl>
    <w:lvl w:ilvl="2" w:tplc="BB6A487E" w:tentative="1">
      <w:start w:val="1"/>
      <w:numFmt w:val="lowerRoman"/>
      <w:lvlText w:val="%3."/>
      <w:lvlJc w:val="right"/>
      <w:pPr>
        <w:tabs>
          <w:tab w:val="num" w:pos="2160"/>
        </w:tabs>
        <w:ind w:left="2160" w:hanging="180"/>
      </w:pPr>
    </w:lvl>
    <w:lvl w:ilvl="3" w:tplc="72FA4C68" w:tentative="1">
      <w:start w:val="1"/>
      <w:numFmt w:val="decimal"/>
      <w:lvlText w:val="%4."/>
      <w:lvlJc w:val="left"/>
      <w:pPr>
        <w:tabs>
          <w:tab w:val="num" w:pos="2880"/>
        </w:tabs>
        <w:ind w:left="2880" w:hanging="360"/>
      </w:pPr>
    </w:lvl>
    <w:lvl w:ilvl="4" w:tplc="886E6DD0" w:tentative="1">
      <w:start w:val="1"/>
      <w:numFmt w:val="lowerLetter"/>
      <w:lvlText w:val="%5."/>
      <w:lvlJc w:val="left"/>
      <w:pPr>
        <w:tabs>
          <w:tab w:val="num" w:pos="3600"/>
        </w:tabs>
        <w:ind w:left="3600" w:hanging="360"/>
      </w:pPr>
    </w:lvl>
    <w:lvl w:ilvl="5" w:tplc="32D8FC42" w:tentative="1">
      <w:start w:val="1"/>
      <w:numFmt w:val="lowerRoman"/>
      <w:lvlText w:val="%6."/>
      <w:lvlJc w:val="right"/>
      <w:pPr>
        <w:tabs>
          <w:tab w:val="num" w:pos="4320"/>
        </w:tabs>
        <w:ind w:left="4320" w:hanging="180"/>
      </w:pPr>
    </w:lvl>
    <w:lvl w:ilvl="6" w:tplc="337213A0" w:tentative="1">
      <w:start w:val="1"/>
      <w:numFmt w:val="decimal"/>
      <w:lvlText w:val="%7."/>
      <w:lvlJc w:val="left"/>
      <w:pPr>
        <w:tabs>
          <w:tab w:val="num" w:pos="5040"/>
        </w:tabs>
        <w:ind w:left="5040" w:hanging="360"/>
      </w:pPr>
    </w:lvl>
    <w:lvl w:ilvl="7" w:tplc="2B6C14B8" w:tentative="1">
      <w:start w:val="1"/>
      <w:numFmt w:val="lowerLetter"/>
      <w:lvlText w:val="%8."/>
      <w:lvlJc w:val="left"/>
      <w:pPr>
        <w:tabs>
          <w:tab w:val="num" w:pos="5760"/>
        </w:tabs>
        <w:ind w:left="5760" w:hanging="360"/>
      </w:pPr>
    </w:lvl>
    <w:lvl w:ilvl="8" w:tplc="4074EEA2" w:tentative="1">
      <w:start w:val="1"/>
      <w:numFmt w:val="lowerRoman"/>
      <w:lvlText w:val="%9."/>
      <w:lvlJc w:val="right"/>
      <w:pPr>
        <w:tabs>
          <w:tab w:val="num" w:pos="6480"/>
        </w:tabs>
        <w:ind w:left="6480" w:hanging="180"/>
      </w:pPr>
    </w:lvl>
  </w:abstractNum>
  <w:abstractNum w:abstractNumId="10">
    <w:nsid w:val="032435E9"/>
    <w:multiLevelType w:val="multilevel"/>
    <w:tmpl w:val="0A606142"/>
    <w:lvl w:ilvl="0">
      <w:start w:val="1"/>
      <w:numFmt w:val="decimal"/>
      <w:lvlText w:val="%1."/>
      <w:lvlJc w:val="left"/>
      <w:pPr>
        <w:tabs>
          <w:tab w:val="num" w:pos="1440"/>
        </w:tabs>
        <w:ind w:left="1440" w:hanging="360"/>
      </w:pPr>
      <w:rPr>
        <w:rFonts w:hint="default"/>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
    <w:nsid w:val="0335466F"/>
    <w:multiLevelType w:val="hybridMultilevel"/>
    <w:tmpl w:val="C35C302E"/>
    <w:lvl w:ilvl="0" w:tplc="FFFFFFF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2">
    <w:nsid w:val="03840C1C"/>
    <w:multiLevelType w:val="hybridMultilevel"/>
    <w:tmpl w:val="66008236"/>
    <w:lvl w:ilvl="0" w:tplc="61A46B6E">
      <w:start w:val="1"/>
      <w:numFmt w:val="decimal"/>
      <w:lvlText w:val="%1."/>
      <w:lvlJc w:val="left"/>
      <w:pPr>
        <w:tabs>
          <w:tab w:val="num" w:pos="1440"/>
        </w:tabs>
        <w:ind w:left="1440" w:hanging="360"/>
      </w:pPr>
      <w:rPr>
        <w:rFonts w:hint="default"/>
        <w:sz w:val="20"/>
      </w:rPr>
    </w:lvl>
    <w:lvl w:ilvl="1" w:tplc="BF26A264" w:tentative="1">
      <w:start w:val="1"/>
      <w:numFmt w:val="lowerLetter"/>
      <w:lvlText w:val="%2."/>
      <w:lvlJc w:val="left"/>
      <w:pPr>
        <w:tabs>
          <w:tab w:val="num" w:pos="1440"/>
        </w:tabs>
        <w:ind w:left="1440" w:hanging="360"/>
      </w:pPr>
    </w:lvl>
    <w:lvl w:ilvl="2" w:tplc="88F80A9C" w:tentative="1">
      <w:start w:val="1"/>
      <w:numFmt w:val="lowerRoman"/>
      <w:lvlText w:val="%3."/>
      <w:lvlJc w:val="right"/>
      <w:pPr>
        <w:tabs>
          <w:tab w:val="num" w:pos="2160"/>
        </w:tabs>
        <w:ind w:left="2160" w:hanging="180"/>
      </w:pPr>
    </w:lvl>
    <w:lvl w:ilvl="3" w:tplc="57A6E990" w:tentative="1">
      <w:start w:val="1"/>
      <w:numFmt w:val="decimal"/>
      <w:lvlText w:val="%4."/>
      <w:lvlJc w:val="left"/>
      <w:pPr>
        <w:tabs>
          <w:tab w:val="num" w:pos="2880"/>
        </w:tabs>
        <w:ind w:left="2880" w:hanging="360"/>
      </w:pPr>
    </w:lvl>
    <w:lvl w:ilvl="4" w:tplc="D64A5EEE" w:tentative="1">
      <w:start w:val="1"/>
      <w:numFmt w:val="lowerLetter"/>
      <w:lvlText w:val="%5."/>
      <w:lvlJc w:val="left"/>
      <w:pPr>
        <w:tabs>
          <w:tab w:val="num" w:pos="3600"/>
        </w:tabs>
        <w:ind w:left="3600" w:hanging="360"/>
      </w:pPr>
    </w:lvl>
    <w:lvl w:ilvl="5" w:tplc="3BBCFF36" w:tentative="1">
      <w:start w:val="1"/>
      <w:numFmt w:val="lowerRoman"/>
      <w:lvlText w:val="%6."/>
      <w:lvlJc w:val="right"/>
      <w:pPr>
        <w:tabs>
          <w:tab w:val="num" w:pos="4320"/>
        </w:tabs>
        <w:ind w:left="4320" w:hanging="180"/>
      </w:pPr>
    </w:lvl>
    <w:lvl w:ilvl="6" w:tplc="86EEE4A6" w:tentative="1">
      <w:start w:val="1"/>
      <w:numFmt w:val="decimal"/>
      <w:lvlText w:val="%7."/>
      <w:lvlJc w:val="left"/>
      <w:pPr>
        <w:tabs>
          <w:tab w:val="num" w:pos="5040"/>
        </w:tabs>
        <w:ind w:left="5040" w:hanging="360"/>
      </w:pPr>
    </w:lvl>
    <w:lvl w:ilvl="7" w:tplc="4796A3D0" w:tentative="1">
      <w:start w:val="1"/>
      <w:numFmt w:val="lowerLetter"/>
      <w:lvlText w:val="%8."/>
      <w:lvlJc w:val="left"/>
      <w:pPr>
        <w:tabs>
          <w:tab w:val="num" w:pos="5760"/>
        </w:tabs>
        <w:ind w:left="5760" w:hanging="360"/>
      </w:pPr>
    </w:lvl>
    <w:lvl w:ilvl="8" w:tplc="EFE01EF8" w:tentative="1">
      <w:start w:val="1"/>
      <w:numFmt w:val="lowerRoman"/>
      <w:lvlText w:val="%9."/>
      <w:lvlJc w:val="right"/>
      <w:pPr>
        <w:tabs>
          <w:tab w:val="num" w:pos="6480"/>
        </w:tabs>
        <w:ind w:left="6480" w:hanging="180"/>
      </w:pPr>
    </w:lvl>
  </w:abstractNum>
  <w:abstractNum w:abstractNumId="13">
    <w:nsid w:val="03DB0AF8"/>
    <w:multiLevelType w:val="multilevel"/>
    <w:tmpl w:val="85348C5A"/>
    <w:lvl w:ilvl="0">
      <w:start w:val="1"/>
      <w:numFmt w:val="lowerLetter"/>
      <w:lvlText w:val="%1)"/>
      <w:lvlJc w:val="left"/>
      <w:pPr>
        <w:ind w:left="360" w:hanging="360"/>
      </w:pPr>
      <w:rPr>
        <w:rFonts w:cs="Times New Roman" w:hint="default"/>
      </w:rPr>
    </w:lvl>
    <w:lvl w:ilvl="1">
      <w:start w:val="4"/>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4">
    <w:nsid w:val="03DF3D57"/>
    <w:multiLevelType w:val="multilevel"/>
    <w:tmpl w:val="EDB84A4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340"/>
        </w:tabs>
        <w:ind w:left="2340" w:hanging="360"/>
      </w:pPr>
      <w:rPr>
        <w:rFonts w:hint="default"/>
        <w:b w:val="0"/>
        <w:i w:val="0"/>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nsid w:val="047957CD"/>
    <w:multiLevelType w:val="multilevel"/>
    <w:tmpl w:val="DBDC0450"/>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6">
    <w:nsid w:val="055D7EDF"/>
    <w:multiLevelType w:val="multilevel"/>
    <w:tmpl w:val="F93893E6"/>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nsid w:val="05B75C53"/>
    <w:multiLevelType w:val="multilevel"/>
    <w:tmpl w:val="85348C5A"/>
    <w:lvl w:ilvl="0">
      <w:start w:val="1"/>
      <w:numFmt w:val="lowerLetter"/>
      <w:lvlText w:val="%1)"/>
      <w:lvlJc w:val="left"/>
      <w:pPr>
        <w:ind w:left="360" w:hanging="360"/>
      </w:pPr>
      <w:rPr>
        <w:rFonts w:cs="Times New Roman" w:hint="default"/>
      </w:rPr>
    </w:lvl>
    <w:lvl w:ilvl="1">
      <w:start w:val="4"/>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8">
    <w:nsid w:val="05D84FDF"/>
    <w:multiLevelType w:val="multilevel"/>
    <w:tmpl w:val="EDB84A42"/>
    <w:lvl w:ilvl="0">
      <w:start w:val="1"/>
      <w:numFmt w:val="lowerLetter"/>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lowerLetter"/>
      <w:lvlText w:val="%3."/>
      <w:lvlJc w:val="left"/>
      <w:pPr>
        <w:tabs>
          <w:tab w:val="num" w:pos="2340"/>
        </w:tabs>
        <w:ind w:left="2340" w:hanging="360"/>
      </w:pPr>
      <w:rPr>
        <w:rFonts w:cs="Times New Roman" w:hint="default"/>
        <w:b w:val="0"/>
        <w:i w:val="0"/>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9">
    <w:nsid w:val="060A5FB4"/>
    <w:multiLevelType w:val="multilevel"/>
    <w:tmpl w:val="9DCE8D56"/>
    <w:lvl w:ilvl="0">
      <w:start w:val="1"/>
      <w:numFmt w:val="lowerLetter"/>
      <w:lvlText w:val="%1."/>
      <w:lvlJc w:val="left"/>
      <w:pPr>
        <w:tabs>
          <w:tab w:val="num" w:pos="1080"/>
        </w:tabs>
        <w:ind w:left="108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nsid w:val="06546517"/>
    <w:multiLevelType w:val="multilevel"/>
    <w:tmpl w:val="1A56C1D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
    <w:nsid w:val="065819CD"/>
    <w:multiLevelType w:val="multilevel"/>
    <w:tmpl w:val="2B8E5812"/>
    <w:lvl w:ilvl="0">
      <w:start w:val="1"/>
      <w:numFmt w:val="decimal"/>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080"/>
        </w:tabs>
        <w:ind w:left="1080" w:hanging="360"/>
      </w:pPr>
      <w:rPr>
        <w:rFonts w:hint="default"/>
      </w:rPr>
    </w:lvl>
    <w:lvl w:ilvl="3">
      <w:start w:val="1"/>
      <w:numFmt w:val="decimal"/>
      <w:lvlText w:val="%4."/>
      <w:lvlJc w:val="left"/>
      <w:pPr>
        <w:tabs>
          <w:tab w:val="num" w:pos="3240"/>
        </w:tabs>
        <w:ind w:left="3240" w:hanging="360"/>
      </w:pPr>
      <w:rPr>
        <w:rFonts w:hint="default"/>
      </w:r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2">
    <w:nsid w:val="06773EE5"/>
    <w:multiLevelType w:val="hybridMultilevel"/>
    <w:tmpl w:val="7EE6A9C2"/>
    <w:lvl w:ilvl="0" w:tplc="B080AB0C">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3">
    <w:nsid w:val="06826C27"/>
    <w:multiLevelType w:val="multilevel"/>
    <w:tmpl w:val="EAEC2264"/>
    <w:lvl w:ilvl="0">
      <w:start w:val="1"/>
      <w:numFmt w:val="decimal"/>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4">
    <w:nsid w:val="070D320E"/>
    <w:multiLevelType w:val="multilevel"/>
    <w:tmpl w:val="EBFCEA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nsid w:val="0751514D"/>
    <w:multiLevelType w:val="multilevel"/>
    <w:tmpl w:val="7F8EEE38"/>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0"/>
        </w:tabs>
        <w:ind w:left="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1440"/>
        </w:tabs>
        <w:ind w:left="1440" w:hanging="360"/>
      </w:pPr>
    </w:lvl>
    <w:lvl w:ilvl="4" w:tentative="1">
      <w:start w:val="1"/>
      <w:numFmt w:val="lowerLetter"/>
      <w:lvlText w:val="%5."/>
      <w:lvlJc w:val="left"/>
      <w:pPr>
        <w:tabs>
          <w:tab w:val="num" w:pos="2160"/>
        </w:tabs>
        <w:ind w:left="2160" w:hanging="360"/>
      </w:pPr>
    </w:lvl>
    <w:lvl w:ilvl="5" w:tentative="1">
      <w:start w:val="1"/>
      <w:numFmt w:val="lowerRoman"/>
      <w:lvlText w:val="%6."/>
      <w:lvlJc w:val="right"/>
      <w:pPr>
        <w:tabs>
          <w:tab w:val="num" w:pos="2880"/>
        </w:tabs>
        <w:ind w:left="2880" w:hanging="180"/>
      </w:pPr>
    </w:lvl>
    <w:lvl w:ilvl="6" w:tentative="1">
      <w:start w:val="1"/>
      <w:numFmt w:val="decimal"/>
      <w:lvlText w:val="%7."/>
      <w:lvlJc w:val="left"/>
      <w:pPr>
        <w:tabs>
          <w:tab w:val="num" w:pos="3600"/>
        </w:tabs>
        <w:ind w:left="3600" w:hanging="360"/>
      </w:pPr>
    </w:lvl>
    <w:lvl w:ilvl="7" w:tentative="1">
      <w:start w:val="1"/>
      <w:numFmt w:val="lowerLetter"/>
      <w:lvlText w:val="%8."/>
      <w:lvlJc w:val="left"/>
      <w:pPr>
        <w:tabs>
          <w:tab w:val="num" w:pos="4320"/>
        </w:tabs>
        <w:ind w:left="4320" w:hanging="360"/>
      </w:pPr>
    </w:lvl>
    <w:lvl w:ilvl="8" w:tentative="1">
      <w:start w:val="1"/>
      <w:numFmt w:val="lowerRoman"/>
      <w:lvlText w:val="%9."/>
      <w:lvlJc w:val="right"/>
      <w:pPr>
        <w:tabs>
          <w:tab w:val="num" w:pos="5040"/>
        </w:tabs>
        <w:ind w:left="5040" w:hanging="180"/>
      </w:pPr>
    </w:lvl>
  </w:abstractNum>
  <w:abstractNum w:abstractNumId="26">
    <w:nsid w:val="07F504AD"/>
    <w:multiLevelType w:val="hybridMultilevel"/>
    <w:tmpl w:val="F7B8F6B8"/>
    <w:lvl w:ilvl="0" w:tplc="FFFFFFFF">
      <w:start w:val="1"/>
      <w:numFmt w:val="decimal"/>
      <w:lvlText w:val="%1."/>
      <w:lvlJc w:val="left"/>
      <w:pPr>
        <w:tabs>
          <w:tab w:val="num" w:pos="2520"/>
        </w:tabs>
        <w:ind w:left="2520" w:hanging="360"/>
      </w:pPr>
      <w:rPr>
        <w:rFonts w:hint="default"/>
      </w:rPr>
    </w:lvl>
    <w:lvl w:ilvl="1" w:tplc="FFFFFFFF">
      <w:start w:val="1"/>
      <w:numFmt w:val="decimal"/>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nsid w:val="0807258B"/>
    <w:multiLevelType w:val="multilevel"/>
    <w:tmpl w:val="1B665E8C"/>
    <w:lvl w:ilvl="0">
      <w:start w:val="1"/>
      <w:numFmt w:val="lowerLetter"/>
      <w:lvlText w:val="%1."/>
      <w:lvlJc w:val="left"/>
      <w:pPr>
        <w:tabs>
          <w:tab w:val="num" w:pos="2520"/>
        </w:tabs>
        <w:ind w:left="25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nsid w:val="08351A7C"/>
    <w:multiLevelType w:val="hybridMultilevel"/>
    <w:tmpl w:val="C99888E6"/>
    <w:lvl w:ilvl="0" w:tplc="04090019">
      <w:start w:val="1"/>
      <w:numFmt w:val="lowerLetter"/>
      <w:lvlText w:val="%1."/>
      <w:lvlJc w:val="left"/>
      <w:pPr>
        <w:tabs>
          <w:tab w:val="num" w:pos="1080"/>
        </w:tabs>
        <w:ind w:left="1080" w:hanging="360"/>
      </w:pPr>
    </w:lvl>
    <w:lvl w:ilvl="1" w:tplc="0409000F">
      <w:start w:val="1"/>
      <w:numFmt w:val="decimal"/>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08500B98"/>
    <w:multiLevelType w:val="multilevel"/>
    <w:tmpl w:val="CE8EC580"/>
    <w:lvl w:ilvl="0">
      <w:start w:val="1"/>
      <w:numFmt w:val="decimal"/>
      <w:lvlText w:val="%1."/>
      <w:lvlJc w:val="left"/>
      <w:pPr>
        <w:tabs>
          <w:tab w:val="num" w:pos="1440"/>
        </w:tabs>
        <w:ind w:left="1440" w:hanging="360"/>
      </w:pPr>
    </w:lvl>
    <w:lvl w:ilvl="1">
      <w:start w:val="1"/>
      <w:numFmt w:val="decimal"/>
      <w:isLgl/>
      <w:lvlText w:val="%1.%2."/>
      <w:lvlJc w:val="left"/>
      <w:pPr>
        <w:tabs>
          <w:tab w:val="num" w:pos="1800"/>
        </w:tabs>
        <w:ind w:left="1800" w:hanging="720"/>
      </w:pPr>
      <w:rPr>
        <w:rFonts w:hint="default"/>
      </w:rPr>
    </w:lvl>
    <w:lvl w:ilvl="2">
      <w:start w:val="1"/>
      <w:numFmt w:val="decimal"/>
      <w:isLgl/>
      <w:lvlText w:val="%1.%2.%3."/>
      <w:lvlJc w:val="left"/>
      <w:pPr>
        <w:tabs>
          <w:tab w:val="num" w:pos="1800"/>
        </w:tabs>
        <w:ind w:left="1800" w:hanging="720"/>
      </w:pPr>
      <w:rPr>
        <w:rFonts w:hint="default"/>
      </w:rPr>
    </w:lvl>
    <w:lvl w:ilvl="3">
      <w:start w:val="4"/>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160"/>
        </w:tabs>
        <w:ind w:left="2160" w:hanging="108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520"/>
        </w:tabs>
        <w:ind w:left="2520" w:hanging="144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30">
    <w:nsid w:val="08F07E52"/>
    <w:multiLevelType w:val="multilevel"/>
    <w:tmpl w:val="DBDC0450"/>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1">
    <w:nsid w:val="0936154E"/>
    <w:multiLevelType w:val="multilevel"/>
    <w:tmpl w:val="F0185230"/>
    <w:lvl w:ilvl="0">
      <w:start w:val="1"/>
      <w:numFmt w:val="lowerLetter"/>
      <w:lvlText w:val="%1."/>
      <w:lvlJc w:val="left"/>
      <w:pPr>
        <w:tabs>
          <w:tab w:val="num" w:pos="2160"/>
        </w:tabs>
        <w:ind w:left="2160" w:hanging="360"/>
      </w:pPr>
    </w:lvl>
    <w:lvl w:ilvl="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32">
    <w:nsid w:val="093A28B3"/>
    <w:multiLevelType w:val="multilevel"/>
    <w:tmpl w:val="18AA71BE"/>
    <w:lvl w:ilvl="0">
      <w:start w:val="1"/>
      <w:numFmt w:val="decimal"/>
      <w:lvlText w:val="%1."/>
      <w:lvlJc w:val="left"/>
      <w:pPr>
        <w:tabs>
          <w:tab w:val="num" w:pos="1440"/>
        </w:tabs>
        <w:ind w:left="1440" w:hanging="360"/>
      </w:pPr>
      <w:rPr>
        <w:rFonts w:hint="default"/>
        <w:sz w:val="20"/>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3">
    <w:nsid w:val="099B2682"/>
    <w:multiLevelType w:val="multilevel"/>
    <w:tmpl w:val="E4D44C44"/>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4">
    <w:nsid w:val="09CA3A5D"/>
    <w:multiLevelType w:val="multilevel"/>
    <w:tmpl w:val="7DC0D3F6"/>
    <w:lvl w:ilvl="0">
      <w:start w:val="1"/>
      <w:numFmt w:val="decimal"/>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5">
    <w:nsid w:val="09FD6207"/>
    <w:multiLevelType w:val="multilevel"/>
    <w:tmpl w:val="E03636E4"/>
    <w:lvl w:ilvl="0">
      <w:start w:val="1"/>
      <w:numFmt w:val="lowerLetter"/>
      <w:lvlText w:val="%1."/>
      <w:lvlJc w:val="left"/>
      <w:pPr>
        <w:tabs>
          <w:tab w:val="num" w:pos="1080"/>
        </w:tabs>
        <w:ind w:left="1080" w:hanging="360"/>
      </w:pPr>
      <w:rPr>
        <w:rFonts w:hint="default"/>
        <w:b w:val="0"/>
        <w:i w:val="0"/>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
    <w:nsid w:val="0A1442AC"/>
    <w:multiLevelType w:val="multilevel"/>
    <w:tmpl w:val="7B8C37C2"/>
    <w:lvl w:ilvl="0">
      <w:start w:val="1"/>
      <w:numFmt w:val="lowerLetter"/>
      <w:lvlText w:val="%1."/>
      <w:lvlJc w:val="left"/>
      <w:pPr>
        <w:tabs>
          <w:tab w:val="num" w:pos="1080"/>
        </w:tabs>
        <w:ind w:left="1080" w:hanging="360"/>
      </w:pPr>
      <w:rPr>
        <w:b w:val="0"/>
      </w:rPr>
    </w:lvl>
    <w:lvl w:ilvl="1">
      <w:start w:val="1"/>
      <w:numFmt w:val="decimal"/>
      <w:lvlText w:val="%2."/>
      <w:lvlJc w:val="left"/>
      <w:pPr>
        <w:tabs>
          <w:tab w:val="num" w:pos="1800"/>
        </w:tabs>
        <w:ind w:left="1800" w:hanging="360"/>
      </w:pPr>
      <w:rPr>
        <w:rFonts w:hint="default"/>
      </w:rPr>
    </w:lvl>
    <w:lvl w:ilvl="2">
      <w:start w:val="1"/>
      <w:numFmt w:val="lowerLetter"/>
      <w:lvlText w:val="%3."/>
      <w:lvlJc w:val="left"/>
      <w:pPr>
        <w:tabs>
          <w:tab w:val="num" w:pos="2700"/>
        </w:tabs>
        <w:ind w:left="2700" w:hanging="36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7">
    <w:nsid w:val="0A1F78DC"/>
    <w:multiLevelType w:val="hybridMultilevel"/>
    <w:tmpl w:val="B2C84856"/>
    <w:lvl w:ilvl="0" w:tplc="A0C40E7C">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0AB319E6"/>
    <w:multiLevelType w:val="multilevel"/>
    <w:tmpl w:val="6CD6AD96"/>
    <w:lvl w:ilvl="0">
      <w:start w:val="1"/>
      <w:numFmt w:val="decimal"/>
      <w:lvlText w:val="%1."/>
      <w:lvlJc w:val="left"/>
      <w:pPr>
        <w:tabs>
          <w:tab w:val="num" w:pos="1080"/>
        </w:tabs>
        <w:ind w:left="1080" w:hanging="360"/>
      </w:pPr>
    </w:lvl>
    <w:lvl w:ilvl="1">
      <w:start w:val="1"/>
      <w:numFmt w:val="lowerLetter"/>
      <w:lvlText w:val="%2."/>
      <w:lvlJc w:val="left"/>
      <w:pPr>
        <w:tabs>
          <w:tab w:val="num" w:pos="1080"/>
        </w:tabs>
        <w:ind w:left="1080" w:hanging="360"/>
      </w:pPr>
      <w:rPr>
        <w:rFonts w:hint="default"/>
        <w:b w:val="0"/>
        <w:i w:val="0"/>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9">
    <w:nsid w:val="0B6F5E28"/>
    <w:multiLevelType w:val="multilevel"/>
    <w:tmpl w:val="EBB41F6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40">
    <w:nsid w:val="0BFC7A86"/>
    <w:multiLevelType w:val="multilevel"/>
    <w:tmpl w:val="234C9D64"/>
    <w:lvl w:ilvl="0">
      <w:start w:val="1"/>
      <w:numFmt w:val="lowerLetter"/>
      <w:lvlText w:val="%1."/>
      <w:lvlJc w:val="left"/>
      <w:pPr>
        <w:tabs>
          <w:tab w:val="num" w:pos="1080"/>
        </w:tabs>
        <w:ind w:left="1080" w:hanging="360"/>
      </w:pPr>
      <w:rPr>
        <w:rFonts w:cs="Times New Roman"/>
      </w:rPr>
    </w:lvl>
    <w:lvl w:ilvl="1">
      <w:start w:val="1"/>
      <w:numFmt w:val="decimal"/>
      <w:lvlText w:val="%2."/>
      <w:lvlJc w:val="left"/>
      <w:pPr>
        <w:tabs>
          <w:tab w:val="num" w:pos="1800"/>
        </w:tabs>
        <w:ind w:left="1800" w:hanging="360"/>
      </w:pPr>
      <w:rPr>
        <w:rFonts w:cs="Times New Roman" w:hint="default"/>
      </w:rPr>
    </w:lvl>
    <w:lvl w:ilvl="2">
      <w:start w:val="1"/>
      <w:numFmt w:val="lowerLetter"/>
      <w:lvlText w:val="%3."/>
      <w:lvlJc w:val="left"/>
      <w:pPr>
        <w:tabs>
          <w:tab w:val="num" w:pos="2700"/>
        </w:tabs>
        <w:ind w:left="2700" w:hanging="360"/>
      </w:pPr>
      <w:rPr>
        <w:rFonts w:cs="Times New Roman"/>
      </w:rPr>
    </w:lvl>
    <w:lvl w:ilvl="3">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41">
    <w:nsid w:val="0C885EFE"/>
    <w:multiLevelType w:val="multilevel"/>
    <w:tmpl w:val="18EED11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rPr>
        <w:rFonts w:hint="default"/>
      </w:r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42">
    <w:nsid w:val="0CCA4141"/>
    <w:multiLevelType w:val="multilevel"/>
    <w:tmpl w:val="4536B226"/>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3">
    <w:nsid w:val="0CE4373E"/>
    <w:multiLevelType w:val="hybridMultilevel"/>
    <w:tmpl w:val="19681D08"/>
    <w:lvl w:ilvl="0" w:tplc="B080AB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0CEC75A4"/>
    <w:multiLevelType w:val="multilevel"/>
    <w:tmpl w:val="B22A7A14"/>
    <w:lvl w:ilvl="0">
      <w:start w:val="1"/>
      <w:numFmt w:val="lowerLetter"/>
      <w:lvlText w:val="%1."/>
      <w:lvlJc w:val="left"/>
      <w:pPr>
        <w:tabs>
          <w:tab w:val="num" w:pos="1080"/>
        </w:tabs>
        <w:ind w:left="1080" w:hanging="360"/>
      </w:pPr>
      <w:rPr>
        <w:rFonts w:hint="default"/>
        <w:b w:val="0"/>
        <w:i w:val="0"/>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5">
    <w:nsid w:val="0D43655B"/>
    <w:multiLevelType w:val="hybridMultilevel"/>
    <w:tmpl w:val="1BBA10A0"/>
    <w:lvl w:ilvl="0" w:tplc="C41E598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0DDE2112"/>
    <w:multiLevelType w:val="multilevel"/>
    <w:tmpl w:val="CDEECCBC"/>
    <w:lvl w:ilvl="0">
      <w:start w:val="1"/>
      <w:numFmt w:val="lowerLetter"/>
      <w:lvlText w:val="%1."/>
      <w:lvlJc w:val="left"/>
      <w:pPr>
        <w:tabs>
          <w:tab w:val="num" w:pos="1080"/>
        </w:tabs>
        <w:ind w:left="1080" w:hanging="360"/>
      </w:pPr>
      <w:rPr>
        <w:rFonts w:hint="default"/>
        <w:b w:val="0"/>
        <w:i w:val="0"/>
      </w:rPr>
    </w:lvl>
    <w:lvl w:ilvl="1">
      <w:start w:val="1"/>
      <w:numFmt w:val="decimal"/>
      <w:lvlText w:val="%2."/>
      <w:lvlJc w:val="left"/>
      <w:pPr>
        <w:tabs>
          <w:tab w:val="num" w:pos="1440"/>
        </w:tabs>
        <w:ind w:left="1440" w:hanging="360"/>
      </w:pPr>
      <w:rPr>
        <w:rFonts w:hint="default"/>
        <w:b w:val="0"/>
        <w:i w:val="0"/>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7">
    <w:nsid w:val="0E272832"/>
    <w:multiLevelType w:val="hybridMultilevel"/>
    <w:tmpl w:val="A1A4BA9A"/>
    <w:lvl w:ilvl="0" w:tplc="8B38439A">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8">
    <w:nsid w:val="0E7B3BA9"/>
    <w:multiLevelType w:val="multilevel"/>
    <w:tmpl w:val="FEE2D4CC"/>
    <w:lvl w:ilvl="0">
      <w:start w:val="1"/>
      <w:numFmt w:val="bullet"/>
      <w:lvlText w:val=""/>
      <w:lvlJc w:val="left"/>
      <w:pPr>
        <w:tabs>
          <w:tab w:val="num" w:pos="1440"/>
        </w:tabs>
        <w:ind w:left="1440" w:hanging="360"/>
      </w:pPr>
      <w:rPr>
        <w:rFonts w:ascii="Symbol" w:hAnsi="Symbol"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49">
    <w:nsid w:val="0E7C7083"/>
    <w:multiLevelType w:val="multilevel"/>
    <w:tmpl w:val="5108FF56"/>
    <w:lvl w:ilvl="0">
      <w:start w:val="1"/>
      <w:numFmt w:val="lowerLetter"/>
      <w:lvlText w:val="%1."/>
      <w:lvlJc w:val="left"/>
      <w:pPr>
        <w:tabs>
          <w:tab w:val="num" w:pos="1080"/>
        </w:tabs>
        <w:ind w:left="1080" w:hanging="360"/>
      </w:pPr>
      <w:rPr>
        <w:rFonts w:cs="Times New Roman" w:hint="default"/>
      </w:rPr>
    </w:lvl>
    <w:lvl w:ilvl="1">
      <w:start w:val="1"/>
      <w:numFmt w:val="decimal"/>
      <w:lvlText w:val="%2."/>
      <w:lvlJc w:val="left"/>
      <w:pPr>
        <w:tabs>
          <w:tab w:val="num" w:pos="1800"/>
        </w:tabs>
        <w:ind w:left="1800" w:hanging="360"/>
      </w:pPr>
      <w:rPr>
        <w:rFonts w:cs="Times New Roman" w:hint="default"/>
      </w:rPr>
    </w:lvl>
    <w:lvl w:ilvl="2">
      <w:start w:val="1"/>
      <w:numFmt w:val="lowerRoman"/>
      <w:lvlText w:val="%3."/>
      <w:lvlJc w:val="right"/>
      <w:pPr>
        <w:tabs>
          <w:tab w:val="num" w:pos="2520"/>
        </w:tabs>
        <w:ind w:left="2520" w:hanging="180"/>
      </w:pPr>
      <w:rPr>
        <w:rFonts w:cs="Times New Roman" w:hint="default"/>
      </w:rPr>
    </w:lvl>
    <w:lvl w:ilvl="3">
      <w:start w:val="1"/>
      <w:numFmt w:val="decimal"/>
      <w:lvlText w:val="%4."/>
      <w:lvlJc w:val="left"/>
      <w:pPr>
        <w:tabs>
          <w:tab w:val="num" w:pos="3240"/>
        </w:tabs>
        <w:ind w:left="3240" w:hanging="36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50">
    <w:nsid w:val="0E9A6BC6"/>
    <w:multiLevelType w:val="singleLevel"/>
    <w:tmpl w:val="0409000F"/>
    <w:lvl w:ilvl="0">
      <w:start w:val="1"/>
      <w:numFmt w:val="decimal"/>
      <w:lvlText w:val="%1."/>
      <w:lvlJc w:val="left"/>
      <w:pPr>
        <w:tabs>
          <w:tab w:val="num" w:pos="360"/>
        </w:tabs>
        <w:ind w:left="360" w:hanging="360"/>
      </w:pPr>
    </w:lvl>
  </w:abstractNum>
  <w:abstractNum w:abstractNumId="51">
    <w:nsid w:val="0EC96FC0"/>
    <w:multiLevelType w:val="hybridMultilevel"/>
    <w:tmpl w:val="AE267A40"/>
    <w:lvl w:ilvl="0" w:tplc="B080AB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0EFB55A5"/>
    <w:multiLevelType w:val="hybridMultilevel"/>
    <w:tmpl w:val="A10CBAA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53">
    <w:nsid w:val="109E2C6A"/>
    <w:multiLevelType w:val="multilevel"/>
    <w:tmpl w:val="BF8C0E4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54">
    <w:nsid w:val="10A11670"/>
    <w:multiLevelType w:val="hybridMultilevel"/>
    <w:tmpl w:val="E6AC142E"/>
    <w:lvl w:ilvl="0" w:tplc="C6DED1B6">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5">
    <w:nsid w:val="11745199"/>
    <w:multiLevelType w:val="multilevel"/>
    <w:tmpl w:val="710EB436"/>
    <w:lvl w:ilvl="0">
      <w:start w:val="3"/>
      <w:numFmt w:val="decimal"/>
      <w:lvlText w:val="%1)"/>
      <w:lvlJc w:val="left"/>
      <w:pPr>
        <w:ind w:left="360" w:hanging="360"/>
      </w:pPr>
      <w:rPr>
        <w:rFonts w:cs="Times New Roman" w:hint="default"/>
      </w:rPr>
    </w:lvl>
    <w:lvl w:ilvl="1">
      <w:start w:val="8"/>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56">
    <w:nsid w:val="11A52696"/>
    <w:multiLevelType w:val="multilevel"/>
    <w:tmpl w:val="178A4CF4"/>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57">
    <w:nsid w:val="11E1197A"/>
    <w:multiLevelType w:val="singleLevel"/>
    <w:tmpl w:val="2E1C3822"/>
    <w:lvl w:ilvl="0">
      <w:start w:val="1"/>
      <w:numFmt w:val="lowerLetter"/>
      <w:lvlText w:val="%1."/>
      <w:lvlJc w:val="left"/>
      <w:pPr>
        <w:tabs>
          <w:tab w:val="num" w:pos="1800"/>
        </w:tabs>
        <w:ind w:left="1800" w:hanging="360"/>
      </w:pPr>
      <w:rPr>
        <w:rFonts w:hint="default"/>
      </w:rPr>
    </w:lvl>
  </w:abstractNum>
  <w:abstractNum w:abstractNumId="58">
    <w:nsid w:val="12487B6B"/>
    <w:multiLevelType w:val="multilevel"/>
    <w:tmpl w:val="FF0AAE94"/>
    <w:lvl w:ilvl="0">
      <w:start w:val="1"/>
      <w:numFmt w:val="decimal"/>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rPr>
        <w:rFonts w:cs="Times New Roman" w:hint="default"/>
      </w:rPr>
    </w:lvl>
    <w:lvl w:ilvl="2">
      <w:start w:val="1"/>
      <w:numFmt w:val="bullet"/>
      <w:lvlText w:val="-"/>
      <w:lvlJc w:val="left"/>
      <w:pPr>
        <w:tabs>
          <w:tab w:val="num" w:pos="2700"/>
        </w:tabs>
        <w:ind w:left="2700" w:hanging="360"/>
      </w:pPr>
      <w:rPr>
        <w:rFonts w:ascii="Times New Roman" w:eastAsia="MS Mincho" w:hAnsi="Times New Roman" w:hint="default"/>
      </w:rPr>
    </w:lvl>
    <w:lvl w:ilvl="3">
      <w:start w:val="1"/>
      <w:numFmt w:val="decimal"/>
      <w:lvlText w:val="%4."/>
      <w:lvlJc w:val="left"/>
      <w:pPr>
        <w:tabs>
          <w:tab w:val="num" w:pos="3240"/>
        </w:tabs>
        <w:ind w:left="3240" w:hanging="36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59">
    <w:nsid w:val="1253376D"/>
    <w:multiLevelType w:val="multilevel"/>
    <w:tmpl w:val="3DA68B62"/>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0">
    <w:nsid w:val="12FA4460"/>
    <w:multiLevelType w:val="multilevel"/>
    <w:tmpl w:val="461ADBB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1">
    <w:nsid w:val="13043376"/>
    <w:multiLevelType w:val="multilevel"/>
    <w:tmpl w:val="CDE8B3FC"/>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62">
    <w:nsid w:val="13072ED6"/>
    <w:multiLevelType w:val="multilevel"/>
    <w:tmpl w:val="D4C2CD8C"/>
    <w:lvl w:ilvl="0">
      <w:start w:val="6"/>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63">
    <w:nsid w:val="130E3046"/>
    <w:multiLevelType w:val="multilevel"/>
    <w:tmpl w:val="4F80620A"/>
    <w:lvl w:ilvl="0">
      <w:start w:val="1"/>
      <w:numFmt w:val="decimal"/>
      <w:lvlText w:val="%1."/>
      <w:lvlJc w:val="left"/>
      <w:pPr>
        <w:tabs>
          <w:tab w:val="num" w:pos="1440"/>
        </w:tabs>
        <w:ind w:left="1440" w:hanging="360"/>
      </w:pPr>
      <w:rPr>
        <w:rFonts w:hint="default"/>
      </w:r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64">
    <w:nsid w:val="13362B13"/>
    <w:multiLevelType w:val="multilevel"/>
    <w:tmpl w:val="64D6D838"/>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65">
    <w:nsid w:val="137E016E"/>
    <w:multiLevelType w:val="multilevel"/>
    <w:tmpl w:val="F6B41304"/>
    <w:lvl w:ilvl="0">
      <w:start w:val="1"/>
      <w:numFmt w:val="lowerLetter"/>
      <w:lvlText w:val="%1."/>
      <w:lvlJc w:val="left"/>
      <w:pPr>
        <w:tabs>
          <w:tab w:val="num" w:pos="1080"/>
        </w:tabs>
        <w:ind w:left="1080" w:hanging="360"/>
      </w:pPr>
      <w:rPr>
        <w:rFonts w:cs="Times New Roman" w:hint="default"/>
      </w:rPr>
    </w:lvl>
    <w:lvl w:ilvl="1">
      <w:start w:val="1"/>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66">
    <w:nsid w:val="13A977C0"/>
    <w:multiLevelType w:val="multilevel"/>
    <w:tmpl w:val="AE2C7782"/>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rPr>
        <w:rFonts w:hint="default"/>
      </w:r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67">
    <w:nsid w:val="13E84F4B"/>
    <w:multiLevelType w:val="hybridMultilevel"/>
    <w:tmpl w:val="641AC454"/>
    <w:lvl w:ilvl="0" w:tplc="B2E8EB3E">
      <w:start w:val="1"/>
      <w:numFmt w:val="lowerLetter"/>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nsid w:val="140530A9"/>
    <w:multiLevelType w:val="multilevel"/>
    <w:tmpl w:val="E9087E1A"/>
    <w:lvl w:ilvl="0">
      <w:start w:val="1"/>
      <w:numFmt w:val="lowerLetter"/>
      <w:lvlText w:val="%1."/>
      <w:lvlJc w:val="left"/>
      <w:pPr>
        <w:tabs>
          <w:tab w:val="num" w:pos="1080"/>
        </w:tabs>
        <w:ind w:left="108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9">
    <w:nsid w:val="14524932"/>
    <w:multiLevelType w:val="multilevel"/>
    <w:tmpl w:val="6F9406E2"/>
    <w:lvl w:ilvl="0">
      <w:start w:val="1"/>
      <w:numFmt w:val="lowerLetter"/>
      <w:lvlText w:val="%1."/>
      <w:lvlJc w:val="left"/>
      <w:pPr>
        <w:tabs>
          <w:tab w:val="num" w:pos="1080"/>
        </w:tabs>
        <w:ind w:left="1080" w:hanging="360"/>
      </w:pPr>
      <w:rPr>
        <w:rFonts w:hint="default"/>
        <w:b w:val="0"/>
        <w:i w:val="0"/>
      </w:rPr>
    </w:lvl>
    <w:lvl w:ilvl="1">
      <w:start w:val="1"/>
      <w:numFmt w:val="decimal"/>
      <w:lvlText w:val="%2."/>
      <w:lvlJc w:val="left"/>
      <w:pPr>
        <w:tabs>
          <w:tab w:val="num" w:pos="1440"/>
        </w:tabs>
        <w:ind w:left="1440" w:hanging="360"/>
      </w:pPr>
      <w:rPr>
        <w:rFonts w:hint="default"/>
        <w:sz w:val="2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0">
    <w:nsid w:val="148A30C5"/>
    <w:multiLevelType w:val="multilevel"/>
    <w:tmpl w:val="4F304B62"/>
    <w:lvl w:ilvl="0">
      <w:start w:val="1"/>
      <w:numFmt w:val="lowerLetter"/>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71">
    <w:nsid w:val="14E00F82"/>
    <w:multiLevelType w:val="hybridMultilevel"/>
    <w:tmpl w:val="3C10C012"/>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79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72">
    <w:nsid w:val="152F5EFE"/>
    <w:multiLevelType w:val="multilevel"/>
    <w:tmpl w:val="EF180674"/>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73">
    <w:nsid w:val="155043BA"/>
    <w:multiLevelType w:val="multilevel"/>
    <w:tmpl w:val="F690774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b w:val="0"/>
        <w:i w:val="0"/>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4">
    <w:nsid w:val="1564482B"/>
    <w:multiLevelType w:val="hybridMultilevel"/>
    <w:tmpl w:val="94D07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nsid w:val="1592448C"/>
    <w:multiLevelType w:val="multilevel"/>
    <w:tmpl w:val="C1AECA3A"/>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76">
    <w:nsid w:val="15B035D2"/>
    <w:multiLevelType w:val="multilevel"/>
    <w:tmpl w:val="0810B0CC"/>
    <w:lvl w:ilvl="0">
      <w:start w:val="1"/>
      <w:numFmt w:val="decimal"/>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77">
    <w:nsid w:val="16543757"/>
    <w:multiLevelType w:val="multilevel"/>
    <w:tmpl w:val="785CE9DA"/>
    <w:lvl w:ilvl="0">
      <w:start w:val="1"/>
      <w:numFmt w:val="lowerLetter"/>
      <w:lvlText w:val="%1."/>
      <w:lvlJc w:val="left"/>
      <w:pPr>
        <w:tabs>
          <w:tab w:val="num" w:pos="1080"/>
        </w:tabs>
        <w:ind w:left="1080" w:hanging="360"/>
      </w:pPr>
    </w:lvl>
    <w:lvl w:ilvl="1">
      <w:start w:val="1"/>
      <w:numFmt w:val="bullet"/>
      <w:lvlText w:val="-"/>
      <w:lvlJc w:val="left"/>
      <w:pPr>
        <w:ind w:left="1800" w:hanging="360"/>
      </w:pPr>
      <w:rPr>
        <w:rFonts w:ascii="Times New Roman" w:eastAsia="Times New Roman" w:hAnsi="Times New Roman" w:cs="Times New Roman"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78">
    <w:nsid w:val="165C011E"/>
    <w:multiLevelType w:val="multilevel"/>
    <w:tmpl w:val="32369148"/>
    <w:lvl w:ilvl="0">
      <w:start w:val="1"/>
      <w:numFmt w:val="lowerRoman"/>
      <w:lvlText w:val="%1."/>
      <w:lvlJc w:val="left"/>
      <w:pPr>
        <w:tabs>
          <w:tab w:val="num" w:pos="1800"/>
        </w:tabs>
        <w:ind w:left="1800" w:hanging="360"/>
      </w:pPr>
      <w:rPr>
        <w:rFonts w:cs="Times New Roman" w:hint="default"/>
      </w:rPr>
    </w:lvl>
    <w:lvl w:ilvl="1">
      <w:start w:val="1"/>
      <w:numFmt w:val="decimal"/>
      <w:lvlText w:val="%2."/>
      <w:lvlJc w:val="left"/>
      <w:pPr>
        <w:tabs>
          <w:tab w:val="num" w:pos="2520"/>
        </w:tabs>
        <w:ind w:left="2520" w:hanging="360"/>
      </w:pPr>
      <w:rPr>
        <w:rFonts w:cs="Times New Roman" w:hint="default"/>
      </w:rPr>
    </w:lvl>
    <w:lvl w:ilvl="2">
      <w:start w:val="1"/>
      <w:numFmt w:val="lowerRoman"/>
      <w:lvlText w:val="%3."/>
      <w:lvlJc w:val="right"/>
      <w:pPr>
        <w:tabs>
          <w:tab w:val="num" w:pos="3240"/>
        </w:tabs>
        <w:ind w:left="3240" w:hanging="180"/>
      </w:pPr>
      <w:rPr>
        <w:rFonts w:cs="Times New Roman" w:hint="default"/>
      </w:rPr>
    </w:lvl>
    <w:lvl w:ilvl="3">
      <w:start w:val="1"/>
      <w:numFmt w:val="decimal"/>
      <w:lvlText w:val="%4."/>
      <w:lvlJc w:val="left"/>
      <w:pPr>
        <w:tabs>
          <w:tab w:val="num" w:pos="3960"/>
        </w:tabs>
        <w:ind w:left="3960" w:hanging="360"/>
      </w:pPr>
      <w:rPr>
        <w:rFonts w:cs="Times New Roman" w:hint="default"/>
      </w:rPr>
    </w:lvl>
    <w:lvl w:ilvl="4">
      <w:start w:val="1"/>
      <w:numFmt w:val="lowerRoman"/>
      <w:lvlText w:val="%5."/>
      <w:lvlJc w:val="left"/>
      <w:pPr>
        <w:tabs>
          <w:tab w:val="num" w:pos="4680"/>
        </w:tabs>
        <w:ind w:left="4680" w:hanging="360"/>
      </w:pPr>
      <w:rPr>
        <w:rFonts w:cs="Times New Roman" w:hint="default"/>
      </w:rPr>
    </w:lvl>
    <w:lvl w:ilvl="5">
      <w:start w:val="1"/>
      <w:numFmt w:val="lowerRoman"/>
      <w:lvlText w:val="%6."/>
      <w:lvlJc w:val="right"/>
      <w:pPr>
        <w:tabs>
          <w:tab w:val="num" w:pos="5400"/>
        </w:tabs>
        <w:ind w:left="5400" w:hanging="180"/>
      </w:pPr>
      <w:rPr>
        <w:rFonts w:cs="Times New Roman" w:hint="default"/>
      </w:rPr>
    </w:lvl>
    <w:lvl w:ilvl="6">
      <w:start w:val="1"/>
      <w:numFmt w:val="decimal"/>
      <w:lvlText w:val="%7."/>
      <w:lvlJc w:val="left"/>
      <w:pPr>
        <w:tabs>
          <w:tab w:val="num" w:pos="6120"/>
        </w:tabs>
        <w:ind w:left="6120" w:hanging="360"/>
      </w:pPr>
      <w:rPr>
        <w:rFonts w:cs="Times New Roman" w:hint="default"/>
      </w:rPr>
    </w:lvl>
    <w:lvl w:ilvl="7">
      <w:start w:val="1"/>
      <w:numFmt w:val="lowerLetter"/>
      <w:lvlText w:val="%8."/>
      <w:lvlJc w:val="left"/>
      <w:pPr>
        <w:tabs>
          <w:tab w:val="num" w:pos="6840"/>
        </w:tabs>
        <w:ind w:left="6840" w:hanging="360"/>
      </w:pPr>
      <w:rPr>
        <w:rFonts w:cs="Times New Roman" w:hint="default"/>
      </w:rPr>
    </w:lvl>
    <w:lvl w:ilvl="8">
      <w:start w:val="1"/>
      <w:numFmt w:val="lowerRoman"/>
      <w:lvlText w:val="%9."/>
      <w:lvlJc w:val="right"/>
      <w:pPr>
        <w:tabs>
          <w:tab w:val="num" w:pos="7560"/>
        </w:tabs>
        <w:ind w:left="7560" w:hanging="180"/>
      </w:pPr>
      <w:rPr>
        <w:rFonts w:cs="Times New Roman" w:hint="default"/>
      </w:rPr>
    </w:lvl>
  </w:abstractNum>
  <w:abstractNum w:abstractNumId="79">
    <w:nsid w:val="168824C6"/>
    <w:multiLevelType w:val="multilevel"/>
    <w:tmpl w:val="0E04F2F4"/>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0"/>
        </w:tabs>
        <w:ind w:left="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1440"/>
        </w:tabs>
        <w:ind w:left="1440" w:hanging="360"/>
      </w:pPr>
    </w:lvl>
    <w:lvl w:ilvl="4">
      <w:start w:val="1"/>
      <w:numFmt w:val="lowerLetter"/>
      <w:lvlText w:val="%5."/>
      <w:lvlJc w:val="left"/>
      <w:pPr>
        <w:tabs>
          <w:tab w:val="num" w:pos="2160"/>
        </w:tabs>
        <w:ind w:left="2160" w:hanging="360"/>
      </w:pPr>
      <w:rPr>
        <w:rFonts w:hint="default"/>
      </w:rPr>
    </w:lvl>
    <w:lvl w:ilvl="5" w:tentative="1">
      <w:start w:val="1"/>
      <w:numFmt w:val="lowerRoman"/>
      <w:lvlText w:val="%6."/>
      <w:lvlJc w:val="right"/>
      <w:pPr>
        <w:tabs>
          <w:tab w:val="num" w:pos="2880"/>
        </w:tabs>
        <w:ind w:left="2880" w:hanging="180"/>
      </w:pPr>
    </w:lvl>
    <w:lvl w:ilvl="6" w:tentative="1">
      <w:start w:val="1"/>
      <w:numFmt w:val="decimal"/>
      <w:lvlText w:val="%7."/>
      <w:lvlJc w:val="left"/>
      <w:pPr>
        <w:tabs>
          <w:tab w:val="num" w:pos="3600"/>
        </w:tabs>
        <w:ind w:left="3600" w:hanging="360"/>
      </w:pPr>
    </w:lvl>
    <w:lvl w:ilvl="7" w:tentative="1">
      <w:start w:val="1"/>
      <w:numFmt w:val="lowerLetter"/>
      <w:lvlText w:val="%8."/>
      <w:lvlJc w:val="left"/>
      <w:pPr>
        <w:tabs>
          <w:tab w:val="num" w:pos="4320"/>
        </w:tabs>
        <w:ind w:left="4320" w:hanging="360"/>
      </w:pPr>
    </w:lvl>
    <w:lvl w:ilvl="8" w:tentative="1">
      <w:start w:val="1"/>
      <w:numFmt w:val="lowerRoman"/>
      <w:lvlText w:val="%9."/>
      <w:lvlJc w:val="right"/>
      <w:pPr>
        <w:tabs>
          <w:tab w:val="num" w:pos="5040"/>
        </w:tabs>
        <w:ind w:left="5040" w:hanging="180"/>
      </w:pPr>
    </w:lvl>
  </w:abstractNum>
  <w:abstractNum w:abstractNumId="80">
    <w:nsid w:val="16AC0CA1"/>
    <w:multiLevelType w:val="multilevel"/>
    <w:tmpl w:val="29282934"/>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1">
    <w:nsid w:val="16B67B1C"/>
    <w:multiLevelType w:val="multilevel"/>
    <w:tmpl w:val="461ADBB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2">
    <w:nsid w:val="171D5DBD"/>
    <w:multiLevelType w:val="multilevel"/>
    <w:tmpl w:val="461ADBBC"/>
    <w:lvl w:ilvl="0">
      <w:start w:val="1"/>
      <w:numFmt w:val="lowerLetter"/>
      <w:lvlText w:val="%1."/>
      <w:lvlJc w:val="left"/>
      <w:pPr>
        <w:tabs>
          <w:tab w:val="num" w:pos="1080"/>
        </w:tabs>
        <w:ind w:left="1080" w:hanging="360"/>
      </w:pPr>
      <w:rPr>
        <w:rFonts w:cs="Times New Roman"/>
      </w:rPr>
    </w:lvl>
    <w:lvl w:ilvl="1">
      <w:start w:val="1"/>
      <w:numFmt w:val="decimal"/>
      <w:lvlText w:val="%2."/>
      <w:lvlJc w:val="left"/>
      <w:pPr>
        <w:tabs>
          <w:tab w:val="num" w:pos="1800"/>
        </w:tabs>
        <w:ind w:left="1800" w:hanging="360"/>
      </w:pPr>
      <w:rPr>
        <w:rFonts w:cs="Times New Roman" w:hint="default"/>
      </w:rPr>
    </w:lvl>
    <w:lvl w:ilvl="2">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83">
    <w:nsid w:val="17BF2126"/>
    <w:multiLevelType w:val="multilevel"/>
    <w:tmpl w:val="C798B49E"/>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84">
    <w:nsid w:val="181F0132"/>
    <w:multiLevelType w:val="multilevel"/>
    <w:tmpl w:val="F08A7C5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5">
    <w:nsid w:val="182B6DBC"/>
    <w:multiLevelType w:val="multilevel"/>
    <w:tmpl w:val="2A427EA0"/>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86">
    <w:nsid w:val="190F0335"/>
    <w:multiLevelType w:val="hybridMultilevel"/>
    <w:tmpl w:val="94A03C16"/>
    <w:lvl w:ilvl="0" w:tplc="8B38439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7">
    <w:nsid w:val="197F653E"/>
    <w:multiLevelType w:val="multilevel"/>
    <w:tmpl w:val="608656CC"/>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88">
    <w:nsid w:val="19C25970"/>
    <w:multiLevelType w:val="multilevel"/>
    <w:tmpl w:val="BB1CBC86"/>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9">
    <w:nsid w:val="19E06B3B"/>
    <w:multiLevelType w:val="multilevel"/>
    <w:tmpl w:val="2F5C40C4"/>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90">
    <w:nsid w:val="1A41733E"/>
    <w:multiLevelType w:val="hybridMultilevel"/>
    <w:tmpl w:val="E06C4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1A590B80"/>
    <w:multiLevelType w:val="multilevel"/>
    <w:tmpl w:val="2AB242C8"/>
    <w:lvl w:ilvl="0">
      <w:start w:val="3"/>
      <w:numFmt w:val="decimal"/>
      <w:lvlText w:val="%1)"/>
      <w:lvlJc w:val="left"/>
      <w:pPr>
        <w:ind w:left="360" w:hanging="360"/>
      </w:pPr>
      <w:rPr>
        <w:rFonts w:cs="Times New Roman" w:hint="default"/>
      </w:rPr>
    </w:lvl>
    <w:lvl w:ilvl="1">
      <w:start w:val="13"/>
      <w:numFmt w:val="lowerLetter"/>
      <w:lvlText w:val="%2."/>
      <w:lvlJc w:val="left"/>
      <w:pPr>
        <w:ind w:left="720" w:hanging="360"/>
      </w:pPr>
      <w:rPr>
        <w:rFonts w:cs="Times New Roman" w:hint="default"/>
      </w:rPr>
    </w:lvl>
    <w:lvl w:ilvl="2">
      <w:start w:val="1"/>
      <w:numFmt w:val="decimal"/>
      <w:lvlText w:val="%3."/>
      <w:lvlJc w:val="left"/>
      <w:pPr>
        <w:ind w:left="1080" w:hanging="360"/>
      </w:pPr>
      <w:rPr>
        <w:rFonts w:hint="default"/>
      </w:rPr>
    </w:lvl>
    <w:lvl w:ilvl="3">
      <w:start w:val="1"/>
      <w:numFmt w:val="lowerRoman"/>
      <w:lvlText w:val="%4."/>
      <w:lvlJc w:val="righ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92">
    <w:nsid w:val="1A96201F"/>
    <w:multiLevelType w:val="hybridMultilevel"/>
    <w:tmpl w:val="FB801614"/>
    <w:lvl w:ilvl="0" w:tplc="49FCCA3C">
      <w:start w:val="1"/>
      <w:numFmt w:val="lowerLetter"/>
      <w:lvlText w:val="%1."/>
      <w:lvlJc w:val="left"/>
      <w:pPr>
        <w:tabs>
          <w:tab w:val="num" w:pos="1800"/>
        </w:tabs>
        <w:ind w:left="180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nsid w:val="1A9F72DB"/>
    <w:multiLevelType w:val="multilevel"/>
    <w:tmpl w:val="0076F652"/>
    <w:lvl w:ilvl="0">
      <w:start w:val="1"/>
      <w:numFmt w:val="decimal"/>
      <w:lvlText w:val="%1."/>
      <w:lvlJc w:val="left"/>
      <w:pPr>
        <w:tabs>
          <w:tab w:val="num" w:pos="1800"/>
        </w:tabs>
        <w:ind w:left="1800" w:hanging="360"/>
      </w:pPr>
    </w:lvl>
    <w:lvl w:ilvl="1">
      <w:start w:val="1"/>
      <w:numFmt w:val="lowerLetter"/>
      <w:lvlText w:val="%2."/>
      <w:lvlJc w:val="left"/>
      <w:pPr>
        <w:tabs>
          <w:tab w:val="num" w:pos="2520"/>
        </w:tabs>
        <w:ind w:left="2520" w:hanging="360"/>
      </w:pPr>
      <w:rPr>
        <w:rFonts w:hint="default"/>
      </w:rPr>
    </w:lvl>
    <w:lvl w:ilvl="2">
      <w:start w:val="1"/>
      <w:numFmt w:val="decimal"/>
      <w:lvlText w:val="%3."/>
      <w:lvlJc w:val="left"/>
      <w:pPr>
        <w:tabs>
          <w:tab w:val="num" w:pos="3420"/>
        </w:tabs>
        <w:ind w:left="3420" w:hanging="36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94">
    <w:nsid w:val="1B1C3155"/>
    <w:multiLevelType w:val="hybridMultilevel"/>
    <w:tmpl w:val="8B2A582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nsid w:val="1B856911"/>
    <w:multiLevelType w:val="hybridMultilevel"/>
    <w:tmpl w:val="DE1A4A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1BE27442"/>
    <w:multiLevelType w:val="multilevel"/>
    <w:tmpl w:val="BBC4F780"/>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0"/>
        </w:tabs>
        <w:ind w:left="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1440"/>
        </w:tabs>
        <w:ind w:left="1440" w:hanging="360"/>
      </w:pPr>
    </w:lvl>
    <w:lvl w:ilvl="4">
      <w:start w:val="1"/>
      <w:numFmt w:val="lowerLetter"/>
      <w:lvlText w:val="%5."/>
      <w:lvlJc w:val="left"/>
      <w:pPr>
        <w:tabs>
          <w:tab w:val="num" w:pos="2160"/>
        </w:tabs>
        <w:ind w:left="2160" w:hanging="360"/>
      </w:pPr>
      <w:rPr>
        <w:rFonts w:hint="default"/>
      </w:rPr>
    </w:lvl>
    <w:lvl w:ilvl="5" w:tentative="1">
      <w:start w:val="1"/>
      <w:numFmt w:val="lowerRoman"/>
      <w:lvlText w:val="%6."/>
      <w:lvlJc w:val="right"/>
      <w:pPr>
        <w:tabs>
          <w:tab w:val="num" w:pos="2880"/>
        </w:tabs>
        <w:ind w:left="2880" w:hanging="180"/>
      </w:pPr>
    </w:lvl>
    <w:lvl w:ilvl="6" w:tentative="1">
      <w:start w:val="1"/>
      <w:numFmt w:val="decimal"/>
      <w:lvlText w:val="%7."/>
      <w:lvlJc w:val="left"/>
      <w:pPr>
        <w:tabs>
          <w:tab w:val="num" w:pos="3600"/>
        </w:tabs>
        <w:ind w:left="3600" w:hanging="360"/>
      </w:pPr>
    </w:lvl>
    <w:lvl w:ilvl="7" w:tentative="1">
      <w:start w:val="1"/>
      <w:numFmt w:val="lowerLetter"/>
      <w:lvlText w:val="%8."/>
      <w:lvlJc w:val="left"/>
      <w:pPr>
        <w:tabs>
          <w:tab w:val="num" w:pos="4320"/>
        </w:tabs>
        <w:ind w:left="4320" w:hanging="360"/>
      </w:pPr>
    </w:lvl>
    <w:lvl w:ilvl="8" w:tentative="1">
      <w:start w:val="1"/>
      <w:numFmt w:val="lowerRoman"/>
      <w:lvlText w:val="%9."/>
      <w:lvlJc w:val="right"/>
      <w:pPr>
        <w:tabs>
          <w:tab w:val="num" w:pos="5040"/>
        </w:tabs>
        <w:ind w:left="5040" w:hanging="180"/>
      </w:pPr>
    </w:lvl>
  </w:abstractNum>
  <w:abstractNum w:abstractNumId="97">
    <w:nsid w:val="1C104F6B"/>
    <w:multiLevelType w:val="multilevel"/>
    <w:tmpl w:val="049A0976"/>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98">
    <w:nsid w:val="1CB16FE8"/>
    <w:multiLevelType w:val="multilevel"/>
    <w:tmpl w:val="BE2A0962"/>
    <w:lvl w:ilvl="0">
      <w:start w:val="1"/>
      <w:numFmt w:val="lowerLetter"/>
      <w:lvlText w:val="%1."/>
      <w:lvlJc w:val="left"/>
      <w:pPr>
        <w:tabs>
          <w:tab w:val="num" w:pos="1080"/>
        </w:tabs>
        <w:ind w:left="108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9">
    <w:nsid w:val="1D1B482B"/>
    <w:multiLevelType w:val="multilevel"/>
    <w:tmpl w:val="D45670BE"/>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00">
    <w:nsid w:val="1D370152"/>
    <w:multiLevelType w:val="multilevel"/>
    <w:tmpl w:val="0E842DFA"/>
    <w:lvl w:ilvl="0">
      <w:start w:val="3"/>
      <w:numFmt w:val="decimal"/>
      <w:lvlText w:val="%1)"/>
      <w:lvlJc w:val="left"/>
      <w:pPr>
        <w:ind w:left="360" w:hanging="360"/>
      </w:pPr>
      <w:rPr>
        <w:rFonts w:cs="Times New Roman" w:hint="default"/>
      </w:rPr>
    </w:lvl>
    <w:lvl w:ilvl="1">
      <w:start w:val="7"/>
      <w:numFmt w:val="lowerLetter"/>
      <w:lvlText w:val="%2."/>
      <w:lvlJc w:val="left"/>
      <w:pPr>
        <w:ind w:left="720" w:hanging="360"/>
      </w:pPr>
      <w:rPr>
        <w:rFonts w:cs="Times New Roman" w:hint="default"/>
      </w:rPr>
    </w:lvl>
    <w:lvl w:ilvl="2">
      <w:start w:val="4"/>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01">
    <w:nsid w:val="1D39537B"/>
    <w:multiLevelType w:val="multilevel"/>
    <w:tmpl w:val="9A0C4ED4"/>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02">
    <w:nsid w:val="1D725BC7"/>
    <w:multiLevelType w:val="multilevel"/>
    <w:tmpl w:val="431039A2"/>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3">
    <w:nsid w:val="1DCF54EA"/>
    <w:multiLevelType w:val="multilevel"/>
    <w:tmpl w:val="D1100738"/>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04">
    <w:nsid w:val="1E5C6B8C"/>
    <w:multiLevelType w:val="multilevel"/>
    <w:tmpl w:val="B0205C98"/>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5">
    <w:nsid w:val="1E6D02D1"/>
    <w:multiLevelType w:val="multilevel"/>
    <w:tmpl w:val="8FD20EDE"/>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06">
    <w:nsid w:val="1E9F0294"/>
    <w:multiLevelType w:val="multilevel"/>
    <w:tmpl w:val="CDEECCBC"/>
    <w:lvl w:ilvl="0">
      <w:start w:val="1"/>
      <w:numFmt w:val="lowerLetter"/>
      <w:lvlText w:val="%1."/>
      <w:lvlJc w:val="left"/>
      <w:pPr>
        <w:tabs>
          <w:tab w:val="num" w:pos="1080"/>
        </w:tabs>
        <w:ind w:left="1080" w:hanging="360"/>
      </w:pPr>
      <w:rPr>
        <w:rFonts w:cs="Times New Roman" w:hint="default"/>
        <w:b w:val="0"/>
        <w:i w:val="0"/>
      </w:rPr>
    </w:lvl>
    <w:lvl w:ilvl="1">
      <w:start w:val="1"/>
      <w:numFmt w:val="decimal"/>
      <w:lvlText w:val="%2."/>
      <w:lvlJc w:val="left"/>
      <w:pPr>
        <w:tabs>
          <w:tab w:val="num" w:pos="1440"/>
        </w:tabs>
        <w:ind w:left="1440" w:hanging="360"/>
      </w:pPr>
      <w:rPr>
        <w:rFonts w:cs="Times New Roman" w:hint="default"/>
        <w:b w:val="0"/>
        <w:i w:val="0"/>
      </w:rPr>
    </w:lvl>
    <w:lvl w:ilvl="2">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07">
    <w:nsid w:val="1EFF4C4A"/>
    <w:multiLevelType w:val="multilevel"/>
    <w:tmpl w:val="CB8A2AB8"/>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8">
    <w:nsid w:val="1F0004A1"/>
    <w:multiLevelType w:val="multilevel"/>
    <w:tmpl w:val="C3F06EF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9">
    <w:nsid w:val="1F75730C"/>
    <w:multiLevelType w:val="hybridMultilevel"/>
    <w:tmpl w:val="86B66A36"/>
    <w:lvl w:ilvl="0" w:tplc="B3AE863C">
      <w:start w:val="1"/>
      <w:numFmt w:val="decimal"/>
      <w:lvlText w:val="%1."/>
      <w:lvlJc w:val="left"/>
      <w:pPr>
        <w:tabs>
          <w:tab w:val="num" w:pos="2520"/>
        </w:tabs>
        <w:ind w:left="2232" w:firstLine="288"/>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B3AE863C">
      <w:start w:val="1"/>
      <w:numFmt w:val="decimal"/>
      <w:lvlText w:val="%3."/>
      <w:lvlJc w:val="left"/>
      <w:pPr>
        <w:tabs>
          <w:tab w:val="num" w:pos="1980"/>
        </w:tabs>
        <w:ind w:left="1692" w:firstLine="288"/>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0">
    <w:nsid w:val="207301E8"/>
    <w:multiLevelType w:val="multilevel"/>
    <w:tmpl w:val="43A6C2FE"/>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11">
    <w:nsid w:val="207C6B62"/>
    <w:multiLevelType w:val="multilevel"/>
    <w:tmpl w:val="0076F652"/>
    <w:lvl w:ilvl="0">
      <w:start w:val="1"/>
      <w:numFmt w:val="decimal"/>
      <w:lvlText w:val="%1."/>
      <w:lvlJc w:val="left"/>
      <w:pPr>
        <w:tabs>
          <w:tab w:val="num" w:pos="1800"/>
        </w:tabs>
        <w:ind w:left="1800" w:hanging="360"/>
      </w:pPr>
    </w:lvl>
    <w:lvl w:ilvl="1">
      <w:start w:val="1"/>
      <w:numFmt w:val="lowerLetter"/>
      <w:lvlText w:val="%2."/>
      <w:lvlJc w:val="left"/>
      <w:pPr>
        <w:tabs>
          <w:tab w:val="num" w:pos="2520"/>
        </w:tabs>
        <w:ind w:left="2520" w:hanging="360"/>
      </w:pPr>
      <w:rPr>
        <w:rFonts w:hint="default"/>
      </w:rPr>
    </w:lvl>
    <w:lvl w:ilvl="2">
      <w:start w:val="1"/>
      <w:numFmt w:val="decimal"/>
      <w:lvlText w:val="%3."/>
      <w:lvlJc w:val="left"/>
      <w:pPr>
        <w:tabs>
          <w:tab w:val="num" w:pos="3420"/>
        </w:tabs>
        <w:ind w:left="3420" w:hanging="36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112">
    <w:nsid w:val="209A7090"/>
    <w:multiLevelType w:val="multilevel"/>
    <w:tmpl w:val="123C0186"/>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decimal"/>
      <w:lvlText w:val="%3."/>
      <w:lvlJc w:val="left"/>
      <w:pPr>
        <w:tabs>
          <w:tab w:val="num" w:pos="2700"/>
        </w:tabs>
        <w:ind w:left="2700" w:hanging="360"/>
      </w:pPr>
      <w:rPr>
        <w:rFonts w:hint="default"/>
      </w:r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13">
    <w:nsid w:val="20CE3FFC"/>
    <w:multiLevelType w:val="multilevel"/>
    <w:tmpl w:val="B0287890"/>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14">
    <w:nsid w:val="21282533"/>
    <w:multiLevelType w:val="multilevel"/>
    <w:tmpl w:val="B05C2B7C"/>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15">
    <w:nsid w:val="21822718"/>
    <w:multiLevelType w:val="multilevel"/>
    <w:tmpl w:val="DBD89488"/>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16">
    <w:nsid w:val="21840E2F"/>
    <w:multiLevelType w:val="hybridMultilevel"/>
    <w:tmpl w:val="A3E2A48C"/>
    <w:lvl w:ilvl="0" w:tplc="FFFFFFF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7">
    <w:nsid w:val="21CC402B"/>
    <w:multiLevelType w:val="multilevel"/>
    <w:tmpl w:val="D2A0FBFE"/>
    <w:lvl w:ilvl="0">
      <w:start w:val="1"/>
      <w:numFmt w:val="decimal"/>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18">
    <w:nsid w:val="22694C1B"/>
    <w:multiLevelType w:val="singleLevel"/>
    <w:tmpl w:val="0409000F"/>
    <w:lvl w:ilvl="0">
      <w:start w:val="1"/>
      <w:numFmt w:val="decimal"/>
      <w:lvlText w:val="%1."/>
      <w:lvlJc w:val="left"/>
      <w:pPr>
        <w:tabs>
          <w:tab w:val="num" w:pos="360"/>
        </w:tabs>
        <w:ind w:left="360" w:hanging="360"/>
      </w:pPr>
    </w:lvl>
  </w:abstractNum>
  <w:abstractNum w:abstractNumId="119">
    <w:nsid w:val="22AA1C7D"/>
    <w:multiLevelType w:val="multilevel"/>
    <w:tmpl w:val="7FFC477E"/>
    <w:lvl w:ilvl="0">
      <w:start w:val="1"/>
      <w:numFmt w:val="decimal"/>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120">
    <w:nsid w:val="231D358F"/>
    <w:multiLevelType w:val="hybridMultilevel"/>
    <w:tmpl w:val="E6AC142E"/>
    <w:lvl w:ilvl="0" w:tplc="C6DED1B6">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1">
    <w:nsid w:val="23634569"/>
    <w:multiLevelType w:val="multilevel"/>
    <w:tmpl w:val="608656CC"/>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2">
    <w:nsid w:val="236644A3"/>
    <w:multiLevelType w:val="multilevel"/>
    <w:tmpl w:val="C33669D0"/>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23">
    <w:nsid w:val="23FE1134"/>
    <w:multiLevelType w:val="multilevel"/>
    <w:tmpl w:val="46FED43E"/>
    <w:lvl w:ilvl="0">
      <w:start w:val="3"/>
      <w:numFmt w:val="decimal"/>
      <w:lvlText w:val="%1)"/>
      <w:lvlJc w:val="left"/>
      <w:pPr>
        <w:ind w:left="360" w:hanging="360"/>
      </w:pPr>
      <w:rPr>
        <w:rFonts w:cs="Times New Roman" w:hint="default"/>
      </w:rPr>
    </w:lvl>
    <w:lvl w:ilvl="1">
      <w:start w:val="7"/>
      <w:numFmt w:val="lowerLetter"/>
      <w:lvlText w:val="%2)"/>
      <w:lvlJc w:val="left"/>
      <w:pPr>
        <w:ind w:left="720" w:hanging="360"/>
      </w:pPr>
      <w:rPr>
        <w:rFonts w:cs="Times New Roman" w:hint="default"/>
      </w:rPr>
    </w:lvl>
    <w:lvl w:ilvl="2">
      <w:start w:val="1"/>
      <w:numFmt w:val="lowerLetter"/>
      <w:lvlText w:val="(%3)"/>
      <w:lvlJc w:val="left"/>
      <w:pPr>
        <w:ind w:left="1080" w:hanging="360"/>
      </w:pPr>
      <w:rPr>
        <w:rFonts w:ascii="Times New Roman" w:eastAsia="MS Mincho" w:hAnsi="Times New Roman" w:cs="Times New Roman"/>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24">
    <w:nsid w:val="248537FA"/>
    <w:multiLevelType w:val="multilevel"/>
    <w:tmpl w:val="6258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24981126"/>
    <w:multiLevelType w:val="hybridMultilevel"/>
    <w:tmpl w:val="3A9271A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6">
    <w:nsid w:val="24A75694"/>
    <w:multiLevelType w:val="multilevel"/>
    <w:tmpl w:val="5A04B704"/>
    <w:lvl w:ilvl="0">
      <w:start w:val="1"/>
      <w:numFmt w:val="lowerLetter"/>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127">
    <w:nsid w:val="24EE74A8"/>
    <w:multiLevelType w:val="multilevel"/>
    <w:tmpl w:val="EE20C920"/>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8">
    <w:nsid w:val="25CF3D47"/>
    <w:multiLevelType w:val="hybridMultilevel"/>
    <w:tmpl w:val="3C32DE74"/>
    <w:lvl w:ilvl="0" w:tplc="7DACB77A">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9">
    <w:nsid w:val="26717BAB"/>
    <w:multiLevelType w:val="singleLevel"/>
    <w:tmpl w:val="0409000F"/>
    <w:lvl w:ilvl="0">
      <w:start w:val="1"/>
      <w:numFmt w:val="decimal"/>
      <w:lvlText w:val="%1."/>
      <w:lvlJc w:val="left"/>
      <w:pPr>
        <w:tabs>
          <w:tab w:val="num" w:pos="360"/>
        </w:tabs>
        <w:ind w:left="360" w:hanging="360"/>
      </w:pPr>
    </w:lvl>
  </w:abstractNum>
  <w:abstractNum w:abstractNumId="130">
    <w:nsid w:val="26722BF2"/>
    <w:multiLevelType w:val="hybridMultilevel"/>
    <w:tmpl w:val="52CCB22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1">
    <w:nsid w:val="269B3BD0"/>
    <w:multiLevelType w:val="multilevel"/>
    <w:tmpl w:val="7EAAE37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32">
    <w:nsid w:val="26D565D7"/>
    <w:multiLevelType w:val="multilevel"/>
    <w:tmpl w:val="71FC5B00"/>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3">
    <w:nsid w:val="27FD58D8"/>
    <w:multiLevelType w:val="multilevel"/>
    <w:tmpl w:val="2C867256"/>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34">
    <w:nsid w:val="28464629"/>
    <w:multiLevelType w:val="multilevel"/>
    <w:tmpl w:val="545A6152"/>
    <w:lvl w:ilvl="0">
      <w:start w:val="1"/>
      <w:numFmt w:val="lowerLetter"/>
      <w:lvlText w:val="%1."/>
      <w:lvlJc w:val="left"/>
      <w:pPr>
        <w:tabs>
          <w:tab w:val="num" w:pos="1080"/>
        </w:tabs>
        <w:ind w:left="1080" w:hanging="360"/>
      </w:pPr>
      <w:rPr>
        <w:rFonts w:cs="Times New Roman"/>
      </w:rPr>
    </w:lvl>
    <w:lvl w:ilvl="1">
      <w:start w:val="1"/>
      <w:numFmt w:val="decimal"/>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135">
    <w:nsid w:val="28AA3B3D"/>
    <w:multiLevelType w:val="multilevel"/>
    <w:tmpl w:val="A62EE1A4"/>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36">
    <w:nsid w:val="28E34AE2"/>
    <w:multiLevelType w:val="multilevel"/>
    <w:tmpl w:val="19DA4016"/>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37">
    <w:nsid w:val="2A3A3B9C"/>
    <w:multiLevelType w:val="hybridMultilevel"/>
    <w:tmpl w:val="0C28E088"/>
    <w:lvl w:ilvl="0" w:tplc="B080AB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nsid w:val="2ADA2AFA"/>
    <w:multiLevelType w:val="multilevel"/>
    <w:tmpl w:val="E4E2416E"/>
    <w:lvl w:ilvl="0">
      <w:start w:val="1"/>
      <w:numFmt w:val="lowerLetter"/>
      <w:lvlText w:val="%1."/>
      <w:lvlJc w:val="left"/>
      <w:pPr>
        <w:tabs>
          <w:tab w:val="num" w:pos="1080"/>
        </w:tabs>
        <w:ind w:left="108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39">
    <w:nsid w:val="2AEA0FAB"/>
    <w:multiLevelType w:val="multilevel"/>
    <w:tmpl w:val="27B835B8"/>
    <w:lvl w:ilvl="0">
      <w:start w:val="3"/>
      <w:numFmt w:val="decimal"/>
      <w:lvlText w:val="%1)"/>
      <w:lvlJc w:val="left"/>
      <w:pPr>
        <w:ind w:left="360" w:hanging="360"/>
      </w:pPr>
      <w:rPr>
        <w:rFonts w:cs="Times New Roman" w:hint="default"/>
      </w:rPr>
    </w:lvl>
    <w:lvl w:ilvl="1">
      <w:start w:val="8"/>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40">
    <w:nsid w:val="2B324D42"/>
    <w:multiLevelType w:val="multilevel"/>
    <w:tmpl w:val="52608C94"/>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41">
    <w:nsid w:val="2B56443F"/>
    <w:multiLevelType w:val="multilevel"/>
    <w:tmpl w:val="DED06F5E"/>
    <w:lvl w:ilvl="0">
      <w:start w:val="3"/>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2">
    <w:nsid w:val="2B912544"/>
    <w:multiLevelType w:val="hybridMultilevel"/>
    <w:tmpl w:val="87A2E562"/>
    <w:lvl w:ilvl="0" w:tplc="49FCCA3C">
      <w:start w:val="1"/>
      <w:numFmt w:val="lowerLetter"/>
      <w:lvlText w:val="%1."/>
      <w:lvlJc w:val="left"/>
      <w:pPr>
        <w:tabs>
          <w:tab w:val="num" w:pos="1800"/>
        </w:tabs>
        <w:ind w:left="1800" w:hanging="360"/>
      </w:pPr>
      <w:rPr>
        <w:rFonts w:hint="default"/>
      </w:rPr>
    </w:lvl>
    <w:lvl w:ilvl="1" w:tplc="0409000F">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2B9E02F8"/>
    <w:multiLevelType w:val="multilevel"/>
    <w:tmpl w:val="56F0AD58"/>
    <w:lvl w:ilvl="0">
      <w:start w:val="3"/>
      <w:numFmt w:val="decimal"/>
      <w:lvlText w:val="%1)"/>
      <w:lvlJc w:val="left"/>
      <w:pPr>
        <w:ind w:left="360" w:hanging="360"/>
      </w:pPr>
      <w:rPr>
        <w:rFonts w:cs="Times New Roman" w:hint="default"/>
      </w:rPr>
    </w:lvl>
    <w:lvl w:ilvl="1">
      <w:start w:val="12"/>
      <w:numFmt w:val="lowerLetter"/>
      <w:lvlText w:val="%2."/>
      <w:lvlJc w:val="left"/>
      <w:pPr>
        <w:ind w:left="720" w:hanging="360"/>
      </w:pPr>
      <w:rPr>
        <w:rFonts w:cs="Times New Roman" w:hint="default"/>
      </w:rPr>
    </w:lvl>
    <w:lvl w:ilvl="2">
      <w:start w:val="3"/>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44">
    <w:nsid w:val="2C213589"/>
    <w:multiLevelType w:val="multilevel"/>
    <w:tmpl w:val="F12820DA"/>
    <w:lvl w:ilvl="0">
      <w:start w:val="1"/>
      <w:numFmt w:val="decimal"/>
      <w:lvlText w:val="%1."/>
      <w:lvlJc w:val="left"/>
      <w:pPr>
        <w:tabs>
          <w:tab w:val="num" w:pos="1440"/>
        </w:tabs>
        <w:ind w:left="144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rPr>
        <w:rFonts w:hint="default"/>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45">
    <w:nsid w:val="2C3D6035"/>
    <w:multiLevelType w:val="multilevel"/>
    <w:tmpl w:val="14FC7F1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46">
    <w:nsid w:val="2D223ACD"/>
    <w:multiLevelType w:val="multilevel"/>
    <w:tmpl w:val="1DBE853C"/>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0"/>
        </w:tabs>
        <w:ind w:left="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1440"/>
        </w:tabs>
        <w:ind w:left="1440" w:hanging="360"/>
      </w:pPr>
    </w:lvl>
    <w:lvl w:ilvl="4" w:tentative="1">
      <w:start w:val="1"/>
      <w:numFmt w:val="lowerLetter"/>
      <w:lvlText w:val="%5."/>
      <w:lvlJc w:val="left"/>
      <w:pPr>
        <w:tabs>
          <w:tab w:val="num" w:pos="2160"/>
        </w:tabs>
        <w:ind w:left="2160" w:hanging="360"/>
      </w:pPr>
    </w:lvl>
    <w:lvl w:ilvl="5" w:tentative="1">
      <w:start w:val="1"/>
      <w:numFmt w:val="lowerRoman"/>
      <w:lvlText w:val="%6."/>
      <w:lvlJc w:val="right"/>
      <w:pPr>
        <w:tabs>
          <w:tab w:val="num" w:pos="2880"/>
        </w:tabs>
        <w:ind w:left="2880" w:hanging="180"/>
      </w:pPr>
    </w:lvl>
    <w:lvl w:ilvl="6" w:tentative="1">
      <w:start w:val="1"/>
      <w:numFmt w:val="decimal"/>
      <w:lvlText w:val="%7."/>
      <w:lvlJc w:val="left"/>
      <w:pPr>
        <w:tabs>
          <w:tab w:val="num" w:pos="3600"/>
        </w:tabs>
        <w:ind w:left="3600" w:hanging="360"/>
      </w:pPr>
    </w:lvl>
    <w:lvl w:ilvl="7" w:tentative="1">
      <w:start w:val="1"/>
      <w:numFmt w:val="lowerLetter"/>
      <w:lvlText w:val="%8."/>
      <w:lvlJc w:val="left"/>
      <w:pPr>
        <w:tabs>
          <w:tab w:val="num" w:pos="4320"/>
        </w:tabs>
        <w:ind w:left="4320" w:hanging="360"/>
      </w:pPr>
    </w:lvl>
    <w:lvl w:ilvl="8" w:tentative="1">
      <w:start w:val="1"/>
      <w:numFmt w:val="lowerRoman"/>
      <w:lvlText w:val="%9."/>
      <w:lvlJc w:val="right"/>
      <w:pPr>
        <w:tabs>
          <w:tab w:val="num" w:pos="5040"/>
        </w:tabs>
        <w:ind w:left="5040" w:hanging="180"/>
      </w:pPr>
    </w:lvl>
  </w:abstractNum>
  <w:abstractNum w:abstractNumId="147">
    <w:nsid w:val="2D2B7971"/>
    <w:multiLevelType w:val="hybridMultilevel"/>
    <w:tmpl w:val="F49831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nsid w:val="2D880070"/>
    <w:multiLevelType w:val="multilevel"/>
    <w:tmpl w:val="06DA4098"/>
    <w:lvl w:ilvl="0">
      <w:start w:val="1"/>
      <w:numFmt w:val="lowerLetter"/>
      <w:lvlText w:val="%1."/>
      <w:lvlJc w:val="left"/>
      <w:pPr>
        <w:tabs>
          <w:tab w:val="num" w:pos="1080"/>
        </w:tabs>
        <w:ind w:left="1080" w:hanging="360"/>
      </w:pPr>
      <w:rPr>
        <w:rFonts w:hint="default"/>
        <w:b w:val="0"/>
        <w:i w:val="0"/>
      </w:rPr>
    </w:lvl>
    <w:lvl w:ilvl="1">
      <w:start w:val="1"/>
      <w:numFmt w:val="decimal"/>
      <w:lvlText w:val="%2."/>
      <w:lvlJc w:val="left"/>
      <w:pPr>
        <w:tabs>
          <w:tab w:val="num" w:pos="1800"/>
        </w:tabs>
        <w:ind w:left="1800" w:hanging="360"/>
      </w:pPr>
      <w:rPr>
        <w:rFonts w:hint="default"/>
        <w:b w:val="0"/>
        <w:i w:val="0"/>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49">
    <w:nsid w:val="2E662F9A"/>
    <w:multiLevelType w:val="multilevel"/>
    <w:tmpl w:val="79924C4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0">
    <w:nsid w:val="2E7B5EBA"/>
    <w:multiLevelType w:val="multilevel"/>
    <w:tmpl w:val="C680D47E"/>
    <w:lvl w:ilvl="0">
      <w:start w:val="1"/>
      <w:numFmt w:val="lowerLetter"/>
      <w:lvlText w:val="%1."/>
      <w:lvlJc w:val="left"/>
      <w:pPr>
        <w:tabs>
          <w:tab w:val="num" w:pos="1080"/>
        </w:tabs>
        <w:ind w:left="108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1">
    <w:nsid w:val="2F811691"/>
    <w:multiLevelType w:val="multilevel"/>
    <w:tmpl w:val="97901444"/>
    <w:lvl w:ilvl="0">
      <w:start w:val="1"/>
      <w:numFmt w:val="lowerLetter"/>
      <w:lvlText w:val="%1)"/>
      <w:lvlJc w:val="left"/>
      <w:pPr>
        <w:ind w:left="360" w:hanging="360"/>
      </w:pPr>
      <w:rPr>
        <w:rFonts w:cs="Times New Roman" w:hint="default"/>
      </w:rPr>
    </w:lvl>
    <w:lvl w:ilvl="1">
      <w:start w:val="6"/>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Roman"/>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52">
    <w:nsid w:val="2FDD76CD"/>
    <w:multiLevelType w:val="multilevel"/>
    <w:tmpl w:val="BDC6C69E"/>
    <w:lvl w:ilvl="0">
      <w:start w:val="1"/>
      <w:numFmt w:val="decimal"/>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53">
    <w:nsid w:val="300F7005"/>
    <w:multiLevelType w:val="multilevel"/>
    <w:tmpl w:val="885A6136"/>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3"/>
      <w:numFmt w:val="decimal"/>
      <w:lvlText w:val="%3)"/>
      <w:lvlJc w:val="left"/>
      <w:pPr>
        <w:ind w:left="1080" w:hanging="360"/>
      </w:pPr>
      <w:rPr>
        <w:rFonts w:cs="Times New Roman" w:hint="default"/>
      </w:rPr>
    </w:lvl>
    <w:lvl w:ilvl="3">
      <w:start w:val="3"/>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54">
    <w:nsid w:val="301D74DC"/>
    <w:multiLevelType w:val="multilevel"/>
    <w:tmpl w:val="F3CEBD42"/>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3"/>
      <w:numFmt w:val="lowerLetter"/>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55">
    <w:nsid w:val="30590577"/>
    <w:multiLevelType w:val="multilevel"/>
    <w:tmpl w:val="8CBC80C6"/>
    <w:lvl w:ilvl="0">
      <w:start w:val="1"/>
      <w:numFmt w:val="lowerLetter"/>
      <w:lvlText w:val="%1."/>
      <w:lvlJc w:val="left"/>
      <w:pPr>
        <w:tabs>
          <w:tab w:val="num" w:pos="1800"/>
        </w:tabs>
        <w:ind w:left="1800" w:hanging="360"/>
      </w:pPr>
      <w:rPr>
        <w:rFonts w:hint="default"/>
        <w:b w:val="0"/>
        <w:i w:val="0"/>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56">
    <w:nsid w:val="30887FCF"/>
    <w:multiLevelType w:val="multilevel"/>
    <w:tmpl w:val="AF3C2A46"/>
    <w:lvl w:ilvl="0">
      <w:start w:val="1"/>
      <w:numFmt w:val="lowerLetter"/>
      <w:lvlText w:val="%1)"/>
      <w:lvlJc w:val="left"/>
      <w:pPr>
        <w:ind w:left="360" w:hanging="360"/>
      </w:pPr>
      <w:rPr>
        <w:rFonts w:cs="Times New Roman" w:hint="default"/>
      </w:rPr>
    </w:lvl>
    <w:lvl w:ilvl="1">
      <w:start w:val="4"/>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Roman"/>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57">
    <w:nsid w:val="30FA36AA"/>
    <w:multiLevelType w:val="hybridMultilevel"/>
    <w:tmpl w:val="A10CBAA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58">
    <w:nsid w:val="311A617C"/>
    <w:multiLevelType w:val="multilevel"/>
    <w:tmpl w:val="65C0F40C"/>
    <w:lvl w:ilvl="0">
      <w:start w:val="1"/>
      <w:numFmt w:val="lowerLetter"/>
      <w:lvlText w:val="%1."/>
      <w:lvlJc w:val="left"/>
      <w:pPr>
        <w:ind w:left="720" w:hanging="360"/>
      </w:pPr>
      <w:rPr>
        <w:rFonts w:cs="Times New Roman" w:hint="default"/>
      </w:rPr>
    </w:lvl>
    <w:lvl w:ilvl="1">
      <w:start w:val="1"/>
      <w:numFmt w:val="lowerLetter"/>
      <w:lvlText w:val="%2)"/>
      <w:lvlJc w:val="left"/>
      <w:pPr>
        <w:ind w:left="1080" w:hanging="360"/>
      </w:pPr>
      <w:rPr>
        <w:rFonts w:cs="Times New Roman" w:hint="default"/>
      </w:rPr>
    </w:lvl>
    <w:lvl w:ilvl="2">
      <w:start w:val="1"/>
      <w:numFmt w:val="lowerLetter"/>
      <w:lvlText w:val="%3)"/>
      <w:lvlJc w:val="left"/>
      <w:pPr>
        <w:ind w:left="1440" w:hanging="360"/>
      </w:pPr>
      <w:rPr>
        <w:rFonts w:cs="Times New Roman" w:hint="default"/>
      </w:rPr>
    </w:lvl>
    <w:lvl w:ilvl="3">
      <w:start w:val="1"/>
      <w:numFmt w:val="lowerLetter"/>
      <w:lvlText w:val="(%4)"/>
      <w:lvlJc w:val="left"/>
      <w:pPr>
        <w:ind w:left="1800" w:hanging="360"/>
      </w:pPr>
      <w:rPr>
        <w:rFonts w:cs="Times New Roman" w:hint="default"/>
      </w:rPr>
    </w:lvl>
    <w:lvl w:ilvl="4">
      <w:start w:val="1"/>
      <w:numFmt w:val="lowerLetter"/>
      <w:lvlText w:val="(%5)"/>
      <w:lvlJc w:val="left"/>
      <w:pPr>
        <w:ind w:left="2160" w:hanging="360"/>
      </w:pPr>
      <w:rPr>
        <w:rFonts w:cs="Times New Roman" w:hint="default"/>
      </w:rPr>
    </w:lvl>
    <w:lvl w:ilvl="5">
      <w:start w:val="1"/>
      <w:numFmt w:val="lowerRoman"/>
      <w:lvlText w:val="(%6)"/>
      <w:lvlJc w:val="left"/>
      <w:pPr>
        <w:ind w:left="2520" w:hanging="360"/>
      </w:pPr>
      <w:rPr>
        <w:rFonts w:cs="Times New Roman" w:hint="default"/>
      </w:rPr>
    </w:lvl>
    <w:lvl w:ilvl="6">
      <w:start w:val="1"/>
      <w:numFmt w:val="decimal"/>
      <w:lvlText w:val="%7."/>
      <w:lvlJc w:val="left"/>
      <w:pPr>
        <w:ind w:left="2880" w:hanging="360"/>
      </w:pPr>
      <w:rPr>
        <w:rFonts w:cs="Times New Roman" w:hint="default"/>
      </w:rPr>
    </w:lvl>
    <w:lvl w:ilvl="7">
      <w:start w:val="1"/>
      <w:numFmt w:val="lowerLetter"/>
      <w:lvlText w:val="%8."/>
      <w:lvlJc w:val="left"/>
      <w:pPr>
        <w:ind w:left="3240" w:hanging="360"/>
      </w:pPr>
      <w:rPr>
        <w:rFonts w:cs="Times New Roman" w:hint="default"/>
      </w:rPr>
    </w:lvl>
    <w:lvl w:ilvl="8">
      <w:start w:val="1"/>
      <w:numFmt w:val="lowerRoman"/>
      <w:lvlText w:val="%9."/>
      <w:lvlJc w:val="left"/>
      <w:pPr>
        <w:ind w:left="3600" w:hanging="360"/>
      </w:pPr>
      <w:rPr>
        <w:rFonts w:cs="Times New Roman" w:hint="default"/>
      </w:rPr>
    </w:lvl>
  </w:abstractNum>
  <w:abstractNum w:abstractNumId="159">
    <w:nsid w:val="32047D15"/>
    <w:multiLevelType w:val="hybridMultilevel"/>
    <w:tmpl w:val="A76AF91E"/>
    <w:lvl w:ilvl="0" w:tplc="9EE0A260">
      <w:start w:val="1"/>
      <w:numFmt w:val="lowerLetter"/>
      <w:lvlText w:val="(%1)"/>
      <w:lvlJc w:val="left"/>
      <w:pPr>
        <w:tabs>
          <w:tab w:val="num" w:pos="540"/>
        </w:tabs>
        <w:ind w:left="540" w:hanging="360"/>
      </w:pPr>
      <w:rPr>
        <w:rFonts w:hint="default"/>
      </w:rPr>
    </w:lvl>
    <w:lvl w:ilvl="1" w:tplc="A6E8820C" w:tentative="1">
      <w:start w:val="1"/>
      <w:numFmt w:val="lowerLetter"/>
      <w:lvlText w:val="%2."/>
      <w:lvlJc w:val="left"/>
      <w:pPr>
        <w:tabs>
          <w:tab w:val="num" w:pos="1260"/>
        </w:tabs>
        <w:ind w:left="1260" w:hanging="360"/>
      </w:pPr>
    </w:lvl>
    <w:lvl w:ilvl="2" w:tplc="92BE1722" w:tentative="1">
      <w:start w:val="1"/>
      <w:numFmt w:val="lowerRoman"/>
      <w:lvlText w:val="%3."/>
      <w:lvlJc w:val="right"/>
      <w:pPr>
        <w:tabs>
          <w:tab w:val="num" w:pos="1980"/>
        </w:tabs>
        <w:ind w:left="1980" w:hanging="180"/>
      </w:pPr>
    </w:lvl>
    <w:lvl w:ilvl="3" w:tplc="EB1ACFA6" w:tentative="1">
      <w:start w:val="1"/>
      <w:numFmt w:val="decimal"/>
      <w:lvlText w:val="%4."/>
      <w:lvlJc w:val="left"/>
      <w:pPr>
        <w:tabs>
          <w:tab w:val="num" w:pos="2700"/>
        </w:tabs>
        <w:ind w:left="2700" w:hanging="360"/>
      </w:pPr>
    </w:lvl>
    <w:lvl w:ilvl="4" w:tplc="A260BD64" w:tentative="1">
      <w:start w:val="1"/>
      <w:numFmt w:val="lowerLetter"/>
      <w:lvlText w:val="%5."/>
      <w:lvlJc w:val="left"/>
      <w:pPr>
        <w:tabs>
          <w:tab w:val="num" w:pos="3420"/>
        </w:tabs>
        <w:ind w:left="3420" w:hanging="360"/>
      </w:pPr>
    </w:lvl>
    <w:lvl w:ilvl="5" w:tplc="1920297E" w:tentative="1">
      <w:start w:val="1"/>
      <w:numFmt w:val="lowerRoman"/>
      <w:lvlText w:val="%6."/>
      <w:lvlJc w:val="right"/>
      <w:pPr>
        <w:tabs>
          <w:tab w:val="num" w:pos="4140"/>
        </w:tabs>
        <w:ind w:left="4140" w:hanging="180"/>
      </w:pPr>
    </w:lvl>
    <w:lvl w:ilvl="6" w:tplc="107EF7A8" w:tentative="1">
      <w:start w:val="1"/>
      <w:numFmt w:val="decimal"/>
      <w:lvlText w:val="%7."/>
      <w:lvlJc w:val="left"/>
      <w:pPr>
        <w:tabs>
          <w:tab w:val="num" w:pos="4860"/>
        </w:tabs>
        <w:ind w:left="4860" w:hanging="360"/>
      </w:pPr>
    </w:lvl>
    <w:lvl w:ilvl="7" w:tplc="809AF156" w:tentative="1">
      <w:start w:val="1"/>
      <w:numFmt w:val="lowerLetter"/>
      <w:lvlText w:val="%8."/>
      <w:lvlJc w:val="left"/>
      <w:pPr>
        <w:tabs>
          <w:tab w:val="num" w:pos="5580"/>
        </w:tabs>
        <w:ind w:left="5580" w:hanging="360"/>
      </w:pPr>
    </w:lvl>
    <w:lvl w:ilvl="8" w:tplc="F5B0E764" w:tentative="1">
      <w:start w:val="1"/>
      <w:numFmt w:val="lowerRoman"/>
      <w:lvlText w:val="%9."/>
      <w:lvlJc w:val="right"/>
      <w:pPr>
        <w:tabs>
          <w:tab w:val="num" w:pos="6300"/>
        </w:tabs>
        <w:ind w:left="6300" w:hanging="180"/>
      </w:pPr>
    </w:lvl>
  </w:abstractNum>
  <w:abstractNum w:abstractNumId="160">
    <w:nsid w:val="32814DFC"/>
    <w:multiLevelType w:val="hybridMultilevel"/>
    <w:tmpl w:val="22905FB8"/>
    <w:lvl w:ilvl="0" w:tplc="810651BC">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1">
    <w:nsid w:val="328302FB"/>
    <w:multiLevelType w:val="multilevel"/>
    <w:tmpl w:val="36BC12AE"/>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Letter"/>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62">
    <w:nsid w:val="33126D5B"/>
    <w:multiLevelType w:val="singleLevel"/>
    <w:tmpl w:val="0409000F"/>
    <w:lvl w:ilvl="0">
      <w:start w:val="1"/>
      <w:numFmt w:val="decimal"/>
      <w:lvlText w:val="%1."/>
      <w:lvlJc w:val="left"/>
      <w:pPr>
        <w:tabs>
          <w:tab w:val="num" w:pos="360"/>
        </w:tabs>
        <w:ind w:left="360" w:hanging="360"/>
      </w:pPr>
    </w:lvl>
  </w:abstractNum>
  <w:abstractNum w:abstractNumId="163">
    <w:nsid w:val="332717D4"/>
    <w:multiLevelType w:val="multilevel"/>
    <w:tmpl w:val="768C5D76"/>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Letter"/>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64">
    <w:nsid w:val="339A4ECD"/>
    <w:multiLevelType w:val="multilevel"/>
    <w:tmpl w:val="7EAAE372"/>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65">
    <w:nsid w:val="339C1B49"/>
    <w:multiLevelType w:val="multilevel"/>
    <w:tmpl w:val="ED5A5518"/>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66">
    <w:nsid w:val="33E462FC"/>
    <w:multiLevelType w:val="multilevel"/>
    <w:tmpl w:val="436A8AE6"/>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67">
    <w:nsid w:val="348B7D92"/>
    <w:multiLevelType w:val="multilevel"/>
    <w:tmpl w:val="5EE29E50"/>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decimal"/>
      <w:lvlText w:val="%3."/>
      <w:lvlJc w:val="left"/>
      <w:pPr>
        <w:tabs>
          <w:tab w:val="num" w:pos="2340"/>
        </w:tabs>
        <w:ind w:left="2340" w:hanging="36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8">
    <w:nsid w:val="34F7375B"/>
    <w:multiLevelType w:val="multilevel"/>
    <w:tmpl w:val="098214D6"/>
    <w:lvl w:ilvl="0">
      <w:start w:val="1"/>
      <w:numFmt w:val="lowerLetter"/>
      <w:lvlText w:val="%1."/>
      <w:lvlJc w:val="left"/>
      <w:pPr>
        <w:tabs>
          <w:tab w:val="num" w:pos="1080"/>
        </w:tabs>
        <w:ind w:left="1080" w:hanging="360"/>
      </w:pPr>
      <w:rPr>
        <w:rFonts w:hint="default"/>
        <w:b w:val="0"/>
        <w:i w:val="0"/>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69">
    <w:nsid w:val="35A403A1"/>
    <w:multiLevelType w:val="multilevel"/>
    <w:tmpl w:val="DC16B934"/>
    <w:lvl w:ilvl="0">
      <w:start w:val="1"/>
      <w:numFmt w:val="lowerLetter"/>
      <w:lvlText w:val="%1."/>
      <w:lvlJc w:val="left"/>
      <w:pPr>
        <w:tabs>
          <w:tab w:val="num" w:pos="1080"/>
        </w:tabs>
        <w:ind w:left="1080" w:hanging="360"/>
      </w:pPr>
      <w:rPr>
        <w:rFonts w:hint="default"/>
        <w:b w:val="0"/>
        <w:i w:val="0"/>
      </w:rPr>
    </w:lvl>
    <w:lvl w:ilvl="1">
      <w:start w:val="1"/>
      <w:numFmt w:val="decimal"/>
      <w:lvlText w:val="%2."/>
      <w:lvlJc w:val="left"/>
      <w:pPr>
        <w:tabs>
          <w:tab w:val="num" w:pos="1440"/>
        </w:tabs>
        <w:ind w:left="1440" w:hanging="360"/>
      </w:pPr>
      <w:rPr>
        <w:rFonts w:hint="default"/>
        <w:sz w:val="2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0">
    <w:nsid w:val="35BE0896"/>
    <w:multiLevelType w:val="hybridMultilevel"/>
    <w:tmpl w:val="2E26B22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1">
    <w:nsid w:val="36760AE7"/>
    <w:multiLevelType w:val="multilevel"/>
    <w:tmpl w:val="E9D06FB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2">
    <w:nsid w:val="36DB24EF"/>
    <w:multiLevelType w:val="multilevel"/>
    <w:tmpl w:val="368020AA"/>
    <w:lvl w:ilvl="0">
      <w:start w:val="1"/>
      <w:numFmt w:val="lowerLetter"/>
      <w:lvlText w:val="%1."/>
      <w:lvlJc w:val="left"/>
      <w:pPr>
        <w:tabs>
          <w:tab w:val="num" w:pos="1080"/>
        </w:tabs>
        <w:ind w:left="1080" w:hanging="360"/>
      </w:pPr>
      <w:rPr>
        <w:b w:val="0"/>
        <w:i w:val="0"/>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73">
    <w:nsid w:val="36FB00F9"/>
    <w:multiLevelType w:val="multilevel"/>
    <w:tmpl w:val="59626DB0"/>
    <w:lvl w:ilvl="0">
      <w:start w:val="1"/>
      <w:numFmt w:val="lowerLetter"/>
      <w:lvlText w:val="%1."/>
      <w:lvlJc w:val="left"/>
      <w:pPr>
        <w:tabs>
          <w:tab w:val="num" w:pos="1080"/>
        </w:tabs>
        <w:ind w:left="1080" w:hanging="360"/>
      </w:pPr>
      <w:rPr>
        <w:rFonts w:ascii="Times New Roman" w:eastAsia="Times New Roman" w:hAnsi="Times New Roman" w:cs="Times New Roman"/>
        <w:b w:val="0"/>
        <w:i w:val="0"/>
      </w:rPr>
    </w:lvl>
    <w:lvl w:ilvl="1">
      <w:start w:val="1"/>
      <w:numFmt w:val="lowerLetter"/>
      <w:lvlText w:val="%2."/>
      <w:lvlJc w:val="left"/>
      <w:pPr>
        <w:tabs>
          <w:tab w:val="num" w:pos="1800"/>
        </w:tabs>
        <w:ind w:left="1800" w:hanging="360"/>
      </w:pPr>
      <w:rPr>
        <w:rFonts w:cs="Times New Roman" w:hint="default"/>
      </w:rPr>
    </w:lvl>
    <w:lvl w:ilvl="2">
      <w:start w:val="1"/>
      <w:numFmt w:val="lowerRoman"/>
      <w:lvlText w:val="%3."/>
      <w:lvlJc w:val="right"/>
      <w:pPr>
        <w:tabs>
          <w:tab w:val="num" w:pos="2520"/>
        </w:tabs>
        <w:ind w:left="2520" w:hanging="180"/>
      </w:pPr>
      <w:rPr>
        <w:rFonts w:cs="Times New Roman" w:hint="default"/>
      </w:rPr>
    </w:lvl>
    <w:lvl w:ilvl="3">
      <w:start w:val="1"/>
      <w:numFmt w:val="decimal"/>
      <w:lvlText w:val="%4."/>
      <w:lvlJc w:val="left"/>
      <w:pPr>
        <w:tabs>
          <w:tab w:val="num" w:pos="3240"/>
        </w:tabs>
        <w:ind w:left="3240" w:hanging="36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74">
    <w:nsid w:val="37033012"/>
    <w:multiLevelType w:val="hybridMultilevel"/>
    <w:tmpl w:val="BDAE4682"/>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75">
    <w:nsid w:val="373B0475"/>
    <w:multiLevelType w:val="hybridMultilevel"/>
    <w:tmpl w:val="7EE6A9C2"/>
    <w:lvl w:ilvl="0" w:tplc="B080AB0C">
      <w:start w:val="1"/>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720"/>
        </w:tabs>
        <w:ind w:left="720" w:hanging="360"/>
      </w:pPr>
      <w:rPr>
        <w:rFonts w:cs="Times New Roman"/>
      </w:rPr>
    </w:lvl>
    <w:lvl w:ilvl="2" w:tplc="0409001B">
      <w:start w:val="1"/>
      <w:numFmt w:val="lowerRoman"/>
      <w:lvlText w:val="%3."/>
      <w:lvlJc w:val="right"/>
      <w:pPr>
        <w:tabs>
          <w:tab w:val="num" w:pos="1440"/>
        </w:tabs>
        <w:ind w:left="1440" w:hanging="180"/>
      </w:pPr>
      <w:rPr>
        <w:rFonts w:cs="Times New Roman"/>
      </w:rPr>
    </w:lvl>
    <w:lvl w:ilvl="3" w:tplc="0409000F" w:tentative="1">
      <w:start w:val="1"/>
      <w:numFmt w:val="decimal"/>
      <w:lvlText w:val="%4."/>
      <w:lvlJc w:val="left"/>
      <w:pPr>
        <w:tabs>
          <w:tab w:val="num" w:pos="2160"/>
        </w:tabs>
        <w:ind w:left="2160" w:hanging="360"/>
      </w:pPr>
      <w:rPr>
        <w:rFonts w:cs="Times New Roman"/>
      </w:rPr>
    </w:lvl>
    <w:lvl w:ilvl="4" w:tplc="04090019" w:tentative="1">
      <w:start w:val="1"/>
      <w:numFmt w:val="lowerLetter"/>
      <w:lvlText w:val="%5."/>
      <w:lvlJc w:val="left"/>
      <w:pPr>
        <w:tabs>
          <w:tab w:val="num" w:pos="2880"/>
        </w:tabs>
        <w:ind w:left="2880" w:hanging="360"/>
      </w:pPr>
      <w:rPr>
        <w:rFonts w:cs="Times New Roman"/>
      </w:rPr>
    </w:lvl>
    <w:lvl w:ilvl="5" w:tplc="0409001B" w:tentative="1">
      <w:start w:val="1"/>
      <w:numFmt w:val="lowerRoman"/>
      <w:lvlText w:val="%6."/>
      <w:lvlJc w:val="right"/>
      <w:pPr>
        <w:tabs>
          <w:tab w:val="num" w:pos="3600"/>
        </w:tabs>
        <w:ind w:left="3600" w:hanging="180"/>
      </w:pPr>
      <w:rPr>
        <w:rFonts w:cs="Times New Roman"/>
      </w:rPr>
    </w:lvl>
    <w:lvl w:ilvl="6" w:tplc="0409000F" w:tentative="1">
      <w:start w:val="1"/>
      <w:numFmt w:val="decimal"/>
      <w:lvlText w:val="%7."/>
      <w:lvlJc w:val="left"/>
      <w:pPr>
        <w:tabs>
          <w:tab w:val="num" w:pos="4320"/>
        </w:tabs>
        <w:ind w:left="4320" w:hanging="360"/>
      </w:pPr>
      <w:rPr>
        <w:rFonts w:cs="Times New Roman"/>
      </w:rPr>
    </w:lvl>
    <w:lvl w:ilvl="7" w:tplc="04090019" w:tentative="1">
      <w:start w:val="1"/>
      <w:numFmt w:val="lowerLetter"/>
      <w:lvlText w:val="%8."/>
      <w:lvlJc w:val="left"/>
      <w:pPr>
        <w:tabs>
          <w:tab w:val="num" w:pos="5040"/>
        </w:tabs>
        <w:ind w:left="5040" w:hanging="360"/>
      </w:pPr>
      <w:rPr>
        <w:rFonts w:cs="Times New Roman"/>
      </w:rPr>
    </w:lvl>
    <w:lvl w:ilvl="8" w:tplc="0409001B" w:tentative="1">
      <w:start w:val="1"/>
      <w:numFmt w:val="lowerRoman"/>
      <w:lvlText w:val="%9."/>
      <w:lvlJc w:val="right"/>
      <w:pPr>
        <w:tabs>
          <w:tab w:val="num" w:pos="5760"/>
        </w:tabs>
        <w:ind w:left="5760" w:hanging="180"/>
      </w:pPr>
      <w:rPr>
        <w:rFonts w:cs="Times New Roman"/>
      </w:rPr>
    </w:lvl>
  </w:abstractNum>
  <w:abstractNum w:abstractNumId="176">
    <w:nsid w:val="37561F5D"/>
    <w:multiLevelType w:val="multilevel"/>
    <w:tmpl w:val="BBC4FE5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7">
    <w:nsid w:val="378706F0"/>
    <w:multiLevelType w:val="multilevel"/>
    <w:tmpl w:val="8E5CD35C"/>
    <w:lvl w:ilvl="0">
      <w:start w:val="1"/>
      <w:numFmt w:val="lowerLetter"/>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178">
    <w:nsid w:val="378A7638"/>
    <w:multiLevelType w:val="singleLevel"/>
    <w:tmpl w:val="0409000F"/>
    <w:lvl w:ilvl="0">
      <w:start w:val="1"/>
      <w:numFmt w:val="decimal"/>
      <w:lvlText w:val="%1."/>
      <w:lvlJc w:val="left"/>
      <w:pPr>
        <w:tabs>
          <w:tab w:val="num" w:pos="360"/>
        </w:tabs>
        <w:ind w:left="360" w:hanging="360"/>
      </w:pPr>
    </w:lvl>
  </w:abstractNum>
  <w:abstractNum w:abstractNumId="179">
    <w:nsid w:val="379F1ACF"/>
    <w:multiLevelType w:val="singleLevel"/>
    <w:tmpl w:val="49FCCA3C"/>
    <w:lvl w:ilvl="0">
      <w:start w:val="1"/>
      <w:numFmt w:val="lowerLetter"/>
      <w:lvlText w:val="%1."/>
      <w:lvlJc w:val="left"/>
      <w:pPr>
        <w:tabs>
          <w:tab w:val="num" w:pos="1800"/>
        </w:tabs>
        <w:ind w:left="1800" w:hanging="360"/>
      </w:pPr>
      <w:rPr>
        <w:rFonts w:hint="default"/>
      </w:rPr>
    </w:lvl>
  </w:abstractNum>
  <w:abstractNum w:abstractNumId="180">
    <w:nsid w:val="37B72579"/>
    <w:multiLevelType w:val="hybridMultilevel"/>
    <w:tmpl w:val="AA368898"/>
    <w:lvl w:ilvl="0" w:tplc="FFFFFFF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nsid w:val="37CB1DE2"/>
    <w:multiLevelType w:val="hybridMultilevel"/>
    <w:tmpl w:val="56CADDF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2">
    <w:nsid w:val="382C20B2"/>
    <w:multiLevelType w:val="singleLevel"/>
    <w:tmpl w:val="0409000F"/>
    <w:lvl w:ilvl="0">
      <w:start w:val="1"/>
      <w:numFmt w:val="decimal"/>
      <w:lvlText w:val="%1."/>
      <w:lvlJc w:val="left"/>
      <w:pPr>
        <w:tabs>
          <w:tab w:val="num" w:pos="360"/>
        </w:tabs>
        <w:ind w:left="360" w:hanging="360"/>
      </w:pPr>
      <w:rPr>
        <w:rFonts w:cs="Times New Roman"/>
      </w:rPr>
    </w:lvl>
  </w:abstractNum>
  <w:abstractNum w:abstractNumId="183">
    <w:nsid w:val="3873659C"/>
    <w:multiLevelType w:val="multilevel"/>
    <w:tmpl w:val="3DA68B62"/>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4">
    <w:nsid w:val="389E5478"/>
    <w:multiLevelType w:val="multilevel"/>
    <w:tmpl w:val="7FA6608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5">
    <w:nsid w:val="38A5633E"/>
    <w:multiLevelType w:val="multilevel"/>
    <w:tmpl w:val="EE10735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tabs>
          <w:tab w:val="num" w:pos="1800"/>
        </w:tabs>
        <w:ind w:left="1800" w:hanging="360"/>
      </w:pPr>
      <w:rPr>
        <w:rFonts w:ascii="Symbol" w:hAnsi="Symbol"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86">
    <w:nsid w:val="395B0C62"/>
    <w:multiLevelType w:val="multilevel"/>
    <w:tmpl w:val="7166B17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87">
    <w:nsid w:val="39C8690E"/>
    <w:multiLevelType w:val="multilevel"/>
    <w:tmpl w:val="545A6152"/>
    <w:lvl w:ilvl="0">
      <w:start w:val="1"/>
      <w:numFmt w:val="lowerLetter"/>
      <w:lvlText w:val="%1."/>
      <w:lvlJc w:val="left"/>
      <w:pPr>
        <w:tabs>
          <w:tab w:val="num" w:pos="1080"/>
        </w:tabs>
        <w:ind w:left="1080" w:hanging="360"/>
      </w:pPr>
      <w:rPr>
        <w:rFonts w:cs="Times New Roman"/>
      </w:rPr>
    </w:lvl>
    <w:lvl w:ilvl="1">
      <w:start w:val="1"/>
      <w:numFmt w:val="decimal"/>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188">
    <w:nsid w:val="39C87D3A"/>
    <w:multiLevelType w:val="multilevel"/>
    <w:tmpl w:val="F690774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b w:val="0"/>
        <w:i w:val="0"/>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89">
    <w:nsid w:val="3A5102FF"/>
    <w:multiLevelType w:val="multilevel"/>
    <w:tmpl w:val="D1DC8740"/>
    <w:lvl w:ilvl="0">
      <w:start w:val="5"/>
      <w:numFmt w:val="lowerLetter"/>
      <w:lvlText w:val="%1."/>
      <w:lvlJc w:val="left"/>
      <w:pPr>
        <w:tabs>
          <w:tab w:val="num" w:pos="1080"/>
        </w:tabs>
        <w:ind w:left="1080" w:hanging="360"/>
      </w:pPr>
      <w:rPr>
        <w:rFonts w:cs="Times New Roman" w:hint="default"/>
      </w:rPr>
    </w:lvl>
    <w:lvl w:ilvl="1">
      <w:start w:val="1"/>
      <w:numFmt w:val="decimal"/>
      <w:lvlText w:val="%2."/>
      <w:lvlJc w:val="left"/>
      <w:pPr>
        <w:tabs>
          <w:tab w:val="num" w:pos="1800"/>
        </w:tabs>
        <w:ind w:left="1800" w:hanging="360"/>
      </w:pPr>
      <w:rPr>
        <w:rFonts w:cs="Times New Roman" w:hint="default"/>
      </w:rPr>
    </w:lvl>
    <w:lvl w:ilvl="2">
      <w:start w:val="1"/>
      <w:numFmt w:val="lowerRoman"/>
      <w:lvlText w:val="%3."/>
      <w:lvlJc w:val="right"/>
      <w:pPr>
        <w:tabs>
          <w:tab w:val="num" w:pos="2520"/>
        </w:tabs>
        <w:ind w:left="2520" w:hanging="180"/>
      </w:pPr>
      <w:rPr>
        <w:rFonts w:cs="Times New Roman" w:hint="default"/>
      </w:rPr>
    </w:lvl>
    <w:lvl w:ilvl="3">
      <w:start w:val="1"/>
      <w:numFmt w:val="decimal"/>
      <w:lvlText w:val="%4."/>
      <w:lvlJc w:val="left"/>
      <w:pPr>
        <w:tabs>
          <w:tab w:val="num" w:pos="3240"/>
        </w:tabs>
        <w:ind w:left="3240" w:hanging="36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90">
    <w:nsid w:val="3A7555B4"/>
    <w:multiLevelType w:val="multilevel"/>
    <w:tmpl w:val="54521D82"/>
    <w:lvl w:ilvl="0">
      <w:start w:val="1"/>
      <w:numFmt w:val="decimal"/>
      <w:lvlText w:val="%1."/>
      <w:lvlJc w:val="left"/>
      <w:pPr>
        <w:tabs>
          <w:tab w:val="num" w:pos="1440"/>
        </w:tabs>
        <w:ind w:left="1440" w:hanging="360"/>
      </w:pPr>
      <w:rPr>
        <w:rFonts w:cs="Times New Roman"/>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tentative="1">
      <w:start w:val="1"/>
      <w:numFmt w:val="decimal"/>
      <w:lvlText w:val="%4."/>
      <w:lvlJc w:val="left"/>
      <w:pPr>
        <w:tabs>
          <w:tab w:val="num" w:pos="3600"/>
        </w:tabs>
        <w:ind w:left="3600" w:hanging="360"/>
      </w:pPr>
      <w:rPr>
        <w:rFonts w:cs="Times New Roman"/>
      </w:rPr>
    </w:lvl>
    <w:lvl w:ilvl="4" w:tentative="1">
      <w:start w:val="1"/>
      <w:numFmt w:val="lowerLetter"/>
      <w:lvlText w:val="%5."/>
      <w:lvlJc w:val="left"/>
      <w:pPr>
        <w:tabs>
          <w:tab w:val="num" w:pos="4320"/>
        </w:tabs>
        <w:ind w:left="4320" w:hanging="360"/>
      </w:pPr>
      <w:rPr>
        <w:rFonts w:cs="Times New Roman"/>
      </w:rPr>
    </w:lvl>
    <w:lvl w:ilvl="5" w:tentative="1">
      <w:start w:val="1"/>
      <w:numFmt w:val="lowerRoman"/>
      <w:lvlText w:val="%6."/>
      <w:lvlJc w:val="right"/>
      <w:pPr>
        <w:tabs>
          <w:tab w:val="num" w:pos="5040"/>
        </w:tabs>
        <w:ind w:left="5040" w:hanging="180"/>
      </w:pPr>
      <w:rPr>
        <w:rFonts w:cs="Times New Roman"/>
      </w:rPr>
    </w:lvl>
    <w:lvl w:ilvl="6" w:tentative="1">
      <w:start w:val="1"/>
      <w:numFmt w:val="decimal"/>
      <w:lvlText w:val="%7."/>
      <w:lvlJc w:val="left"/>
      <w:pPr>
        <w:tabs>
          <w:tab w:val="num" w:pos="5760"/>
        </w:tabs>
        <w:ind w:left="5760" w:hanging="360"/>
      </w:pPr>
      <w:rPr>
        <w:rFonts w:cs="Times New Roman"/>
      </w:rPr>
    </w:lvl>
    <w:lvl w:ilvl="7" w:tentative="1">
      <w:start w:val="1"/>
      <w:numFmt w:val="lowerLetter"/>
      <w:lvlText w:val="%8."/>
      <w:lvlJc w:val="left"/>
      <w:pPr>
        <w:tabs>
          <w:tab w:val="num" w:pos="6480"/>
        </w:tabs>
        <w:ind w:left="6480" w:hanging="360"/>
      </w:pPr>
      <w:rPr>
        <w:rFonts w:cs="Times New Roman"/>
      </w:rPr>
    </w:lvl>
    <w:lvl w:ilvl="8" w:tentative="1">
      <w:start w:val="1"/>
      <w:numFmt w:val="lowerRoman"/>
      <w:lvlText w:val="%9."/>
      <w:lvlJc w:val="right"/>
      <w:pPr>
        <w:tabs>
          <w:tab w:val="num" w:pos="7200"/>
        </w:tabs>
        <w:ind w:left="7200" w:hanging="180"/>
      </w:pPr>
      <w:rPr>
        <w:rFonts w:cs="Times New Roman"/>
      </w:rPr>
    </w:lvl>
  </w:abstractNum>
  <w:abstractNum w:abstractNumId="191">
    <w:nsid w:val="3A9651E4"/>
    <w:multiLevelType w:val="hybridMultilevel"/>
    <w:tmpl w:val="CC2EA3A2"/>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2">
    <w:nsid w:val="3AA22064"/>
    <w:multiLevelType w:val="hybridMultilevel"/>
    <w:tmpl w:val="C8DAF0E4"/>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3">
    <w:nsid w:val="3AF62B28"/>
    <w:multiLevelType w:val="multilevel"/>
    <w:tmpl w:val="97BEC7BE"/>
    <w:lvl w:ilvl="0">
      <w:start w:val="1"/>
      <w:numFmt w:val="lowerLetter"/>
      <w:lvlText w:val="%1."/>
      <w:lvlJc w:val="left"/>
      <w:pPr>
        <w:tabs>
          <w:tab w:val="num" w:pos="2160"/>
        </w:tabs>
        <w:ind w:left="2160" w:hanging="360"/>
      </w:p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194">
    <w:nsid w:val="3B1E3A10"/>
    <w:multiLevelType w:val="multilevel"/>
    <w:tmpl w:val="90440598"/>
    <w:lvl w:ilvl="0">
      <w:start w:val="1"/>
      <w:numFmt w:val="decimal"/>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195">
    <w:nsid w:val="3B950FAB"/>
    <w:multiLevelType w:val="multilevel"/>
    <w:tmpl w:val="92AE96E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96">
    <w:nsid w:val="3B987878"/>
    <w:multiLevelType w:val="hybridMultilevel"/>
    <w:tmpl w:val="1B0025F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nsid w:val="3C4E3A2F"/>
    <w:multiLevelType w:val="hybridMultilevel"/>
    <w:tmpl w:val="BF8E3048"/>
    <w:lvl w:ilvl="0" w:tplc="FFFFFFF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8">
    <w:nsid w:val="3CA12F2A"/>
    <w:multiLevelType w:val="multilevel"/>
    <w:tmpl w:val="51C2DA18"/>
    <w:lvl w:ilvl="0">
      <w:start w:val="1"/>
      <w:numFmt w:val="lowerLetter"/>
      <w:lvlText w:val="%1."/>
      <w:lvlJc w:val="left"/>
      <w:pPr>
        <w:tabs>
          <w:tab w:val="num" w:pos="1080"/>
        </w:tabs>
        <w:ind w:left="1080" w:hanging="360"/>
      </w:pPr>
      <w:rPr>
        <w:rFonts w:hint="default"/>
        <w:b w:val="0"/>
        <w:i w:val="0"/>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99">
    <w:nsid w:val="3CB64AF7"/>
    <w:multiLevelType w:val="multilevel"/>
    <w:tmpl w:val="431C1E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0">
    <w:nsid w:val="3D181295"/>
    <w:multiLevelType w:val="multilevel"/>
    <w:tmpl w:val="461ADBB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1">
    <w:nsid w:val="3D203846"/>
    <w:multiLevelType w:val="multilevel"/>
    <w:tmpl w:val="BB1CBC86"/>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02">
    <w:nsid w:val="3D5078CC"/>
    <w:multiLevelType w:val="multilevel"/>
    <w:tmpl w:val="19DA3EDA"/>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03">
    <w:nsid w:val="3D7738C8"/>
    <w:multiLevelType w:val="multilevel"/>
    <w:tmpl w:val="608656CC"/>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4">
    <w:nsid w:val="3D9672C7"/>
    <w:multiLevelType w:val="multilevel"/>
    <w:tmpl w:val="7EAAE37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05">
    <w:nsid w:val="3DA76150"/>
    <w:multiLevelType w:val="hybridMultilevel"/>
    <w:tmpl w:val="31A4CA22"/>
    <w:lvl w:ilvl="0" w:tplc="A0C40E7C">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6">
    <w:nsid w:val="3DAA6EDC"/>
    <w:multiLevelType w:val="multilevel"/>
    <w:tmpl w:val="7B780A30"/>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07">
    <w:nsid w:val="3DB32D4C"/>
    <w:multiLevelType w:val="multilevel"/>
    <w:tmpl w:val="049A0976"/>
    <w:lvl w:ilvl="0">
      <w:start w:val="1"/>
      <w:numFmt w:val="low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08">
    <w:nsid w:val="3DB767DC"/>
    <w:multiLevelType w:val="hybridMultilevel"/>
    <w:tmpl w:val="AE267A40"/>
    <w:lvl w:ilvl="0" w:tplc="B080AB0C">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9">
    <w:nsid w:val="3E2A1218"/>
    <w:multiLevelType w:val="multilevel"/>
    <w:tmpl w:val="F690774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b w:val="0"/>
        <w:i w:val="0"/>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0">
    <w:nsid w:val="3EF461AC"/>
    <w:multiLevelType w:val="multilevel"/>
    <w:tmpl w:val="603E9696"/>
    <w:lvl w:ilvl="0">
      <w:start w:val="3"/>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Roman"/>
      <w:lvlText w:val="%5."/>
      <w:lvlJc w:val="right"/>
      <w:pPr>
        <w:ind w:left="1800" w:hanging="360"/>
      </w:pPr>
      <w:rPr>
        <w:rFonts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211">
    <w:nsid w:val="3F7E0FF4"/>
    <w:multiLevelType w:val="multilevel"/>
    <w:tmpl w:val="4B2EB508"/>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12">
    <w:nsid w:val="3FD177EF"/>
    <w:multiLevelType w:val="multilevel"/>
    <w:tmpl w:val="B4967BA6"/>
    <w:lvl w:ilvl="0">
      <w:start w:val="1"/>
      <w:numFmt w:val="decimal"/>
      <w:lvlText w:val="%1."/>
      <w:lvlJc w:val="left"/>
      <w:pPr>
        <w:tabs>
          <w:tab w:val="num" w:pos="1800"/>
        </w:tabs>
        <w:ind w:left="1800" w:hanging="360"/>
      </w:pPr>
    </w:lvl>
    <w:lvl w:ilvl="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213">
    <w:nsid w:val="402B74D9"/>
    <w:multiLevelType w:val="multilevel"/>
    <w:tmpl w:val="DC16B934"/>
    <w:lvl w:ilvl="0">
      <w:start w:val="1"/>
      <w:numFmt w:val="lowerLetter"/>
      <w:lvlText w:val="%1."/>
      <w:lvlJc w:val="left"/>
      <w:pPr>
        <w:tabs>
          <w:tab w:val="num" w:pos="1080"/>
        </w:tabs>
        <w:ind w:left="1080" w:hanging="360"/>
      </w:pPr>
      <w:rPr>
        <w:rFonts w:hint="default"/>
        <w:b w:val="0"/>
        <w:i w:val="0"/>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4">
    <w:nsid w:val="405C4E13"/>
    <w:multiLevelType w:val="multilevel"/>
    <w:tmpl w:val="FC7A769C"/>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5">
    <w:nsid w:val="40BF2988"/>
    <w:multiLevelType w:val="multilevel"/>
    <w:tmpl w:val="F0C2E0AC"/>
    <w:lvl w:ilvl="0">
      <w:start w:val="1"/>
      <w:numFmt w:val="lowerLetter"/>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216">
    <w:nsid w:val="41581B29"/>
    <w:multiLevelType w:val="multilevel"/>
    <w:tmpl w:val="4016F11C"/>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17">
    <w:nsid w:val="417B4ADB"/>
    <w:multiLevelType w:val="hybridMultilevel"/>
    <w:tmpl w:val="679056FC"/>
    <w:lvl w:ilvl="0" w:tplc="5240D12E">
      <w:start w:val="1"/>
      <w:numFmt w:val="bullet"/>
      <w:lvlText w:val=""/>
      <w:lvlJc w:val="left"/>
      <w:pPr>
        <w:tabs>
          <w:tab w:val="num" w:pos="1080"/>
        </w:tabs>
        <w:ind w:left="1080" w:hanging="360"/>
      </w:pPr>
      <w:rPr>
        <w:rFonts w:ascii="Symbol" w:hAnsi="Symbol" w:hint="default"/>
      </w:rPr>
    </w:lvl>
    <w:lvl w:ilvl="1" w:tplc="4CC490C2" w:tentative="1">
      <w:start w:val="1"/>
      <w:numFmt w:val="lowerLetter"/>
      <w:lvlText w:val="%2."/>
      <w:lvlJc w:val="left"/>
      <w:pPr>
        <w:tabs>
          <w:tab w:val="num" w:pos="1800"/>
        </w:tabs>
        <w:ind w:left="1800" w:hanging="360"/>
      </w:pPr>
    </w:lvl>
    <w:lvl w:ilvl="2" w:tplc="08447FDE" w:tentative="1">
      <w:start w:val="1"/>
      <w:numFmt w:val="lowerRoman"/>
      <w:lvlText w:val="%3."/>
      <w:lvlJc w:val="right"/>
      <w:pPr>
        <w:tabs>
          <w:tab w:val="num" w:pos="2520"/>
        </w:tabs>
        <w:ind w:left="2520" w:hanging="180"/>
      </w:pPr>
    </w:lvl>
    <w:lvl w:ilvl="3" w:tplc="EEB05BF0" w:tentative="1">
      <w:start w:val="1"/>
      <w:numFmt w:val="decimal"/>
      <w:lvlText w:val="%4."/>
      <w:lvlJc w:val="left"/>
      <w:pPr>
        <w:tabs>
          <w:tab w:val="num" w:pos="3240"/>
        </w:tabs>
        <w:ind w:left="3240" w:hanging="360"/>
      </w:pPr>
    </w:lvl>
    <w:lvl w:ilvl="4" w:tplc="6C8A6EC2" w:tentative="1">
      <w:start w:val="1"/>
      <w:numFmt w:val="lowerLetter"/>
      <w:lvlText w:val="%5."/>
      <w:lvlJc w:val="left"/>
      <w:pPr>
        <w:tabs>
          <w:tab w:val="num" w:pos="3960"/>
        </w:tabs>
        <w:ind w:left="3960" w:hanging="360"/>
      </w:pPr>
    </w:lvl>
    <w:lvl w:ilvl="5" w:tplc="7FBCAF10" w:tentative="1">
      <w:start w:val="1"/>
      <w:numFmt w:val="lowerRoman"/>
      <w:lvlText w:val="%6."/>
      <w:lvlJc w:val="right"/>
      <w:pPr>
        <w:tabs>
          <w:tab w:val="num" w:pos="4680"/>
        </w:tabs>
        <w:ind w:left="4680" w:hanging="180"/>
      </w:pPr>
    </w:lvl>
    <w:lvl w:ilvl="6" w:tplc="985EB4C6" w:tentative="1">
      <w:start w:val="1"/>
      <w:numFmt w:val="decimal"/>
      <w:lvlText w:val="%7."/>
      <w:lvlJc w:val="left"/>
      <w:pPr>
        <w:tabs>
          <w:tab w:val="num" w:pos="5400"/>
        </w:tabs>
        <w:ind w:left="5400" w:hanging="360"/>
      </w:pPr>
    </w:lvl>
    <w:lvl w:ilvl="7" w:tplc="A8B8262A" w:tentative="1">
      <w:start w:val="1"/>
      <w:numFmt w:val="lowerLetter"/>
      <w:lvlText w:val="%8."/>
      <w:lvlJc w:val="left"/>
      <w:pPr>
        <w:tabs>
          <w:tab w:val="num" w:pos="6120"/>
        </w:tabs>
        <w:ind w:left="6120" w:hanging="360"/>
      </w:pPr>
    </w:lvl>
    <w:lvl w:ilvl="8" w:tplc="962824CE" w:tentative="1">
      <w:start w:val="1"/>
      <w:numFmt w:val="lowerRoman"/>
      <w:lvlText w:val="%9."/>
      <w:lvlJc w:val="right"/>
      <w:pPr>
        <w:tabs>
          <w:tab w:val="num" w:pos="6840"/>
        </w:tabs>
        <w:ind w:left="6840" w:hanging="180"/>
      </w:pPr>
    </w:lvl>
  </w:abstractNum>
  <w:abstractNum w:abstractNumId="218">
    <w:nsid w:val="418006EC"/>
    <w:multiLevelType w:val="multilevel"/>
    <w:tmpl w:val="361C3244"/>
    <w:lvl w:ilvl="0">
      <w:start w:val="2"/>
      <w:numFmt w:val="lowerLetter"/>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rPr>
        <w:rFonts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19">
    <w:nsid w:val="41CD2505"/>
    <w:multiLevelType w:val="multilevel"/>
    <w:tmpl w:val="EE107352"/>
    <w:lvl w:ilvl="0">
      <w:start w:val="1"/>
      <w:numFmt w:val="low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20">
    <w:nsid w:val="41D53970"/>
    <w:multiLevelType w:val="multilevel"/>
    <w:tmpl w:val="F690774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b w:val="0"/>
        <w:i w:val="0"/>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1">
    <w:nsid w:val="427C57EF"/>
    <w:multiLevelType w:val="multilevel"/>
    <w:tmpl w:val="55E214BE"/>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22">
    <w:nsid w:val="42877D0C"/>
    <w:multiLevelType w:val="hybridMultilevel"/>
    <w:tmpl w:val="EC148454"/>
    <w:lvl w:ilvl="0" w:tplc="B080AB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3">
    <w:nsid w:val="42991F87"/>
    <w:multiLevelType w:val="multilevel"/>
    <w:tmpl w:val="4C40B350"/>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0"/>
        </w:tabs>
        <w:ind w:left="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1440"/>
        </w:tabs>
        <w:ind w:left="1440" w:hanging="360"/>
      </w:pPr>
    </w:lvl>
    <w:lvl w:ilvl="4">
      <w:start w:val="1"/>
      <w:numFmt w:val="lowerLetter"/>
      <w:lvlText w:val="%5."/>
      <w:lvlJc w:val="left"/>
      <w:pPr>
        <w:tabs>
          <w:tab w:val="num" w:pos="2160"/>
        </w:tabs>
        <w:ind w:left="2160" w:hanging="360"/>
      </w:pPr>
    </w:lvl>
    <w:lvl w:ilvl="5">
      <w:start w:val="1"/>
      <w:numFmt w:val="lowerRoman"/>
      <w:lvlText w:val="%6."/>
      <w:lvlJc w:val="right"/>
      <w:pPr>
        <w:tabs>
          <w:tab w:val="num" w:pos="2880"/>
        </w:tabs>
        <w:ind w:left="2880" w:hanging="180"/>
      </w:pPr>
    </w:lvl>
    <w:lvl w:ilvl="6" w:tentative="1">
      <w:start w:val="1"/>
      <w:numFmt w:val="decimal"/>
      <w:lvlText w:val="%7."/>
      <w:lvlJc w:val="left"/>
      <w:pPr>
        <w:tabs>
          <w:tab w:val="num" w:pos="3600"/>
        </w:tabs>
        <w:ind w:left="3600" w:hanging="360"/>
      </w:pPr>
    </w:lvl>
    <w:lvl w:ilvl="7" w:tentative="1">
      <w:start w:val="1"/>
      <w:numFmt w:val="lowerLetter"/>
      <w:lvlText w:val="%8."/>
      <w:lvlJc w:val="left"/>
      <w:pPr>
        <w:tabs>
          <w:tab w:val="num" w:pos="4320"/>
        </w:tabs>
        <w:ind w:left="4320" w:hanging="360"/>
      </w:pPr>
    </w:lvl>
    <w:lvl w:ilvl="8" w:tentative="1">
      <w:start w:val="1"/>
      <w:numFmt w:val="lowerRoman"/>
      <w:lvlText w:val="%9."/>
      <w:lvlJc w:val="right"/>
      <w:pPr>
        <w:tabs>
          <w:tab w:val="num" w:pos="5040"/>
        </w:tabs>
        <w:ind w:left="5040" w:hanging="180"/>
      </w:pPr>
    </w:lvl>
  </w:abstractNum>
  <w:abstractNum w:abstractNumId="224">
    <w:nsid w:val="42AF7F8D"/>
    <w:multiLevelType w:val="multilevel"/>
    <w:tmpl w:val="320C4CEE"/>
    <w:lvl w:ilvl="0">
      <w:start w:val="1"/>
      <w:numFmt w:val="lowerLetter"/>
      <w:lvlText w:val="%1."/>
      <w:lvlJc w:val="left"/>
      <w:pPr>
        <w:tabs>
          <w:tab w:val="num" w:pos="1800"/>
        </w:tabs>
        <w:ind w:left="1800" w:hanging="360"/>
      </w:pPr>
      <w:rPr>
        <w:rFonts w:hint="default"/>
        <w:b w:val="0"/>
        <w:i w:val="0"/>
      </w:rPr>
    </w:lvl>
    <w:lvl w:ilvl="1" w:tentative="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25">
    <w:nsid w:val="43303A17"/>
    <w:multiLevelType w:val="multilevel"/>
    <w:tmpl w:val="DA605372"/>
    <w:lvl w:ilvl="0">
      <w:start w:val="1"/>
      <w:numFmt w:val="lowerLetter"/>
      <w:lvlText w:val="%1)"/>
      <w:lvlJc w:val="left"/>
      <w:pPr>
        <w:ind w:left="360" w:hanging="360"/>
      </w:pPr>
      <w:rPr>
        <w:rFonts w:cs="Times New Roman" w:hint="default"/>
      </w:rPr>
    </w:lvl>
    <w:lvl w:ilvl="1">
      <w:start w:val="6"/>
      <w:numFmt w:val="decimal"/>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decimal"/>
      <w:lvlText w:val="%4."/>
      <w:lvlJc w:val="left"/>
      <w:pPr>
        <w:ind w:left="1440" w:hanging="360"/>
      </w:pPr>
      <w:rPr>
        <w:rFonts w:ascii="Times New Roman" w:eastAsia="MS Mincho" w:hAnsi="Times New Roman" w:cs="Times New Roman"/>
      </w:rPr>
    </w:lvl>
    <w:lvl w:ilvl="4">
      <w:start w:val="1"/>
      <w:numFmt w:val="lowerRoman"/>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226">
    <w:nsid w:val="437062EB"/>
    <w:multiLevelType w:val="multilevel"/>
    <w:tmpl w:val="994449AC"/>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rPr>
        <w:rFonts w:hint="default"/>
      </w:r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7">
    <w:nsid w:val="442D2202"/>
    <w:multiLevelType w:val="multilevel"/>
    <w:tmpl w:val="A76A200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28">
    <w:nsid w:val="44D73F0F"/>
    <w:multiLevelType w:val="multilevel"/>
    <w:tmpl w:val="B8D69CB8"/>
    <w:lvl w:ilvl="0">
      <w:start w:val="1"/>
      <w:numFmt w:val="decimal"/>
      <w:lvlText w:val="%1."/>
      <w:lvlJc w:val="left"/>
      <w:pPr>
        <w:tabs>
          <w:tab w:val="num" w:pos="1440"/>
        </w:tabs>
        <w:ind w:left="144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29">
    <w:nsid w:val="44DD1D51"/>
    <w:multiLevelType w:val="multilevel"/>
    <w:tmpl w:val="C274597E"/>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30">
    <w:nsid w:val="453076B7"/>
    <w:multiLevelType w:val="multilevel"/>
    <w:tmpl w:val="EE107352"/>
    <w:lvl w:ilvl="0">
      <w:start w:val="1"/>
      <w:numFmt w:val="bullet"/>
      <w:lvlText w:val=""/>
      <w:lvlJc w:val="left"/>
      <w:pPr>
        <w:tabs>
          <w:tab w:val="num" w:pos="1440"/>
        </w:tabs>
        <w:ind w:left="1440" w:hanging="360"/>
      </w:pPr>
      <w:rPr>
        <w:rFonts w:ascii="Symbol" w:hAnsi="Symbol" w:hint="default"/>
      </w:rPr>
    </w:lvl>
    <w:lvl w:ilvl="1">
      <w:start w:val="1"/>
      <w:numFmt w:val="bullet"/>
      <w:lvlText w:val=""/>
      <w:lvlJc w:val="left"/>
      <w:pPr>
        <w:tabs>
          <w:tab w:val="num" w:pos="1800"/>
        </w:tabs>
        <w:ind w:left="1800" w:hanging="360"/>
      </w:pPr>
      <w:rPr>
        <w:rFonts w:ascii="Symbol" w:hAnsi="Symbol" w:hint="default"/>
      </w:r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31">
    <w:nsid w:val="45477852"/>
    <w:multiLevelType w:val="hybridMultilevel"/>
    <w:tmpl w:val="8232266E"/>
    <w:lvl w:ilvl="0" w:tplc="8ADCC314">
      <w:start w:val="1"/>
      <w:numFmt w:val="lowerLetter"/>
      <w:lvlText w:val="%1."/>
      <w:lvlJc w:val="left"/>
      <w:pPr>
        <w:tabs>
          <w:tab w:val="num" w:pos="2520"/>
        </w:tabs>
        <w:ind w:left="2520" w:hanging="360"/>
      </w:pPr>
      <w:rPr>
        <w:rFonts w:hint="default"/>
      </w:rPr>
    </w:lvl>
    <w:lvl w:ilvl="1" w:tplc="04090019">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32">
    <w:nsid w:val="45C606DA"/>
    <w:multiLevelType w:val="singleLevel"/>
    <w:tmpl w:val="2736B108"/>
    <w:lvl w:ilvl="0">
      <w:start w:val="1"/>
      <w:numFmt w:val="lowerLetter"/>
      <w:lvlText w:val="%1."/>
      <w:lvlJc w:val="left"/>
      <w:pPr>
        <w:tabs>
          <w:tab w:val="num" w:pos="1800"/>
        </w:tabs>
        <w:ind w:left="1800" w:hanging="360"/>
      </w:pPr>
      <w:rPr>
        <w:rFonts w:hint="default"/>
      </w:rPr>
    </w:lvl>
  </w:abstractNum>
  <w:abstractNum w:abstractNumId="233">
    <w:nsid w:val="45E94FC9"/>
    <w:multiLevelType w:val="hybridMultilevel"/>
    <w:tmpl w:val="2BCECF1A"/>
    <w:lvl w:ilvl="0" w:tplc="6F0CB8FE">
      <w:start w:val="1"/>
      <w:numFmt w:val="decimal"/>
      <w:lvlText w:val="%1."/>
      <w:lvlJc w:val="left"/>
      <w:pPr>
        <w:tabs>
          <w:tab w:val="num" w:pos="1800"/>
        </w:tabs>
        <w:ind w:left="1800" w:hanging="360"/>
      </w:pPr>
    </w:lvl>
    <w:lvl w:ilvl="1" w:tplc="6BB8C9E6" w:tentative="1">
      <w:start w:val="1"/>
      <w:numFmt w:val="lowerLetter"/>
      <w:lvlText w:val="%2."/>
      <w:lvlJc w:val="left"/>
      <w:pPr>
        <w:tabs>
          <w:tab w:val="num" w:pos="2520"/>
        </w:tabs>
        <w:ind w:left="2520" w:hanging="360"/>
      </w:pPr>
    </w:lvl>
    <w:lvl w:ilvl="2" w:tplc="F56CD470" w:tentative="1">
      <w:start w:val="1"/>
      <w:numFmt w:val="lowerRoman"/>
      <w:lvlText w:val="%3."/>
      <w:lvlJc w:val="right"/>
      <w:pPr>
        <w:tabs>
          <w:tab w:val="num" w:pos="3240"/>
        </w:tabs>
        <w:ind w:left="3240" w:hanging="180"/>
      </w:pPr>
    </w:lvl>
    <w:lvl w:ilvl="3" w:tplc="48380398" w:tentative="1">
      <w:start w:val="1"/>
      <w:numFmt w:val="decimal"/>
      <w:lvlText w:val="%4."/>
      <w:lvlJc w:val="left"/>
      <w:pPr>
        <w:tabs>
          <w:tab w:val="num" w:pos="3960"/>
        </w:tabs>
        <w:ind w:left="3960" w:hanging="360"/>
      </w:pPr>
    </w:lvl>
    <w:lvl w:ilvl="4" w:tplc="5F42FB36" w:tentative="1">
      <w:start w:val="1"/>
      <w:numFmt w:val="lowerLetter"/>
      <w:lvlText w:val="%5."/>
      <w:lvlJc w:val="left"/>
      <w:pPr>
        <w:tabs>
          <w:tab w:val="num" w:pos="4680"/>
        </w:tabs>
        <w:ind w:left="4680" w:hanging="360"/>
      </w:pPr>
    </w:lvl>
    <w:lvl w:ilvl="5" w:tplc="DC787664" w:tentative="1">
      <w:start w:val="1"/>
      <w:numFmt w:val="lowerRoman"/>
      <w:lvlText w:val="%6."/>
      <w:lvlJc w:val="right"/>
      <w:pPr>
        <w:tabs>
          <w:tab w:val="num" w:pos="5400"/>
        </w:tabs>
        <w:ind w:left="5400" w:hanging="180"/>
      </w:pPr>
    </w:lvl>
    <w:lvl w:ilvl="6" w:tplc="45AA1C36" w:tentative="1">
      <w:start w:val="1"/>
      <w:numFmt w:val="decimal"/>
      <w:lvlText w:val="%7."/>
      <w:lvlJc w:val="left"/>
      <w:pPr>
        <w:tabs>
          <w:tab w:val="num" w:pos="6120"/>
        </w:tabs>
        <w:ind w:left="6120" w:hanging="360"/>
      </w:pPr>
    </w:lvl>
    <w:lvl w:ilvl="7" w:tplc="835C065A" w:tentative="1">
      <w:start w:val="1"/>
      <w:numFmt w:val="lowerLetter"/>
      <w:lvlText w:val="%8."/>
      <w:lvlJc w:val="left"/>
      <w:pPr>
        <w:tabs>
          <w:tab w:val="num" w:pos="6840"/>
        </w:tabs>
        <w:ind w:left="6840" w:hanging="360"/>
      </w:pPr>
    </w:lvl>
    <w:lvl w:ilvl="8" w:tplc="04C691FC" w:tentative="1">
      <w:start w:val="1"/>
      <w:numFmt w:val="lowerRoman"/>
      <w:lvlText w:val="%9."/>
      <w:lvlJc w:val="right"/>
      <w:pPr>
        <w:tabs>
          <w:tab w:val="num" w:pos="7560"/>
        </w:tabs>
        <w:ind w:left="7560" w:hanging="180"/>
      </w:pPr>
    </w:lvl>
  </w:abstractNum>
  <w:abstractNum w:abstractNumId="234">
    <w:nsid w:val="46CD6A76"/>
    <w:multiLevelType w:val="multilevel"/>
    <w:tmpl w:val="545A6152"/>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35">
    <w:nsid w:val="46FD24A5"/>
    <w:multiLevelType w:val="hybridMultilevel"/>
    <w:tmpl w:val="DF6A8296"/>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nsid w:val="47152BFE"/>
    <w:multiLevelType w:val="multilevel"/>
    <w:tmpl w:val="F6B41304"/>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7">
    <w:nsid w:val="478B6F76"/>
    <w:multiLevelType w:val="multilevel"/>
    <w:tmpl w:val="C88C1726"/>
    <w:lvl w:ilvl="0">
      <w:start w:val="1"/>
      <w:numFmt w:val="lowerLetter"/>
      <w:lvlText w:val="%1."/>
      <w:lvlJc w:val="left"/>
      <w:pPr>
        <w:tabs>
          <w:tab w:val="num" w:pos="1080"/>
        </w:tabs>
        <w:ind w:left="1080" w:hanging="360"/>
      </w:pPr>
      <w:rPr>
        <w:rFonts w:cs="Times New Roman"/>
      </w:rPr>
    </w:lvl>
    <w:lvl w:ilvl="1">
      <w:start w:val="1"/>
      <w:numFmt w:val="decimal"/>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238">
    <w:nsid w:val="482875CF"/>
    <w:multiLevelType w:val="hybridMultilevel"/>
    <w:tmpl w:val="A678E3EC"/>
    <w:lvl w:ilvl="0" w:tplc="1D3A8E5A">
      <w:start w:val="1"/>
      <w:numFmt w:val="lowerLetter"/>
      <w:lvlText w:val="%1."/>
      <w:lvlJc w:val="left"/>
      <w:pPr>
        <w:tabs>
          <w:tab w:val="num" w:pos="1080"/>
        </w:tabs>
        <w:ind w:left="1080" w:hanging="360"/>
      </w:pPr>
      <w:rPr>
        <w:rFonts w:hint="default"/>
        <w:b w:val="0"/>
        <w:i w:val="0"/>
      </w:rPr>
    </w:lvl>
    <w:lvl w:ilvl="1" w:tplc="B538D0BA" w:tentative="1">
      <w:start w:val="1"/>
      <w:numFmt w:val="lowerLetter"/>
      <w:lvlText w:val="%2."/>
      <w:lvlJc w:val="left"/>
      <w:pPr>
        <w:tabs>
          <w:tab w:val="num" w:pos="1440"/>
        </w:tabs>
        <w:ind w:left="1440" w:hanging="360"/>
      </w:pPr>
    </w:lvl>
    <w:lvl w:ilvl="2" w:tplc="214CD53C" w:tentative="1">
      <w:start w:val="1"/>
      <w:numFmt w:val="lowerRoman"/>
      <w:lvlText w:val="%3."/>
      <w:lvlJc w:val="right"/>
      <w:pPr>
        <w:tabs>
          <w:tab w:val="num" w:pos="2160"/>
        </w:tabs>
        <w:ind w:left="2160" w:hanging="180"/>
      </w:pPr>
    </w:lvl>
    <w:lvl w:ilvl="3" w:tplc="1F7AF96A" w:tentative="1">
      <w:start w:val="1"/>
      <w:numFmt w:val="decimal"/>
      <w:lvlText w:val="%4."/>
      <w:lvlJc w:val="left"/>
      <w:pPr>
        <w:tabs>
          <w:tab w:val="num" w:pos="2880"/>
        </w:tabs>
        <w:ind w:left="2880" w:hanging="360"/>
      </w:pPr>
    </w:lvl>
    <w:lvl w:ilvl="4" w:tplc="E5B28A82" w:tentative="1">
      <w:start w:val="1"/>
      <w:numFmt w:val="lowerLetter"/>
      <w:lvlText w:val="%5."/>
      <w:lvlJc w:val="left"/>
      <w:pPr>
        <w:tabs>
          <w:tab w:val="num" w:pos="3600"/>
        </w:tabs>
        <w:ind w:left="3600" w:hanging="360"/>
      </w:pPr>
    </w:lvl>
    <w:lvl w:ilvl="5" w:tplc="00F40E64" w:tentative="1">
      <w:start w:val="1"/>
      <w:numFmt w:val="lowerRoman"/>
      <w:lvlText w:val="%6."/>
      <w:lvlJc w:val="right"/>
      <w:pPr>
        <w:tabs>
          <w:tab w:val="num" w:pos="4320"/>
        </w:tabs>
        <w:ind w:left="4320" w:hanging="180"/>
      </w:pPr>
    </w:lvl>
    <w:lvl w:ilvl="6" w:tplc="6A104E1A" w:tentative="1">
      <w:start w:val="1"/>
      <w:numFmt w:val="decimal"/>
      <w:lvlText w:val="%7."/>
      <w:lvlJc w:val="left"/>
      <w:pPr>
        <w:tabs>
          <w:tab w:val="num" w:pos="5040"/>
        </w:tabs>
        <w:ind w:left="5040" w:hanging="360"/>
      </w:pPr>
    </w:lvl>
    <w:lvl w:ilvl="7" w:tplc="CAD4D812" w:tentative="1">
      <w:start w:val="1"/>
      <w:numFmt w:val="lowerLetter"/>
      <w:lvlText w:val="%8."/>
      <w:lvlJc w:val="left"/>
      <w:pPr>
        <w:tabs>
          <w:tab w:val="num" w:pos="5760"/>
        </w:tabs>
        <w:ind w:left="5760" w:hanging="360"/>
      </w:pPr>
    </w:lvl>
    <w:lvl w:ilvl="8" w:tplc="AC329A9C" w:tentative="1">
      <w:start w:val="1"/>
      <w:numFmt w:val="lowerRoman"/>
      <w:lvlText w:val="%9."/>
      <w:lvlJc w:val="right"/>
      <w:pPr>
        <w:tabs>
          <w:tab w:val="num" w:pos="6480"/>
        </w:tabs>
        <w:ind w:left="6480" w:hanging="180"/>
      </w:pPr>
    </w:lvl>
  </w:abstractNum>
  <w:abstractNum w:abstractNumId="239">
    <w:nsid w:val="483143C4"/>
    <w:multiLevelType w:val="multilevel"/>
    <w:tmpl w:val="347CD782"/>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0">
    <w:nsid w:val="487B6176"/>
    <w:multiLevelType w:val="multilevel"/>
    <w:tmpl w:val="56FC84DC"/>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41">
    <w:nsid w:val="488C6BE7"/>
    <w:multiLevelType w:val="multilevel"/>
    <w:tmpl w:val="AA8C51C4"/>
    <w:lvl w:ilvl="0">
      <w:start w:val="1"/>
      <w:numFmt w:val="lowerLetter"/>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42">
    <w:nsid w:val="48D43F97"/>
    <w:multiLevelType w:val="multilevel"/>
    <w:tmpl w:val="7E6C6D76"/>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43">
    <w:nsid w:val="48DA0D09"/>
    <w:multiLevelType w:val="hybridMultilevel"/>
    <w:tmpl w:val="3A46F9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491743AC"/>
    <w:multiLevelType w:val="multilevel"/>
    <w:tmpl w:val="BF8C0E4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5">
    <w:nsid w:val="4A6E25E1"/>
    <w:multiLevelType w:val="multilevel"/>
    <w:tmpl w:val="D5D00B36"/>
    <w:lvl w:ilvl="0">
      <w:start w:val="1"/>
      <w:numFmt w:val="lowerLetter"/>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246">
    <w:nsid w:val="4A7F2A17"/>
    <w:multiLevelType w:val="hybridMultilevel"/>
    <w:tmpl w:val="D7C2C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nsid w:val="4AAB4524"/>
    <w:multiLevelType w:val="multilevel"/>
    <w:tmpl w:val="7EAAE37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48">
    <w:nsid w:val="4BA8310F"/>
    <w:multiLevelType w:val="multilevel"/>
    <w:tmpl w:val="8E8E4E2E"/>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49">
    <w:nsid w:val="4C5E67D7"/>
    <w:multiLevelType w:val="hybridMultilevel"/>
    <w:tmpl w:val="1844575E"/>
    <w:lvl w:ilvl="0" w:tplc="18B2DD1A">
      <w:start w:val="1"/>
      <w:numFmt w:val="decimal"/>
      <w:lvlText w:val="%1."/>
      <w:lvlJc w:val="left"/>
      <w:pPr>
        <w:tabs>
          <w:tab w:val="num" w:pos="720"/>
        </w:tabs>
        <w:ind w:left="720" w:hanging="360"/>
      </w:pPr>
      <w:rPr>
        <w:rFonts w:hint="default"/>
        <w:b w:val="0"/>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50">
    <w:nsid w:val="4C801B0C"/>
    <w:multiLevelType w:val="hybridMultilevel"/>
    <w:tmpl w:val="C7941D5C"/>
    <w:lvl w:ilvl="0" w:tplc="A0C40E7C">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1">
    <w:nsid w:val="4CBD3069"/>
    <w:multiLevelType w:val="multilevel"/>
    <w:tmpl w:val="E458B63E"/>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52">
    <w:nsid w:val="4D8C3270"/>
    <w:multiLevelType w:val="multilevel"/>
    <w:tmpl w:val="3BC69A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3">
    <w:nsid w:val="4DE46928"/>
    <w:multiLevelType w:val="multilevel"/>
    <w:tmpl w:val="E17E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4E206DE9"/>
    <w:multiLevelType w:val="multilevel"/>
    <w:tmpl w:val="B27E1AC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55">
    <w:nsid w:val="4E6F4B23"/>
    <w:multiLevelType w:val="hybridMultilevel"/>
    <w:tmpl w:val="66567182"/>
    <w:lvl w:ilvl="0" w:tplc="B080AB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6">
    <w:nsid w:val="4F302BA5"/>
    <w:multiLevelType w:val="hybridMultilevel"/>
    <w:tmpl w:val="26F00860"/>
    <w:lvl w:ilvl="0" w:tplc="E9A28D20">
      <w:start w:val="1"/>
      <w:numFmt w:val="decimal"/>
      <w:lvlText w:val="%1."/>
      <w:lvlJc w:val="left"/>
      <w:pPr>
        <w:tabs>
          <w:tab w:val="num" w:pos="1440"/>
        </w:tabs>
        <w:ind w:left="1440" w:hanging="360"/>
      </w:pPr>
      <w:rPr>
        <w:rFonts w:hint="default"/>
        <w:sz w:val="20"/>
      </w:rPr>
    </w:lvl>
    <w:lvl w:ilvl="1" w:tplc="849AA75C" w:tentative="1">
      <w:start w:val="1"/>
      <w:numFmt w:val="lowerLetter"/>
      <w:lvlText w:val="%2."/>
      <w:lvlJc w:val="left"/>
      <w:pPr>
        <w:tabs>
          <w:tab w:val="num" w:pos="1440"/>
        </w:tabs>
        <w:ind w:left="1440" w:hanging="360"/>
      </w:pPr>
    </w:lvl>
    <w:lvl w:ilvl="2" w:tplc="E2AEB472" w:tentative="1">
      <w:start w:val="1"/>
      <w:numFmt w:val="lowerRoman"/>
      <w:lvlText w:val="%3."/>
      <w:lvlJc w:val="right"/>
      <w:pPr>
        <w:tabs>
          <w:tab w:val="num" w:pos="2160"/>
        </w:tabs>
        <w:ind w:left="2160" w:hanging="180"/>
      </w:pPr>
    </w:lvl>
    <w:lvl w:ilvl="3" w:tplc="28FC9832" w:tentative="1">
      <w:start w:val="1"/>
      <w:numFmt w:val="decimal"/>
      <w:lvlText w:val="%4."/>
      <w:lvlJc w:val="left"/>
      <w:pPr>
        <w:tabs>
          <w:tab w:val="num" w:pos="2880"/>
        </w:tabs>
        <w:ind w:left="2880" w:hanging="360"/>
      </w:pPr>
    </w:lvl>
    <w:lvl w:ilvl="4" w:tplc="5254CDCC" w:tentative="1">
      <w:start w:val="1"/>
      <w:numFmt w:val="lowerLetter"/>
      <w:lvlText w:val="%5."/>
      <w:lvlJc w:val="left"/>
      <w:pPr>
        <w:tabs>
          <w:tab w:val="num" w:pos="3600"/>
        </w:tabs>
        <w:ind w:left="3600" w:hanging="360"/>
      </w:pPr>
    </w:lvl>
    <w:lvl w:ilvl="5" w:tplc="C50E4538" w:tentative="1">
      <w:start w:val="1"/>
      <w:numFmt w:val="lowerRoman"/>
      <w:lvlText w:val="%6."/>
      <w:lvlJc w:val="right"/>
      <w:pPr>
        <w:tabs>
          <w:tab w:val="num" w:pos="4320"/>
        </w:tabs>
        <w:ind w:left="4320" w:hanging="180"/>
      </w:pPr>
    </w:lvl>
    <w:lvl w:ilvl="6" w:tplc="F3CA388C" w:tentative="1">
      <w:start w:val="1"/>
      <w:numFmt w:val="decimal"/>
      <w:lvlText w:val="%7."/>
      <w:lvlJc w:val="left"/>
      <w:pPr>
        <w:tabs>
          <w:tab w:val="num" w:pos="5040"/>
        </w:tabs>
        <w:ind w:left="5040" w:hanging="360"/>
      </w:pPr>
    </w:lvl>
    <w:lvl w:ilvl="7" w:tplc="AE92B894" w:tentative="1">
      <w:start w:val="1"/>
      <w:numFmt w:val="lowerLetter"/>
      <w:lvlText w:val="%8."/>
      <w:lvlJc w:val="left"/>
      <w:pPr>
        <w:tabs>
          <w:tab w:val="num" w:pos="5760"/>
        </w:tabs>
        <w:ind w:left="5760" w:hanging="360"/>
      </w:pPr>
    </w:lvl>
    <w:lvl w:ilvl="8" w:tplc="9C1A227C" w:tentative="1">
      <w:start w:val="1"/>
      <w:numFmt w:val="lowerRoman"/>
      <w:lvlText w:val="%9."/>
      <w:lvlJc w:val="right"/>
      <w:pPr>
        <w:tabs>
          <w:tab w:val="num" w:pos="6480"/>
        </w:tabs>
        <w:ind w:left="6480" w:hanging="180"/>
      </w:pPr>
    </w:lvl>
  </w:abstractNum>
  <w:abstractNum w:abstractNumId="257">
    <w:nsid w:val="4F412885"/>
    <w:multiLevelType w:val="multilevel"/>
    <w:tmpl w:val="56CE83F6"/>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8">
    <w:nsid w:val="4F512CBB"/>
    <w:multiLevelType w:val="multilevel"/>
    <w:tmpl w:val="6622B27A"/>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9">
    <w:nsid w:val="4F5B1C38"/>
    <w:multiLevelType w:val="multilevel"/>
    <w:tmpl w:val="54521D82"/>
    <w:lvl w:ilvl="0">
      <w:start w:val="1"/>
      <w:numFmt w:val="decimal"/>
      <w:lvlText w:val="%1."/>
      <w:lvlJc w:val="left"/>
      <w:pPr>
        <w:tabs>
          <w:tab w:val="num" w:pos="1440"/>
        </w:tabs>
        <w:ind w:left="1440" w:hanging="360"/>
      </w:pPr>
      <w:rPr>
        <w:rFonts w:cs="Times New Roman"/>
      </w:rPr>
    </w:lvl>
    <w:lvl w:ilvl="1">
      <w:start w:val="1"/>
      <w:numFmt w:val="lowerLetter"/>
      <w:lvlText w:val="%2."/>
      <w:lvlJc w:val="left"/>
      <w:pPr>
        <w:tabs>
          <w:tab w:val="num" w:pos="2160"/>
        </w:tabs>
        <w:ind w:left="2160" w:hanging="360"/>
      </w:pPr>
      <w:rPr>
        <w:rFonts w:cs="Times New Roman"/>
      </w:rPr>
    </w:lvl>
    <w:lvl w:ilvl="2">
      <w:start w:val="1"/>
      <w:numFmt w:val="lowerRoman"/>
      <w:lvlText w:val="%3."/>
      <w:lvlJc w:val="right"/>
      <w:pPr>
        <w:tabs>
          <w:tab w:val="num" w:pos="2880"/>
        </w:tabs>
        <w:ind w:left="2880" w:hanging="180"/>
      </w:pPr>
      <w:rPr>
        <w:rFonts w:cs="Times New Roman"/>
      </w:rPr>
    </w:lvl>
    <w:lvl w:ilvl="3" w:tentative="1">
      <w:start w:val="1"/>
      <w:numFmt w:val="decimal"/>
      <w:lvlText w:val="%4."/>
      <w:lvlJc w:val="left"/>
      <w:pPr>
        <w:tabs>
          <w:tab w:val="num" w:pos="3600"/>
        </w:tabs>
        <w:ind w:left="3600" w:hanging="360"/>
      </w:pPr>
      <w:rPr>
        <w:rFonts w:cs="Times New Roman"/>
      </w:rPr>
    </w:lvl>
    <w:lvl w:ilvl="4" w:tentative="1">
      <w:start w:val="1"/>
      <w:numFmt w:val="lowerLetter"/>
      <w:lvlText w:val="%5."/>
      <w:lvlJc w:val="left"/>
      <w:pPr>
        <w:tabs>
          <w:tab w:val="num" w:pos="4320"/>
        </w:tabs>
        <w:ind w:left="4320" w:hanging="360"/>
      </w:pPr>
      <w:rPr>
        <w:rFonts w:cs="Times New Roman"/>
      </w:rPr>
    </w:lvl>
    <w:lvl w:ilvl="5" w:tentative="1">
      <w:start w:val="1"/>
      <w:numFmt w:val="lowerRoman"/>
      <w:lvlText w:val="%6."/>
      <w:lvlJc w:val="right"/>
      <w:pPr>
        <w:tabs>
          <w:tab w:val="num" w:pos="5040"/>
        </w:tabs>
        <w:ind w:left="5040" w:hanging="180"/>
      </w:pPr>
      <w:rPr>
        <w:rFonts w:cs="Times New Roman"/>
      </w:rPr>
    </w:lvl>
    <w:lvl w:ilvl="6" w:tentative="1">
      <w:start w:val="1"/>
      <w:numFmt w:val="decimal"/>
      <w:lvlText w:val="%7."/>
      <w:lvlJc w:val="left"/>
      <w:pPr>
        <w:tabs>
          <w:tab w:val="num" w:pos="5760"/>
        </w:tabs>
        <w:ind w:left="5760" w:hanging="360"/>
      </w:pPr>
      <w:rPr>
        <w:rFonts w:cs="Times New Roman"/>
      </w:rPr>
    </w:lvl>
    <w:lvl w:ilvl="7" w:tentative="1">
      <w:start w:val="1"/>
      <w:numFmt w:val="lowerLetter"/>
      <w:lvlText w:val="%8."/>
      <w:lvlJc w:val="left"/>
      <w:pPr>
        <w:tabs>
          <w:tab w:val="num" w:pos="6480"/>
        </w:tabs>
        <w:ind w:left="6480" w:hanging="360"/>
      </w:pPr>
      <w:rPr>
        <w:rFonts w:cs="Times New Roman"/>
      </w:rPr>
    </w:lvl>
    <w:lvl w:ilvl="8" w:tentative="1">
      <w:start w:val="1"/>
      <w:numFmt w:val="lowerRoman"/>
      <w:lvlText w:val="%9."/>
      <w:lvlJc w:val="right"/>
      <w:pPr>
        <w:tabs>
          <w:tab w:val="num" w:pos="7200"/>
        </w:tabs>
        <w:ind w:left="7200" w:hanging="180"/>
      </w:pPr>
      <w:rPr>
        <w:rFonts w:cs="Times New Roman"/>
      </w:rPr>
    </w:lvl>
  </w:abstractNum>
  <w:abstractNum w:abstractNumId="260">
    <w:nsid w:val="4F7F6F2C"/>
    <w:multiLevelType w:val="hybridMultilevel"/>
    <w:tmpl w:val="76E24A86"/>
    <w:lvl w:ilvl="0" w:tplc="8B38439A">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1">
    <w:nsid w:val="4F9719B0"/>
    <w:multiLevelType w:val="hybridMultilevel"/>
    <w:tmpl w:val="6CD8FA7C"/>
    <w:lvl w:ilvl="0" w:tplc="04090019">
      <w:start w:val="1"/>
      <w:numFmt w:val="lowerLetter"/>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2">
    <w:nsid w:val="50337115"/>
    <w:multiLevelType w:val="multilevel"/>
    <w:tmpl w:val="1E3EB4FE"/>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63">
    <w:nsid w:val="50396609"/>
    <w:multiLevelType w:val="multilevel"/>
    <w:tmpl w:val="83FCEA8E"/>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64">
    <w:nsid w:val="505B7B7A"/>
    <w:multiLevelType w:val="hybridMultilevel"/>
    <w:tmpl w:val="A10CBAA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65">
    <w:nsid w:val="50A03D71"/>
    <w:multiLevelType w:val="multilevel"/>
    <w:tmpl w:val="BB1CBC86"/>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66">
    <w:nsid w:val="50A344EF"/>
    <w:multiLevelType w:val="hybridMultilevel"/>
    <w:tmpl w:val="AE384CD2"/>
    <w:lvl w:ilvl="0" w:tplc="A0C40E7C">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7">
    <w:nsid w:val="50BD3597"/>
    <w:multiLevelType w:val="multilevel"/>
    <w:tmpl w:val="14741EEC"/>
    <w:lvl w:ilvl="0">
      <w:start w:val="1"/>
      <w:numFmt w:val="lowerLetter"/>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68">
    <w:nsid w:val="50C96B61"/>
    <w:multiLevelType w:val="hybridMultilevel"/>
    <w:tmpl w:val="5176979E"/>
    <w:lvl w:ilvl="0" w:tplc="8B38439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9">
    <w:nsid w:val="51CF3490"/>
    <w:multiLevelType w:val="multilevel"/>
    <w:tmpl w:val="54640680"/>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rPr>
        <w:rFonts w:hint="default"/>
      </w:r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70">
    <w:nsid w:val="52304FF8"/>
    <w:multiLevelType w:val="multilevel"/>
    <w:tmpl w:val="4CC0B282"/>
    <w:lvl w:ilvl="0">
      <w:start w:val="5"/>
      <w:numFmt w:val="lowerLetter"/>
      <w:lvlText w:val="%1."/>
      <w:lvlJc w:val="left"/>
      <w:pPr>
        <w:tabs>
          <w:tab w:val="num" w:pos="1080"/>
        </w:tabs>
        <w:ind w:left="1080" w:hanging="360"/>
      </w:pPr>
      <w:rPr>
        <w:rFonts w:cs="Times New Roman" w:hint="default"/>
      </w:rPr>
    </w:lvl>
    <w:lvl w:ilvl="1">
      <w:start w:val="1"/>
      <w:numFmt w:val="lowerLetter"/>
      <w:lvlText w:val="%2."/>
      <w:lvlJc w:val="left"/>
      <w:pPr>
        <w:tabs>
          <w:tab w:val="num" w:pos="1440"/>
        </w:tabs>
        <w:ind w:left="1440" w:hanging="360"/>
      </w:pPr>
      <w:rPr>
        <w:rFonts w:cs="Times New Roman" w:hint="default"/>
        <w:b w:val="0"/>
        <w:i w:val="0"/>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271">
    <w:nsid w:val="523339DD"/>
    <w:multiLevelType w:val="multilevel"/>
    <w:tmpl w:val="0756E676"/>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2">
    <w:nsid w:val="52402818"/>
    <w:multiLevelType w:val="multilevel"/>
    <w:tmpl w:val="A2CE6C10"/>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3">
    <w:nsid w:val="52A4369C"/>
    <w:multiLevelType w:val="multilevel"/>
    <w:tmpl w:val="827C58EE"/>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74">
    <w:nsid w:val="52D0352A"/>
    <w:multiLevelType w:val="multilevel"/>
    <w:tmpl w:val="AF8E65F4"/>
    <w:lvl w:ilvl="0">
      <w:start w:val="1"/>
      <w:numFmt w:val="lowerLetter"/>
      <w:lvlText w:val="%1."/>
      <w:lvlJc w:val="left"/>
      <w:pPr>
        <w:tabs>
          <w:tab w:val="num" w:pos="1080"/>
        </w:tabs>
        <w:ind w:left="1080" w:hanging="360"/>
      </w:pPr>
      <w:rPr>
        <w:rFonts w:hint="default"/>
        <w:b w:val="0"/>
        <w:i w:val="0"/>
      </w:rPr>
    </w:lvl>
    <w:lvl w:ilvl="1">
      <w:start w:val="1"/>
      <w:numFmt w:val="decimal"/>
      <w:lvlText w:val="%2."/>
      <w:lvlJc w:val="left"/>
      <w:pPr>
        <w:tabs>
          <w:tab w:val="num" w:pos="1440"/>
        </w:tabs>
        <w:ind w:left="1440" w:hanging="360"/>
      </w:pPr>
      <w:rPr>
        <w:rFonts w:hint="default"/>
        <w:b w:val="0"/>
        <w:i w:val="0"/>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5">
    <w:nsid w:val="53523690"/>
    <w:multiLevelType w:val="multilevel"/>
    <w:tmpl w:val="2D9E85AE"/>
    <w:lvl w:ilvl="0">
      <w:start w:val="3"/>
      <w:numFmt w:val="decimal"/>
      <w:lvlText w:val="%1)"/>
      <w:lvlJc w:val="left"/>
      <w:pPr>
        <w:ind w:left="360" w:hanging="360"/>
      </w:pPr>
      <w:rPr>
        <w:rFonts w:cs="Times New Roman" w:hint="default"/>
      </w:rPr>
    </w:lvl>
    <w:lvl w:ilvl="1">
      <w:start w:val="7"/>
      <w:numFmt w:val="lowerLetter"/>
      <w:lvlText w:val="%2."/>
      <w:lvlJc w:val="left"/>
      <w:pPr>
        <w:ind w:left="720" w:hanging="360"/>
      </w:pPr>
      <w:rPr>
        <w:rFonts w:cs="Times New Roman" w:hint="default"/>
      </w:rPr>
    </w:lvl>
    <w:lvl w:ilvl="2">
      <w:start w:val="4"/>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276">
    <w:nsid w:val="539E0987"/>
    <w:multiLevelType w:val="multilevel"/>
    <w:tmpl w:val="75526660"/>
    <w:lvl w:ilvl="0">
      <w:start w:val="4"/>
      <w:numFmt w:val="decimal"/>
      <w:lvlText w:val="%1"/>
      <w:lvlJc w:val="left"/>
      <w:pPr>
        <w:ind w:left="384" w:hanging="384"/>
      </w:pPr>
      <w:rPr>
        <w:rFonts w:hint="default"/>
      </w:rPr>
    </w:lvl>
    <w:lvl w:ilvl="1">
      <w:start w:val="6"/>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7">
    <w:nsid w:val="539E0B23"/>
    <w:multiLevelType w:val="hybridMultilevel"/>
    <w:tmpl w:val="3920E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8">
    <w:nsid w:val="541E3F5E"/>
    <w:multiLevelType w:val="multilevel"/>
    <w:tmpl w:val="684A775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79">
    <w:nsid w:val="54731A17"/>
    <w:multiLevelType w:val="multilevel"/>
    <w:tmpl w:val="2946D504"/>
    <w:lvl w:ilvl="0">
      <w:start w:val="1"/>
      <w:numFmt w:val="decimal"/>
      <w:lvlText w:val="%1."/>
      <w:lvlJc w:val="left"/>
      <w:pPr>
        <w:tabs>
          <w:tab w:val="num" w:pos="1440"/>
        </w:tabs>
        <w:ind w:left="144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80">
    <w:nsid w:val="54D07BE1"/>
    <w:multiLevelType w:val="multilevel"/>
    <w:tmpl w:val="7EAAE37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81">
    <w:nsid w:val="54F466D3"/>
    <w:multiLevelType w:val="hybridMultilevel"/>
    <w:tmpl w:val="0680B7D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2">
    <w:nsid w:val="551259F9"/>
    <w:multiLevelType w:val="multilevel"/>
    <w:tmpl w:val="D67CCF0C"/>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83">
    <w:nsid w:val="557D6FE3"/>
    <w:multiLevelType w:val="multilevel"/>
    <w:tmpl w:val="29282934"/>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84">
    <w:nsid w:val="55E02836"/>
    <w:multiLevelType w:val="multilevel"/>
    <w:tmpl w:val="9FFAB354"/>
    <w:lvl w:ilvl="0">
      <w:start w:val="1"/>
      <w:numFmt w:val="lowerLetter"/>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285">
    <w:nsid w:val="5631587A"/>
    <w:multiLevelType w:val="multilevel"/>
    <w:tmpl w:val="1D2ED88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86">
    <w:nsid w:val="569318B5"/>
    <w:multiLevelType w:val="multilevel"/>
    <w:tmpl w:val="07D4CBE2"/>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87">
    <w:nsid w:val="56AC4F9B"/>
    <w:multiLevelType w:val="multilevel"/>
    <w:tmpl w:val="DD082BC6"/>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8">
    <w:nsid w:val="56ED1806"/>
    <w:multiLevelType w:val="hybridMultilevel"/>
    <w:tmpl w:val="B1BE47E8"/>
    <w:lvl w:ilvl="0" w:tplc="B080AB0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9">
    <w:nsid w:val="570526ED"/>
    <w:multiLevelType w:val="singleLevel"/>
    <w:tmpl w:val="21A2C55A"/>
    <w:lvl w:ilvl="0">
      <w:start w:val="1"/>
      <w:numFmt w:val="decimal"/>
      <w:lvlText w:val="(%1)"/>
      <w:lvlJc w:val="left"/>
      <w:pPr>
        <w:tabs>
          <w:tab w:val="num" w:pos="1080"/>
        </w:tabs>
        <w:ind w:left="1080" w:hanging="360"/>
      </w:pPr>
      <w:rPr>
        <w:rFonts w:hint="default"/>
      </w:rPr>
    </w:lvl>
  </w:abstractNum>
  <w:abstractNum w:abstractNumId="290">
    <w:nsid w:val="57534FBF"/>
    <w:multiLevelType w:val="multilevel"/>
    <w:tmpl w:val="16ECA8FE"/>
    <w:lvl w:ilvl="0">
      <w:start w:val="1"/>
      <w:numFmt w:val="lowerLetter"/>
      <w:lvlText w:val="%1."/>
      <w:lvlJc w:val="left"/>
      <w:pPr>
        <w:tabs>
          <w:tab w:val="num" w:pos="1800"/>
        </w:tabs>
        <w:ind w:left="1800" w:hanging="360"/>
      </w:pPr>
      <w:rPr>
        <w:rFonts w:hint="default"/>
        <w:b w:val="0"/>
        <w:i w:val="0"/>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91">
    <w:nsid w:val="57616CF3"/>
    <w:multiLevelType w:val="multilevel"/>
    <w:tmpl w:val="D1987558"/>
    <w:lvl w:ilvl="0">
      <w:start w:val="1"/>
      <w:numFmt w:val="lowerLetter"/>
      <w:lvlText w:val="%1)"/>
      <w:lvlJc w:val="left"/>
      <w:pPr>
        <w:ind w:left="360" w:hanging="360"/>
      </w:pPr>
      <w:rPr>
        <w:rFonts w:cs="Times New Roman" w:hint="default"/>
      </w:rPr>
    </w:lvl>
    <w:lvl w:ilvl="1">
      <w:start w:val="1"/>
      <w:numFmt w:val="decimal"/>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292">
    <w:nsid w:val="57E947CE"/>
    <w:multiLevelType w:val="multilevel"/>
    <w:tmpl w:val="B6E2702E"/>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93">
    <w:nsid w:val="57F17B52"/>
    <w:multiLevelType w:val="multilevel"/>
    <w:tmpl w:val="9A64668E"/>
    <w:lvl w:ilvl="0">
      <w:start w:val="1"/>
      <w:numFmt w:val="lowerLetter"/>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294">
    <w:nsid w:val="580C14F0"/>
    <w:multiLevelType w:val="multilevel"/>
    <w:tmpl w:val="CFCC3EAE"/>
    <w:lvl w:ilvl="0">
      <w:start w:val="1"/>
      <w:numFmt w:val="lowerLetter"/>
      <w:lvlText w:val="%1."/>
      <w:lvlJc w:val="left"/>
      <w:pPr>
        <w:tabs>
          <w:tab w:val="num" w:pos="3240"/>
        </w:tabs>
        <w:ind w:left="3240" w:hanging="360"/>
      </w:pPr>
      <w:rPr>
        <w:rFonts w:hint="default"/>
      </w:r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295">
    <w:nsid w:val="58476AD7"/>
    <w:multiLevelType w:val="multilevel"/>
    <w:tmpl w:val="F192F3A0"/>
    <w:lvl w:ilvl="0">
      <w:start w:val="1"/>
      <w:numFmt w:val="decimal"/>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96">
    <w:nsid w:val="58F205F1"/>
    <w:multiLevelType w:val="multilevel"/>
    <w:tmpl w:val="191A6336"/>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97">
    <w:nsid w:val="59362AC7"/>
    <w:multiLevelType w:val="multilevel"/>
    <w:tmpl w:val="9282E786"/>
    <w:lvl w:ilvl="0">
      <w:start w:val="1"/>
      <w:numFmt w:val="lowerLetter"/>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298">
    <w:nsid w:val="59654C05"/>
    <w:multiLevelType w:val="multilevel"/>
    <w:tmpl w:val="5426B212"/>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0"/>
        </w:tabs>
        <w:ind w:left="0" w:hanging="360"/>
      </w:pPr>
    </w:lvl>
    <w:lvl w:ilvl="2">
      <w:start w:val="1"/>
      <w:numFmt w:val="lowerRoman"/>
      <w:lvlText w:val="%3."/>
      <w:lvlJc w:val="right"/>
      <w:pPr>
        <w:tabs>
          <w:tab w:val="num" w:pos="720"/>
        </w:tabs>
        <w:ind w:left="720" w:hanging="180"/>
      </w:pPr>
    </w:lvl>
    <w:lvl w:ilvl="3" w:tentative="1">
      <w:start w:val="1"/>
      <w:numFmt w:val="decimal"/>
      <w:lvlText w:val="%4."/>
      <w:lvlJc w:val="left"/>
      <w:pPr>
        <w:tabs>
          <w:tab w:val="num" w:pos="1440"/>
        </w:tabs>
        <w:ind w:left="1440" w:hanging="360"/>
      </w:pPr>
    </w:lvl>
    <w:lvl w:ilvl="4" w:tentative="1">
      <w:start w:val="1"/>
      <w:numFmt w:val="lowerLetter"/>
      <w:lvlText w:val="%5."/>
      <w:lvlJc w:val="left"/>
      <w:pPr>
        <w:tabs>
          <w:tab w:val="num" w:pos="2160"/>
        </w:tabs>
        <w:ind w:left="2160" w:hanging="360"/>
      </w:pPr>
    </w:lvl>
    <w:lvl w:ilvl="5" w:tentative="1">
      <w:start w:val="1"/>
      <w:numFmt w:val="lowerRoman"/>
      <w:lvlText w:val="%6."/>
      <w:lvlJc w:val="right"/>
      <w:pPr>
        <w:tabs>
          <w:tab w:val="num" w:pos="2880"/>
        </w:tabs>
        <w:ind w:left="2880" w:hanging="180"/>
      </w:pPr>
    </w:lvl>
    <w:lvl w:ilvl="6" w:tentative="1">
      <w:start w:val="1"/>
      <w:numFmt w:val="decimal"/>
      <w:lvlText w:val="%7."/>
      <w:lvlJc w:val="left"/>
      <w:pPr>
        <w:tabs>
          <w:tab w:val="num" w:pos="3600"/>
        </w:tabs>
        <w:ind w:left="3600" w:hanging="360"/>
      </w:pPr>
    </w:lvl>
    <w:lvl w:ilvl="7" w:tentative="1">
      <w:start w:val="1"/>
      <w:numFmt w:val="lowerLetter"/>
      <w:lvlText w:val="%8."/>
      <w:lvlJc w:val="left"/>
      <w:pPr>
        <w:tabs>
          <w:tab w:val="num" w:pos="4320"/>
        </w:tabs>
        <w:ind w:left="4320" w:hanging="360"/>
      </w:pPr>
    </w:lvl>
    <w:lvl w:ilvl="8" w:tentative="1">
      <w:start w:val="1"/>
      <w:numFmt w:val="lowerRoman"/>
      <w:lvlText w:val="%9."/>
      <w:lvlJc w:val="right"/>
      <w:pPr>
        <w:tabs>
          <w:tab w:val="num" w:pos="5040"/>
        </w:tabs>
        <w:ind w:left="5040" w:hanging="180"/>
      </w:pPr>
    </w:lvl>
  </w:abstractNum>
  <w:abstractNum w:abstractNumId="299">
    <w:nsid w:val="5A32791E"/>
    <w:multiLevelType w:val="multilevel"/>
    <w:tmpl w:val="8674737E"/>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00">
    <w:nsid w:val="5AEE3244"/>
    <w:multiLevelType w:val="hybridMultilevel"/>
    <w:tmpl w:val="122C787E"/>
    <w:lvl w:ilvl="0" w:tplc="FFFFFFFF">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1800"/>
        </w:tabs>
        <w:ind w:left="1800" w:hanging="360"/>
      </w:pPr>
    </w:lvl>
    <w:lvl w:ilvl="2" w:tplc="04090001">
      <w:start w:val="1"/>
      <w:numFmt w:val="bullet"/>
      <w:lvlText w:val=""/>
      <w:lvlJc w:val="left"/>
      <w:pPr>
        <w:tabs>
          <w:tab w:val="num" w:pos="2700"/>
        </w:tabs>
        <w:ind w:left="2700" w:hanging="360"/>
      </w:pPr>
      <w:rPr>
        <w:rFonts w:ascii="Symbol" w:hAnsi="Symbol"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1">
    <w:nsid w:val="5B2D04D5"/>
    <w:multiLevelType w:val="multilevel"/>
    <w:tmpl w:val="204EA27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2">
    <w:nsid w:val="5B9D4E92"/>
    <w:multiLevelType w:val="multilevel"/>
    <w:tmpl w:val="DA605372"/>
    <w:lvl w:ilvl="0">
      <w:start w:val="1"/>
      <w:numFmt w:val="lowerLetter"/>
      <w:lvlText w:val="%1)"/>
      <w:lvlJc w:val="left"/>
      <w:pPr>
        <w:ind w:left="360" w:hanging="360"/>
      </w:pPr>
      <w:rPr>
        <w:rFonts w:cs="Times New Roman" w:hint="default"/>
      </w:rPr>
    </w:lvl>
    <w:lvl w:ilvl="1">
      <w:start w:val="6"/>
      <w:numFmt w:val="decimal"/>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decimal"/>
      <w:lvlText w:val="%4."/>
      <w:lvlJc w:val="left"/>
      <w:pPr>
        <w:ind w:left="1440" w:hanging="360"/>
      </w:pPr>
      <w:rPr>
        <w:rFonts w:ascii="Times New Roman" w:eastAsia="MS Mincho" w:hAnsi="Times New Roman" w:cs="Times New Roman"/>
      </w:rPr>
    </w:lvl>
    <w:lvl w:ilvl="4">
      <w:start w:val="1"/>
      <w:numFmt w:val="lowerRoman"/>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03">
    <w:nsid w:val="5C0F6BB1"/>
    <w:multiLevelType w:val="multilevel"/>
    <w:tmpl w:val="8D22F11C"/>
    <w:lvl w:ilvl="0">
      <w:start w:val="1"/>
      <w:numFmt w:val="lowerLetter"/>
      <w:lvlText w:val="%1."/>
      <w:lvlJc w:val="left"/>
      <w:pPr>
        <w:tabs>
          <w:tab w:val="num" w:pos="1080"/>
        </w:tabs>
        <w:ind w:left="1080" w:hanging="360"/>
      </w:pPr>
      <w:rPr>
        <w:rFonts w:hint="default"/>
        <w:b w:val="0"/>
        <w:i w:val="0"/>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4">
    <w:nsid w:val="5C322A43"/>
    <w:multiLevelType w:val="multilevel"/>
    <w:tmpl w:val="1BC24AB8"/>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05">
    <w:nsid w:val="5C9462A0"/>
    <w:multiLevelType w:val="multilevel"/>
    <w:tmpl w:val="2946D504"/>
    <w:lvl w:ilvl="0">
      <w:start w:val="1"/>
      <w:numFmt w:val="decimal"/>
      <w:lvlText w:val="%1."/>
      <w:lvlJc w:val="left"/>
      <w:pPr>
        <w:tabs>
          <w:tab w:val="num" w:pos="1440"/>
        </w:tabs>
        <w:ind w:left="1440" w:hanging="360"/>
      </w:pPr>
      <w:rPr>
        <w:rFonts w:hint="default"/>
        <w:sz w:val="20"/>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06">
    <w:nsid w:val="5C9D2DF4"/>
    <w:multiLevelType w:val="multilevel"/>
    <w:tmpl w:val="6AC0C12E"/>
    <w:lvl w:ilvl="0">
      <w:start w:val="1"/>
      <w:numFmt w:val="bullet"/>
      <w:lvlText w:val=""/>
      <w:lvlJc w:val="left"/>
      <w:pPr>
        <w:tabs>
          <w:tab w:val="num" w:pos="1800"/>
        </w:tabs>
        <w:ind w:left="1800" w:hanging="360"/>
      </w:pPr>
      <w:rPr>
        <w:rFonts w:ascii="Symbol" w:hAnsi="Symbol"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307">
    <w:nsid w:val="5CD655D9"/>
    <w:multiLevelType w:val="multilevel"/>
    <w:tmpl w:val="9CECA59C"/>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700"/>
        </w:tabs>
        <w:ind w:left="2700" w:hanging="360"/>
      </w:pPr>
      <w:rPr>
        <w:rFonts w:hint="default"/>
      </w:r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08">
    <w:nsid w:val="5D1D6DDE"/>
    <w:multiLevelType w:val="hybridMultilevel"/>
    <w:tmpl w:val="45A0591A"/>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09">
    <w:nsid w:val="5D2F29A8"/>
    <w:multiLevelType w:val="hybridMultilevel"/>
    <w:tmpl w:val="8CB8DA1A"/>
    <w:lvl w:ilvl="0" w:tplc="C3FC4B62">
      <w:start w:val="3"/>
      <w:numFmt w:val="decimal"/>
      <w:lvlText w:val="%1."/>
      <w:lvlJc w:val="left"/>
      <w:pPr>
        <w:tabs>
          <w:tab w:val="num" w:pos="720"/>
        </w:tabs>
        <w:ind w:left="720" w:hanging="360"/>
      </w:pPr>
      <w:rPr>
        <w:rFonts w:hint="default"/>
        <w:color w:val="000000"/>
      </w:rPr>
    </w:lvl>
    <w:lvl w:ilvl="1" w:tplc="7F6E06F4">
      <w:start w:val="1"/>
      <w:numFmt w:val="lowerLetter"/>
      <w:lvlText w:val="%2."/>
      <w:lvlJc w:val="left"/>
      <w:pPr>
        <w:tabs>
          <w:tab w:val="num" w:pos="1440"/>
        </w:tabs>
        <w:ind w:left="1440" w:hanging="360"/>
      </w:pPr>
    </w:lvl>
    <w:lvl w:ilvl="2" w:tplc="253836E2" w:tentative="1">
      <w:start w:val="1"/>
      <w:numFmt w:val="lowerRoman"/>
      <w:lvlText w:val="%3."/>
      <w:lvlJc w:val="right"/>
      <w:pPr>
        <w:tabs>
          <w:tab w:val="num" w:pos="2160"/>
        </w:tabs>
        <w:ind w:left="2160" w:hanging="180"/>
      </w:pPr>
    </w:lvl>
    <w:lvl w:ilvl="3" w:tplc="E8A49FEC" w:tentative="1">
      <w:start w:val="1"/>
      <w:numFmt w:val="decimal"/>
      <w:lvlText w:val="%4."/>
      <w:lvlJc w:val="left"/>
      <w:pPr>
        <w:tabs>
          <w:tab w:val="num" w:pos="2880"/>
        </w:tabs>
        <w:ind w:left="2880" w:hanging="360"/>
      </w:pPr>
    </w:lvl>
    <w:lvl w:ilvl="4" w:tplc="BAC46DC2" w:tentative="1">
      <w:start w:val="1"/>
      <w:numFmt w:val="lowerLetter"/>
      <w:lvlText w:val="%5."/>
      <w:lvlJc w:val="left"/>
      <w:pPr>
        <w:tabs>
          <w:tab w:val="num" w:pos="3600"/>
        </w:tabs>
        <w:ind w:left="3600" w:hanging="360"/>
      </w:pPr>
    </w:lvl>
    <w:lvl w:ilvl="5" w:tplc="33CECAE8" w:tentative="1">
      <w:start w:val="1"/>
      <w:numFmt w:val="lowerRoman"/>
      <w:lvlText w:val="%6."/>
      <w:lvlJc w:val="right"/>
      <w:pPr>
        <w:tabs>
          <w:tab w:val="num" w:pos="4320"/>
        </w:tabs>
        <w:ind w:left="4320" w:hanging="180"/>
      </w:pPr>
    </w:lvl>
    <w:lvl w:ilvl="6" w:tplc="CC0A21B0" w:tentative="1">
      <w:start w:val="1"/>
      <w:numFmt w:val="decimal"/>
      <w:lvlText w:val="%7."/>
      <w:lvlJc w:val="left"/>
      <w:pPr>
        <w:tabs>
          <w:tab w:val="num" w:pos="5040"/>
        </w:tabs>
        <w:ind w:left="5040" w:hanging="360"/>
      </w:pPr>
    </w:lvl>
    <w:lvl w:ilvl="7" w:tplc="C4126D18" w:tentative="1">
      <w:start w:val="1"/>
      <w:numFmt w:val="lowerLetter"/>
      <w:lvlText w:val="%8."/>
      <w:lvlJc w:val="left"/>
      <w:pPr>
        <w:tabs>
          <w:tab w:val="num" w:pos="5760"/>
        </w:tabs>
        <w:ind w:left="5760" w:hanging="360"/>
      </w:pPr>
    </w:lvl>
    <w:lvl w:ilvl="8" w:tplc="B130F0F4" w:tentative="1">
      <w:start w:val="1"/>
      <w:numFmt w:val="lowerRoman"/>
      <w:lvlText w:val="%9."/>
      <w:lvlJc w:val="right"/>
      <w:pPr>
        <w:tabs>
          <w:tab w:val="num" w:pos="6480"/>
        </w:tabs>
        <w:ind w:left="6480" w:hanging="180"/>
      </w:pPr>
    </w:lvl>
  </w:abstractNum>
  <w:abstractNum w:abstractNumId="310">
    <w:nsid w:val="5E9D736A"/>
    <w:multiLevelType w:val="multilevel"/>
    <w:tmpl w:val="2946D504"/>
    <w:lvl w:ilvl="0">
      <w:start w:val="1"/>
      <w:numFmt w:val="decimal"/>
      <w:lvlText w:val="%1."/>
      <w:lvlJc w:val="left"/>
      <w:pPr>
        <w:tabs>
          <w:tab w:val="num" w:pos="1440"/>
        </w:tabs>
        <w:ind w:left="1440" w:hanging="36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11">
    <w:nsid w:val="5EFD6816"/>
    <w:multiLevelType w:val="hybridMultilevel"/>
    <w:tmpl w:val="1A023338"/>
    <w:lvl w:ilvl="0" w:tplc="D9ECD1E6">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12">
    <w:nsid w:val="5F7F6273"/>
    <w:multiLevelType w:val="multilevel"/>
    <w:tmpl w:val="B4967BA6"/>
    <w:lvl w:ilvl="0">
      <w:start w:val="1"/>
      <w:numFmt w:val="decimal"/>
      <w:lvlText w:val="%1."/>
      <w:lvlJc w:val="left"/>
      <w:pPr>
        <w:tabs>
          <w:tab w:val="num" w:pos="1800"/>
        </w:tabs>
        <w:ind w:left="1800" w:hanging="360"/>
      </w:pPr>
      <w:rPr>
        <w:rFonts w:cs="Times New Roman"/>
      </w:rPr>
    </w:lvl>
    <w:lvl w:ilvl="1">
      <w:start w:val="1"/>
      <w:numFmt w:val="lowerLetter"/>
      <w:lvlText w:val="%2."/>
      <w:lvlJc w:val="left"/>
      <w:pPr>
        <w:tabs>
          <w:tab w:val="num" w:pos="2520"/>
        </w:tabs>
        <w:ind w:left="2520" w:hanging="360"/>
      </w:pPr>
      <w:rPr>
        <w:rFonts w:cs="Times New Roman"/>
      </w:rPr>
    </w:lvl>
    <w:lvl w:ilvl="2">
      <w:start w:val="1"/>
      <w:numFmt w:val="lowerRoman"/>
      <w:lvlText w:val="%3."/>
      <w:lvlJc w:val="right"/>
      <w:pPr>
        <w:tabs>
          <w:tab w:val="num" w:pos="3240"/>
        </w:tabs>
        <w:ind w:left="3240" w:hanging="180"/>
      </w:pPr>
      <w:rPr>
        <w:rFonts w:cs="Times New Roman"/>
      </w:rPr>
    </w:lvl>
    <w:lvl w:ilvl="3" w:tentative="1">
      <w:start w:val="1"/>
      <w:numFmt w:val="decimal"/>
      <w:lvlText w:val="%4."/>
      <w:lvlJc w:val="left"/>
      <w:pPr>
        <w:tabs>
          <w:tab w:val="num" w:pos="3960"/>
        </w:tabs>
        <w:ind w:left="3960" w:hanging="360"/>
      </w:pPr>
      <w:rPr>
        <w:rFonts w:cs="Times New Roman"/>
      </w:rPr>
    </w:lvl>
    <w:lvl w:ilvl="4" w:tentative="1">
      <w:start w:val="1"/>
      <w:numFmt w:val="lowerLetter"/>
      <w:lvlText w:val="%5."/>
      <w:lvlJc w:val="left"/>
      <w:pPr>
        <w:tabs>
          <w:tab w:val="num" w:pos="4680"/>
        </w:tabs>
        <w:ind w:left="4680" w:hanging="360"/>
      </w:pPr>
      <w:rPr>
        <w:rFonts w:cs="Times New Roman"/>
      </w:rPr>
    </w:lvl>
    <w:lvl w:ilvl="5" w:tentative="1">
      <w:start w:val="1"/>
      <w:numFmt w:val="lowerRoman"/>
      <w:lvlText w:val="%6."/>
      <w:lvlJc w:val="right"/>
      <w:pPr>
        <w:tabs>
          <w:tab w:val="num" w:pos="5400"/>
        </w:tabs>
        <w:ind w:left="5400" w:hanging="180"/>
      </w:pPr>
      <w:rPr>
        <w:rFonts w:cs="Times New Roman"/>
      </w:rPr>
    </w:lvl>
    <w:lvl w:ilvl="6" w:tentative="1">
      <w:start w:val="1"/>
      <w:numFmt w:val="decimal"/>
      <w:lvlText w:val="%7."/>
      <w:lvlJc w:val="left"/>
      <w:pPr>
        <w:tabs>
          <w:tab w:val="num" w:pos="6120"/>
        </w:tabs>
        <w:ind w:left="6120" w:hanging="360"/>
      </w:pPr>
      <w:rPr>
        <w:rFonts w:cs="Times New Roman"/>
      </w:rPr>
    </w:lvl>
    <w:lvl w:ilvl="7" w:tentative="1">
      <w:start w:val="1"/>
      <w:numFmt w:val="lowerLetter"/>
      <w:lvlText w:val="%8."/>
      <w:lvlJc w:val="left"/>
      <w:pPr>
        <w:tabs>
          <w:tab w:val="num" w:pos="6840"/>
        </w:tabs>
        <w:ind w:left="6840" w:hanging="360"/>
      </w:pPr>
      <w:rPr>
        <w:rFonts w:cs="Times New Roman"/>
      </w:rPr>
    </w:lvl>
    <w:lvl w:ilvl="8" w:tentative="1">
      <w:start w:val="1"/>
      <w:numFmt w:val="lowerRoman"/>
      <w:lvlText w:val="%9."/>
      <w:lvlJc w:val="right"/>
      <w:pPr>
        <w:tabs>
          <w:tab w:val="num" w:pos="7560"/>
        </w:tabs>
        <w:ind w:left="7560" w:hanging="180"/>
      </w:pPr>
      <w:rPr>
        <w:rFonts w:cs="Times New Roman"/>
      </w:rPr>
    </w:lvl>
  </w:abstractNum>
  <w:abstractNum w:abstractNumId="313">
    <w:nsid w:val="5FD07312"/>
    <w:multiLevelType w:val="hybridMultilevel"/>
    <w:tmpl w:val="ABF6A9F4"/>
    <w:lvl w:ilvl="0" w:tplc="FFFFFFF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4">
    <w:nsid w:val="6024109A"/>
    <w:multiLevelType w:val="multilevel"/>
    <w:tmpl w:val="29282934"/>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5">
    <w:nsid w:val="603E6397"/>
    <w:multiLevelType w:val="multilevel"/>
    <w:tmpl w:val="B0205C98"/>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6">
    <w:nsid w:val="60AD15EC"/>
    <w:multiLevelType w:val="multilevel"/>
    <w:tmpl w:val="69F0AF56"/>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17">
    <w:nsid w:val="60BA7CFD"/>
    <w:multiLevelType w:val="singleLevel"/>
    <w:tmpl w:val="5D1667A8"/>
    <w:lvl w:ilvl="0">
      <w:start w:val="1"/>
      <w:numFmt w:val="lowerLetter"/>
      <w:lvlText w:val="%1)"/>
      <w:lvlJc w:val="left"/>
      <w:pPr>
        <w:tabs>
          <w:tab w:val="num" w:pos="360"/>
        </w:tabs>
        <w:ind w:left="0" w:firstLine="0"/>
      </w:pPr>
      <w:rPr>
        <w:rFonts w:hint="default"/>
      </w:rPr>
    </w:lvl>
  </w:abstractNum>
  <w:abstractNum w:abstractNumId="318">
    <w:nsid w:val="610675E8"/>
    <w:multiLevelType w:val="multilevel"/>
    <w:tmpl w:val="29282934"/>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19">
    <w:nsid w:val="611E7FA9"/>
    <w:multiLevelType w:val="multilevel"/>
    <w:tmpl w:val="70223BFA"/>
    <w:lvl w:ilvl="0">
      <w:start w:val="1"/>
      <w:numFmt w:val="lowerLetter"/>
      <w:lvlText w:val="%1."/>
      <w:lvlJc w:val="left"/>
      <w:pPr>
        <w:tabs>
          <w:tab w:val="num" w:pos="2520"/>
        </w:tabs>
        <w:ind w:left="2520" w:hanging="360"/>
      </w:pPr>
      <w:rPr>
        <w:rFonts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320">
    <w:nsid w:val="61400CB7"/>
    <w:multiLevelType w:val="multilevel"/>
    <w:tmpl w:val="BB1CBC86"/>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21">
    <w:nsid w:val="61473B40"/>
    <w:multiLevelType w:val="multilevel"/>
    <w:tmpl w:val="703E9894"/>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22">
    <w:nsid w:val="61610A00"/>
    <w:multiLevelType w:val="multilevel"/>
    <w:tmpl w:val="B6927E62"/>
    <w:lvl w:ilvl="0">
      <w:start w:val="3"/>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23">
    <w:nsid w:val="61943992"/>
    <w:multiLevelType w:val="multilevel"/>
    <w:tmpl w:val="F6B41304"/>
    <w:lvl w:ilvl="0">
      <w:start w:val="1"/>
      <w:numFmt w:val="lowerLetter"/>
      <w:lvlText w:val="%1."/>
      <w:lvlJc w:val="left"/>
      <w:pPr>
        <w:tabs>
          <w:tab w:val="num" w:pos="1080"/>
        </w:tabs>
        <w:ind w:left="1080" w:hanging="360"/>
      </w:pPr>
      <w:rPr>
        <w:rFonts w:cs="Times New Roman" w:hint="default"/>
      </w:rPr>
    </w:lvl>
    <w:lvl w:ilvl="1">
      <w:start w:val="1"/>
      <w:numFmt w:val="decimal"/>
      <w:lvlText w:val="%2."/>
      <w:lvlJc w:val="left"/>
      <w:pPr>
        <w:tabs>
          <w:tab w:val="num" w:pos="1440"/>
        </w:tabs>
        <w:ind w:left="1440" w:hanging="360"/>
      </w:pPr>
      <w:rPr>
        <w:rFonts w:cs="Times New Roman" w:hint="default"/>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324">
    <w:nsid w:val="6287119C"/>
    <w:multiLevelType w:val="multilevel"/>
    <w:tmpl w:val="9A58CF98"/>
    <w:lvl w:ilvl="0">
      <w:start w:val="1"/>
      <w:numFmt w:val="lowerLetter"/>
      <w:lvlText w:val="%1."/>
      <w:lvlJc w:val="left"/>
      <w:pPr>
        <w:tabs>
          <w:tab w:val="num" w:pos="1080"/>
        </w:tabs>
        <w:ind w:left="108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5">
    <w:nsid w:val="63492C3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6">
    <w:nsid w:val="63730628"/>
    <w:multiLevelType w:val="multilevel"/>
    <w:tmpl w:val="D5862C7A"/>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0"/>
        </w:tabs>
        <w:ind w:left="0" w:hanging="360"/>
      </w:pPr>
    </w:lvl>
    <w:lvl w:ilvl="2">
      <w:start w:val="1"/>
      <w:numFmt w:val="lowerRoman"/>
      <w:lvlText w:val="%3."/>
      <w:lvlJc w:val="right"/>
      <w:pPr>
        <w:tabs>
          <w:tab w:val="num" w:pos="720"/>
        </w:tabs>
        <w:ind w:left="720" w:hanging="180"/>
      </w:pPr>
    </w:lvl>
    <w:lvl w:ilvl="3">
      <w:start w:val="1"/>
      <w:numFmt w:val="decimal"/>
      <w:lvlText w:val="%4."/>
      <w:lvlJc w:val="left"/>
      <w:pPr>
        <w:tabs>
          <w:tab w:val="num" w:pos="1440"/>
        </w:tabs>
        <w:ind w:left="1440" w:hanging="360"/>
      </w:pPr>
    </w:lvl>
    <w:lvl w:ilvl="4">
      <w:start w:val="1"/>
      <w:numFmt w:val="lowerLetter"/>
      <w:lvlText w:val="%5."/>
      <w:lvlJc w:val="left"/>
      <w:pPr>
        <w:tabs>
          <w:tab w:val="num" w:pos="2160"/>
        </w:tabs>
        <w:ind w:left="2160" w:hanging="360"/>
      </w:pPr>
      <w:rPr>
        <w:rFonts w:hint="default"/>
      </w:rPr>
    </w:lvl>
    <w:lvl w:ilvl="5" w:tentative="1">
      <w:start w:val="1"/>
      <w:numFmt w:val="lowerRoman"/>
      <w:lvlText w:val="%6."/>
      <w:lvlJc w:val="right"/>
      <w:pPr>
        <w:tabs>
          <w:tab w:val="num" w:pos="2880"/>
        </w:tabs>
        <w:ind w:left="2880" w:hanging="180"/>
      </w:pPr>
    </w:lvl>
    <w:lvl w:ilvl="6" w:tentative="1">
      <w:start w:val="1"/>
      <w:numFmt w:val="decimal"/>
      <w:lvlText w:val="%7."/>
      <w:lvlJc w:val="left"/>
      <w:pPr>
        <w:tabs>
          <w:tab w:val="num" w:pos="3600"/>
        </w:tabs>
        <w:ind w:left="3600" w:hanging="360"/>
      </w:pPr>
    </w:lvl>
    <w:lvl w:ilvl="7" w:tentative="1">
      <w:start w:val="1"/>
      <w:numFmt w:val="lowerLetter"/>
      <w:lvlText w:val="%8."/>
      <w:lvlJc w:val="left"/>
      <w:pPr>
        <w:tabs>
          <w:tab w:val="num" w:pos="4320"/>
        </w:tabs>
        <w:ind w:left="4320" w:hanging="360"/>
      </w:pPr>
    </w:lvl>
    <w:lvl w:ilvl="8" w:tentative="1">
      <w:start w:val="1"/>
      <w:numFmt w:val="lowerRoman"/>
      <w:lvlText w:val="%9."/>
      <w:lvlJc w:val="right"/>
      <w:pPr>
        <w:tabs>
          <w:tab w:val="num" w:pos="5040"/>
        </w:tabs>
        <w:ind w:left="5040" w:hanging="180"/>
      </w:pPr>
    </w:lvl>
  </w:abstractNum>
  <w:abstractNum w:abstractNumId="327">
    <w:nsid w:val="63AC0409"/>
    <w:multiLevelType w:val="hybridMultilevel"/>
    <w:tmpl w:val="F316180A"/>
    <w:lvl w:ilvl="0" w:tplc="FFFFFFF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8">
    <w:nsid w:val="64282031"/>
    <w:multiLevelType w:val="hybridMultilevel"/>
    <w:tmpl w:val="70C82F96"/>
    <w:lvl w:ilvl="0" w:tplc="04090003">
      <w:start w:val="1"/>
      <w:numFmt w:val="bullet"/>
      <w:lvlText w:val="o"/>
      <w:lvlJc w:val="left"/>
      <w:pPr>
        <w:ind w:left="90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9">
    <w:nsid w:val="66C603E6"/>
    <w:multiLevelType w:val="hybridMultilevel"/>
    <w:tmpl w:val="7B3E753E"/>
    <w:lvl w:ilvl="0" w:tplc="F25653B4">
      <w:start w:val="1"/>
      <w:numFmt w:val="decimal"/>
      <w:lvlText w:val="%1."/>
      <w:lvlJc w:val="left"/>
      <w:pPr>
        <w:tabs>
          <w:tab w:val="num" w:pos="1440"/>
        </w:tabs>
        <w:ind w:left="1440" w:hanging="360"/>
      </w:pPr>
      <w:rPr>
        <w:rFonts w:hint="default"/>
        <w:sz w:val="20"/>
      </w:rPr>
    </w:lvl>
    <w:lvl w:ilvl="1" w:tplc="8F1CA81C" w:tentative="1">
      <w:start w:val="1"/>
      <w:numFmt w:val="lowerLetter"/>
      <w:lvlText w:val="%2."/>
      <w:lvlJc w:val="left"/>
      <w:pPr>
        <w:tabs>
          <w:tab w:val="num" w:pos="1440"/>
        </w:tabs>
        <w:ind w:left="1440" w:hanging="360"/>
      </w:pPr>
    </w:lvl>
    <w:lvl w:ilvl="2" w:tplc="D78CBF14" w:tentative="1">
      <w:start w:val="1"/>
      <w:numFmt w:val="lowerRoman"/>
      <w:lvlText w:val="%3."/>
      <w:lvlJc w:val="right"/>
      <w:pPr>
        <w:tabs>
          <w:tab w:val="num" w:pos="2160"/>
        </w:tabs>
        <w:ind w:left="2160" w:hanging="180"/>
      </w:pPr>
    </w:lvl>
    <w:lvl w:ilvl="3" w:tplc="126E5EB4" w:tentative="1">
      <w:start w:val="1"/>
      <w:numFmt w:val="decimal"/>
      <w:lvlText w:val="%4."/>
      <w:lvlJc w:val="left"/>
      <w:pPr>
        <w:tabs>
          <w:tab w:val="num" w:pos="2880"/>
        </w:tabs>
        <w:ind w:left="2880" w:hanging="360"/>
      </w:pPr>
    </w:lvl>
    <w:lvl w:ilvl="4" w:tplc="993614AE" w:tentative="1">
      <w:start w:val="1"/>
      <w:numFmt w:val="lowerLetter"/>
      <w:lvlText w:val="%5."/>
      <w:lvlJc w:val="left"/>
      <w:pPr>
        <w:tabs>
          <w:tab w:val="num" w:pos="3600"/>
        </w:tabs>
        <w:ind w:left="3600" w:hanging="360"/>
      </w:pPr>
    </w:lvl>
    <w:lvl w:ilvl="5" w:tplc="A5367532" w:tentative="1">
      <w:start w:val="1"/>
      <w:numFmt w:val="lowerRoman"/>
      <w:lvlText w:val="%6."/>
      <w:lvlJc w:val="right"/>
      <w:pPr>
        <w:tabs>
          <w:tab w:val="num" w:pos="4320"/>
        </w:tabs>
        <w:ind w:left="4320" w:hanging="180"/>
      </w:pPr>
    </w:lvl>
    <w:lvl w:ilvl="6" w:tplc="872C01BE" w:tentative="1">
      <w:start w:val="1"/>
      <w:numFmt w:val="decimal"/>
      <w:lvlText w:val="%7."/>
      <w:lvlJc w:val="left"/>
      <w:pPr>
        <w:tabs>
          <w:tab w:val="num" w:pos="5040"/>
        </w:tabs>
        <w:ind w:left="5040" w:hanging="360"/>
      </w:pPr>
    </w:lvl>
    <w:lvl w:ilvl="7" w:tplc="3B2EA4A2" w:tentative="1">
      <w:start w:val="1"/>
      <w:numFmt w:val="lowerLetter"/>
      <w:lvlText w:val="%8."/>
      <w:lvlJc w:val="left"/>
      <w:pPr>
        <w:tabs>
          <w:tab w:val="num" w:pos="5760"/>
        </w:tabs>
        <w:ind w:left="5760" w:hanging="360"/>
      </w:pPr>
    </w:lvl>
    <w:lvl w:ilvl="8" w:tplc="77BA80EA" w:tentative="1">
      <w:start w:val="1"/>
      <w:numFmt w:val="lowerRoman"/>
      <w:lvlText w:val="%9."/>
      <w:lvlJc w:val="right"/>
      <w:pPr>
        <w:tabs>
          <w:tab w:val="num" w:pos="6480"/>
        </w:tabs>
        <w:ind w:left="6480" w:hanging="180"/>
      </w:pPr>
    </w:lvl>
  </w:abstractNum>
  <w:abstractNum w:abstractNumId="330">
    <w:nsid w:val="674C13CA"/>
    <w:multiLevelType w:val="multilevel"/>
    <w:tmpl w:val="29282934"/>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1">
    <w:nsid w:val="67656BAE"/>
    <w:multiLevelType w:val="multilevel"/>
    <w:tmpl w:val="6742A9F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2">
    <w:nsid w:val="6787648D"/>
    <w:multiLevelType w:val="multilevel"/>
    <w:tmpl w:val="0A606142"/>
    <w:lvl w:ilvl="0">
      <w:start w:val="1"/>
      <w:numFmt w:val="decimal"/>
      <w:lvlText w:val="%1."/>
      <w:lvlJc w:val="left"/>
      <w:pPr>
        <w:tabs>
          <w:tab w:val="num" w:pos="1440"/>
        </w:tabs>
        <w:ind w:left="1440" w:hanging="360"/>
      </w:pPr>
      <w:rPr>
        <w:rFonts w:hint="default"/>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33">
    <w:nsid w:val="679103A0"/>
    <w:multiLevelType w:val="multilevel"/>
    <w:tmpl w:val="8DB4C016"/>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0"/>
        </w:tabs>
        <w:ind w:left="0" w:hanging="360"/>
      </w:pPr>
    </w:lvl>
    <w:lvl w:ilvl="2" w:tentative="1">
      <w:start w:val="1"/>
      <w:numFmt w:val="lowerRoman"/>
      <w:lvlText w:val="%3."/>
      <w:lvlJc w:val="right"/>
      <w:pPr>
        <w:tabs>
          <w:tab w:val="num" w:pos="720"/>
        </w:tabs>
        <w:ind w:left="720" w:hanging="180"/>
      </w:pPr>
    </w:lvl>
    <w:lvl w:ilvl="3" w:tentative="1">
      <w:start w:val="1"/>
      <w:numFmt w:val="decimal"/>
      <w:lvlText w:val="%4."/>
      <w:lvlJc w:val="left"/>
      <w:pPr>
        <w:tabs>
          <w:tab w:val="num" w:pos="1440"/>
        </w:tabs>
        <w:ind w:left="1440" w:hanging="360"/>
      </w:pPr>
    </w:lvl>
    <w:lvl w:ilvl="4" w:tentative="1">
      <w:start w:val="1"/>
      <w:numFmt w:val="lowerLetter"/>
      <w:lvlText w:val="%5."/>
      <w:lvlJc w:val="left"/>
      <w:pPr>
        <w:tabs>
          <w:tab w:val="num" w:pos="2160"/>
        </w:tabs>
        <w:ind w:left="2160" w:hanging="360"/>
      </w:pPr>
    </w:lvl>
    <w:lvl w:ilvl="5" w:tentative="1">
      <w:start w:val="1"/>
      <w:numFmt w:val="lowerRoman"/>
      <w:lvlText w:val="%6."/>
      <w:lvlJc w:val="right"/>
      <w:pPr>
        <w:tabs>
          <w:tab w:val="num" w:pos="2880"/>
        </w:tabs>
        <w:ind w:left="2880" w:hanging="180"/>
      </w:pPr>
    </w:lvl>
    <w:lvl w:ilvl="6" w:tentative="1">
      <w:start w:val="1"/>
      <w:numFmt w:val="decimal"/>
      <w:lvlText w:val="%7."/>
      <w:lvlJc w:val="left"/>
      <w:pPr>
        <w:tabs>
          <w:tab w:val="num" w:pos="3600"/>
        </w:tabs>
        <w:ind w:left="3600" w:hanging="360"/>
      </w:pPr>
    </w:lvl>
    <w:lvl w:ilvl="7" w:tentative="1">
      <w:start w:val="1"/>
      <w:numFmt w:val="lowerLetter"/>
      <w:lvlText w:val="%8."/>
      <w:lvlJc w:val="left"/>
      <w:pPr>
        <w:tabs>
          <w:tab w:val="num" w:pos="4320"/>
        </w:tabs>
        <w:ind w:left="4320" w:hanging="360"/>
      </w:pPr>
    </w:lvl>
    <w:lvl w:ilvl="8" w:tentative="1">
      <w:start w:val="1"/>
      <w:numFmt w:val="lowerRoman"/>
      <w:lvlText w:val="%9."/>
      <w:lvlJc w:val="right"/>
      <w:pPr>
        <w:tabs>
          <w:tab w:val="num" w:pos="5040"/>
        </w:tabs>
        <w:ind w:left="5040" w:hanging="180"/>
      </w:pPr>
    </w:lvl>
  </w:abstractNum>
  <w:abstractNum w:abstractNumId="334">
    <w:nsid w:val="68723606"/>
    <w:multiLevelType w:val="hybridMultilevel"/>
    <w:tmpl w:val="5EE6240C"/>
    <w:lvl w:ilvl="0" w:tplc="FFFFFFF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5">
    <w:nsid w:val="687F16D5"/>
    <w:multiLevelType w:val="hybridMultilevel"/>
    <w:tmpl w:val="366060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nsid w:val="688B655E"/>
    <w:multiLevelType w:val="hybridMultilevel"/>
    <w:tmpl w:val="C94CFA98"/>
    <w:lvl w:ilvl="0" w:tplc="FFFFFFFF">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7">
    <w:nsid w:val="689C6F7A"/>
    <w:multiLevelType w:val="multilevel"/>
    <w:tmpl w:val="433843A4"/>
    <w:lvl w:ilvl="0">
      <w:start w:val="1"/>
      <w:numFmt w:val="lowerLetter"/>
      <w:lvlText w:val="%1)"/>
      <w:lvlJc w:val="left"/>
      <w:pPr>
        <w:ind w:left="360" w:hanging="360"/>
      </w:pPr>
      <w:rPr>
        <w:rFonts w:cs="Times New Roman" w:hint="default"/>
      </w:rPr>
    </w:lvl>
    <w:lvl w:ilvl="1">
      <w:start w:val="4"/>
      <w:numFmt w:val="lowerLetter"/>
      <w:lvlText w:val="%2)"/>
      <w:lvlJc w:val="left"/>
      <w:pPr>
        <w:ind w:left="720" w:hanging="360"/>
      </w:pPr>
      <w:rPr>
        <w:rFonts w:cs="Times New Roman" w:hint="default"/>
      </w:rPr>
    </w:lvl>
    <w:lvl w:ilvl="2">
      <w:start w:val="2"/>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38">
    <w:nsid w:val="692F7B9A"/>
    <w:multiLevelType w:val="multilevel"/>
    <w:tmpl w:val="85348C5A"/>
    <w:lvl w:ilvl="0">
      <w:start w:val="1"/>
      <w:numFmt w:val="lowerLetter"/>
      <w:lvlText w:val="%1)"/>
      <w:lvlJc w:val="left"/>
      <w:pPr>
        <w:ind w:left="360" w:hanging="360"/>
      </w:pPr>
      <w:rPr>
        <w:rFonts w:cs="Times New Roman" w:hint="default"/>
      </w:rPr>
    </w:lvl>
    <w:lvl w:ilvl="1">
      <w:start w:val="4"/>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39">
    <w:nsid w:val="695F3E03"/>
    <w:multiLevelType w:val="multilevel"/>
    <w:tmpl w:val="50287798"/>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40">
    <w:nsid w:val="69786BF5"/>
    <w:multiLevelType w:val="multilevel"/>
    <w:tmpl w:val="AF40D4C2"/>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41">
    <w:nsid w:val="697A4CB6"/>
    <w:multiLevelType w:val="multilevel"/>
    <w:tmpl w:val="CE3C8AD6"/>
    <w:lvl w:ilvl="0">
      <w:start w:val="1"/>
      <w:numFmt w:val="lowerLetter"/>
      <w:lvlText w:val="%1)"/>
      <w:lvlJc w:val="left"/>
      <w:pPr>
        <w:ind w:left="360" w:hanging="360"/>
      </w:pPr>
      <w:rPr>
        <w:rFonts w:cs="Times New Roman" w:hint="default"/>
      </w:rPr>
    </w:lvl>
    <w:lvl w:ilvl="1">
      <w:start w:val="4"/>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42">
    <w:nsid w:val="69C73A75"/>
    <w:multiLevelType w:val="multilevel"/>
    <w:tmpl w:val="7EAAE37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43">
    <w:nsid w:val="6A150876"/>
    <w:multiLevelType w:val="singleLevel"/>
    <w:tmpl w:val="0409000F"/>
    <w:lvl w:ilvl="0">
      <w:start w:val="1"/>
      <w:numFmt w:val="decimal"/>
      <w:lvlText w:val="%1."/>
      <w:lvlJc w:val="left"/>
      <w:pPr>
        <w:tabs>
          <w:tab w:val="num" w:pos="360"/>
        </w:tabs>
        <w:ind w:left="360" w:hanging="360"/>
      </w:pPr>
    </w:lvl>
  </w:abstractNum>
  <w:abstractNum w:abstractNumId="344">
    <w:nsid w:val="6A807948"/>
    <w:multiLevelType w:val="multilevel"/>
    <w:tmpl w:val="F6B41304"/>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45">
    <w:nsid w:val="6A9768B3"/>
    <w:multiLevelType w:val="multilevel"/>
    <w:tmpl w:val="461ADBB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46">
    <w:nsid w:val="6ADC4C3C"/>
    <w:multiLevelType w:val="multilevel"/>
    <w:tmpl w:val="C9184208"/>
    <w:lvl w:ilvl="0">
      <w:start w:val="1"/>
      <w:numFmt w:val="decimal"/>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47">
    <w:nsid w:val="6AF46B1E"/>
    <w:multiLevelType w:val="multilevel"/>
    <w:tmpl w:val="400C82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8">
    <w:nsid w:val="6BCA628D"/>
    <w:multiLevelType w:val="multilevel"/>
    <w:tmpl w:val="0930EC4C"/>
    <w:lvl w:ilvl="0">
      <w:start w:val="1"/>
      <w:numFmt w:val="lowerLetter"/>
      <w:lvlText w:val="%1."/>
      <w:lvlJc w:val="left"/>
      <w:pPr>
        <w:tabs>
          <w:tab w:val="num" w:pos="1080"/>
        </w:tabs>
        <w:ind w:left="1080" w:hanging="360"/>
      </w:pPr>
      <w:rPr>
        <w:rFonts w:cs="Times New Roman"/>
      </w:rPr>
    </w:lvl>
    <w:lvl w:ilvl="1">
      <w:start w:val="1"/>
      <w:numFmt w:val="decimal"/>
      <w:lvlText w:val="%2."/>
      <w:lvlJc w:val="left"/>
      <w:pPr>
        <w:tabs>
          <w:tab w:val="num" w:pos="1800"/>
        </w:tabs>
        <w:ind w:left="1800" w:hanging="360"/>
      </w:pPr>
      <w:rPr>
        <w:rFonts w:cs="Times New Roman"/>
      </w:rPr>
    </w:lvl>
    <w:lvl w:ilvl="2" w:tentative="1">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349">
    <w:nsid w:val="6BCF326B"/>
    <w:multiLevelType w:val="hybridMultilevel"/>
    <w:tmpl w:val="66567182"/>
    <w:lvl w:ilvl="0" w:tplc="A0C40E7C">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50">
    <w:nsid w:val="6BF02DD0"/>
    <w:multiLevelType w:val="multilevel"/>
    <w:tmpl w:val="8D14C2F0"/>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51">
    <w:nsid w:val="6BF14261"/>
    <w:multiLevelType w:val="hybridMultilevel"/>
    <w:tmpl w:val="6D9A1D6C"/>
    <w:lvl w:ilvl="0" w:tplc="E5E0413C">
      <w:start w:val="5"/>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2">
    <w:nsid w:val="6C141312"/>
    <w:multiLevelType w:val="multilevel"/>
    <w:tmpl w:val="778E062A"/>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440"/>
        </w:tabs>
        <w:ind w:left="1440" w:hanging="360"/>
      </w:pPr>
    </w:lvl>
    <w:lvl w:ilvl="2">
      <w:start w:val="1"/>
      <w:numFmt w:val="lowerLetter"/>
      <w:lvlText w:val="%3."/>
      <w:lvlJc w:val="left"/>
      <w:pPr>
        <w:tabs>
          <w:tab w:val="num" w:pos="1440"/>
        </w:tabs>
        <w:ind w:left="1440" w:hanging="360"/>
      </w:pPr>
      <w:rPr>
        <w:rFonts w:hint="default"/>
        <w:b w:val="0"/>
        <w:i w:val="0"/>
      </w:r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3">
    <w:nsid w:val="6C7E7A17"/>
    <w:multiLevelType w:val="multilevel"/>
    <w:tmpl w:val="3260DC94"/>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54">
    <w:nsid w:val="6CF8289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5">
    <w:nsid w:val="6D187D05"/>
    <w:multiLevelType w:val="multilevel"/>
    <w:tmpl w:val="1E9A51CE"/>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56">
    <w:nsid w:val="6D6750D5"/>
    <w:multiLevelType w:val="multilevel"/>
    <w:tmpl w:val="7632C0AE"/>
    <w:lvl w:ilvl="0">
      <w:start w:val="1"/>
      <w:numFmt w:val="lowerLetter"/>
      <w:lvlText w:val="%1."/>
      <w:lvlJc w:val="left"/>
      <w:pPr>
        <w:tabs>
          <w:tab w:val="num" w:pos="1080"/>
        </w:tabs>
        <w:ind w:left="108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7">
    <w:nsid w:val="6E15795B"/>
    <w:multiLevelType w:val="hybridMultilevel"/>
    <w:tmpl w:val="ED6E2F5C"/>
    <w:lvl w:ilvl="0" w:tplc="FFFFFFF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8">
    <w:nsid w:val="6E1B495E"/>
    <w:multiLevelType w:val="singleLevel"/>
    <w:tmpl w:val="0409000F"/>
    <w:lvl w:ilvl="0">
      <w:start w:val="1"/>
      <w:numFmt w:val="decimal"/>
      <w:lvlText w:val="%1."/>
      <w:lvlJc w:val="left"/>
      <w:pPr>
        <w:tabs>
          <w:tab w:val="num" w:pos="360"/>
        </w:tabs>
        <w:ind w:left="360" w:hanging="360"/>
      </w:pPr>
    </w:lvl>
  </w:abstractNum>
  <w:abstractNum w:abstractNumId="359">
    <w:nsid w:val="6E1C6E48"/>
    <w:multiLevelType w:val="hybridMultilevel"/>
    <w:tmpl w:val="0A50E4DC"/>
    <w:lvl w:ilvl="0" w:tplc="6CAA551A">
      <w:start w:val="1"/>
      <w:numFmt w:val="lowerLetter"/>
      <w:lvlText w:val="%1."/>
      <w:lvlJc w:val="left"/>
      <w:pPr>
        <w:tabs>
          <w:tab w:val="num" w:pos="720"/>
        </w:tabs>
        <w:ind w:left="720" w:hanging="360"/>
      </w:pPr>
    </w:lvl>
    <w:lvl w:ilvl="1" w:tplc="22522700" w:tentative="1">
      <w:start w:val="1"/>
      <w:numFmt w:val="lowerLetter"/>
      <w:lvlText w:val="%2."/>
      <w:lvlJc w:val="left"/>
      <w:pPr>
        <w:tabs>
          <w:tab w:val="num" w:pos="1440"/>
        </w:tabs>
        <w:ind w:left="1440" w:hanging="360"/>
      </w:pPr>
    </w:lvl>
    <w:lvl w:ilvl="2" w:tplc="A9467B88" w:tentative="1">
      <w:start w:val="1"/>
      <w:numFmt w:val="lowerRoman"/>
      <w:lvlText w:val="%3."/>
      <w:lvlJc w:val="right"/>
      <w:pPr>
        <w:tabs>
          <w:tab w:val="num" w:pos="2160"/>
        </w:tabs>
        <w:ind w:left="2160" w:hanging="180"/>
      </w:pPr>
    </w:lvl>
    <w:lvl w:ilvl="3" w:tplc="77AEE97E" w:tentative="1">
      <w:start w:val="1"/>
      <w:numFmt w:val="decimal"/>
      <w:lvlText w:val="%4."/>
      <w:lvlJc w:val="left"/>
      <w:pPr>
        <w:tabs>
          <w:tab w:val="num" w:pos="2880"/>
        </w:tabs>
        <w:ind w:left="2880" w:hanging="360"/>
      </w:pPr>
    </w:lvl>
    <w:lvl w:ilvl="4" w:tplc="3D289626" w:tentative="1">
      <w:start w:val="1"/>
      <w:numFmt w:val="lowerLetter"/>
      <w:lvlText w:val="%5."/>
      <w:lvlJc w:val="left"/>
      <w:pPr>
        <w:tabs>
          <w:tab w:val="num" w:pos="3600"/>
        </w:tabs>
        <w:ind w:left="3600" w:hanging="360"/>
      </w:pPr>
    </w:lvl>
    <w:lvl w:ilvl="5" w:tplc="B284F7C8" w:tentative="1">
      <w:start w:val="1"/>
      <w:numFmt w:val="lowerRoman"/>
      <w:lvlText w:val="%6."/>
      <w:lvlJc w:val="right"/>
      <w:pPr>
        <w:tabs>
          <w:tab w:val="num" w:pos="4320"/>
        </w:tabs>
        <w:ind w:left="4320" w:hanging="180"/>
      </w:pPr>
    </w:lvl>
    <w:lvl w:ilvl="6" w:tplc="501CDA52" w:tentative="1">
      <w:start w:val="1"/>
      <w:numFmt w:val="decimal"/>
      <w:lvlText w:val="%7."/>
      <w:lvlJc w:val="left"/>
      <w:pPr>
        <w:tabs>
          <w:tab w:val="num" w:pos="5040"/>
        </w:tabs>
        <w:ind w:left="5040" w:hanging="360"/>
      </w:pPr>
    </w:lvl>
    <w:lvl w:ilvl="7" w:tplc="2650148C" w:tentative="1">
      <w:start w:val="1"/>
      <w:numFmt w:val="lowerLetter"/>
      <w:lvlText w:val="%8."/>
      <w:lvlJc w:val="left"/>
      <w:pPr>
        <w:tabs>
          <w:tab w:val="num" w:pos="5760"/>
        </w:tabs>
        <w:ind w:left="5760" w:hanging="360"/>
      </w:pPr>
    </w:lvl>
    <w:lvl w:ilvl="8" w:tplc="9CDC4EB2" w:tentative="1">
      <w:start w:val="1"/>
      <w:numFmt w:val="lowerRoman"/>
      <w:lvlText w:val="%9."/>
      <w:lvlJc w:val="right"/>
      <w:pPr>
        <w:tabs>
          <w:tab w:val="num" w:pos="6480"/>
        </w:tabs>
        <w:ind w:left="6480" w:hanging="180"/>
      </w:pPr>
    </w:lvl>
  </w:abstractNum>
  <w:abstractNum w:abstractNumId="360">
    <w:nsid w:val="6E365EE8"/>
    <w:multiLevelType w:val="multilevel"/>
    <w:tmpl w:val="87287894"/>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61">
    <w:nsid w:val="6E5F7412"/>
    <w:multiLevelType w:val="multilevel"/>
    <w:tmpl w:val="7EAAE372"/>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62">
    <w:nsid w:val="6EC12F60"/>
    <w:multiLevelType w:val="multilevel"/>
    <w:tmpl w:val="62FCF9A0"/>
    <w:lvl w:ilvl="0">
      <w:start w:val="1"/>
      <w:numFmt w:val="lowerLetter"/>
      <w:lvlText w:val="%1."/>
      <w:lvlJc w:val="left"/>
      <w:pPr>
        <w:tabs>
          <w:tab w:val="num" w:pos="2520"/>
        </w:tabs>
        <w:ind w:left="25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63">
    <w:nsid w:val="6F1D7962"/>
    <w:multiLevelType w:val="multilevel"/>
    <w:tmpl w:val="CEEEF4AA"/>
    <w:lvl w:ilvl="0">
      <w:start w:val="1"/>
      <w:numFmt w:val="decimal"/>
      <w:lvlText w:val="%1)"/>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2"/>
      <w:numFmt w:val="decimal"/>
      <w:lvlText w:val="%3)"/>
      <w:lvlJc w:val="left"/>
      <w:pPr>
        <w:ind w:left="1080" w:hanging="360"/>
      </w:pPr>
      <w:rPr>
        <w:rFonts w:cs="Times New Roman" w:hint="default"/>
      </w:rPr>
    </w:lvl>
    <w:lvl w:ilvl="3">
      <w:start w:val="2"/>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64">
    <w:nsid w:val="6F723D6A"/>
    <w:multiLevelType w:val="multilevel"/>
    <w:tmpl w:val="234C9D64"/>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rPr>
        <w:rFonts w:hint="default"/>
      </w:rPr>
    </w:lvl>
    <w:lvl w:ilvl="2">
      <w:start w:val="1"/>
      <w:numFmt w:val="lowerLetter"/>
      <w:lvlText w:val="%3."/>
      <w:lvlJc w:val="left"/>
      <w:pPr>
        <w:tabs>
          <w:tab w:val="num" w:pos="2700"/>
        </w:tabs>
        <w:ind w:left="2700" w:hanging="36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65">
    <w:nsid w:val="701F123A"/>
    <w:multiLevelType w:val="multilevel"/>
    <w:tmpl w:val="FB90452A"/>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66">
    <w:nsid w:val="70831DE8"/>
    <w:multiLevelType w:val="hybridMultilevel"/>
    <w:tmpl w:val="8CF8A038"/>
    <w:lvl w:ilvl="0" w:tplc="D8A0F1BE">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7">
    <w:nsid w:val="70EC6044"/>
    <w:multiLevelType w:val="multilevel"/>
    <w:tmpl w:val="DD1C38FE"/>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368">
    <w:nsid w:val="70EE243D"/>
    <w:multiLevelType w:val="hybridMultilevel"/>
    <w:tmpl w:val="D6901276"/>
    <w:lvl w:ilvl="0" w:tplc="FFFFFFF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9">
    <w:nsid w:val="70F11CF4"/>
    <w:multiLevelType w:val="multilevel"/>
    <w:tmpl w:val="E35CBBEC"/>
    <w:lvl w:ilvl="0">
      <w:start w:val="1"/>
      <w:numFmt w:val="lowerLetter"/>
      <w:lvlText w:val="%1."/>
      <w:lvlJc w:val="left"/>
      <w:pPr>
        <w:tabs>
          <w:tab w:val="num" w:pos="1080"/>
        </w:tabs>
        <w:ind w:left="1080" w:hanging="360"/>
      </w:pPr>
      <w:rPr>
        <w:rFonts w:hint="default"/>
      </w:rPr>
    </w:lvl>
    <w:lvl w:ilvl="1">
      <w:start w:val="1"/>
      <w:numFmt w:val="bullet"/>
      <w:lvlText w:val=""/>
      <w:lvlJc w:val="left"/>
      <w:pPr>
        <w:tabs>
          <w:tab w:val="num" w:pos="1440"/>
        </w:tabs>
        <w:ind w:left="1440" w:hanging="360"/>
      </w:pPr>
      <w:rPr>
        <w:rFonts w:ascii="Symbol" w:hAnsi="Symbol"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70">
    <w:nsid w:val="711B7738"/>
    <w:multiLevelType w:val="multilevel"/>
    <w:tmpl w:val="D5FA89B4"/>
    <w:lvl w:ilvl="0">
      <w:start w:val="1"/>
      <w:numFmt w:val="lowerLetter"/>
      <w:lvlText w:val="%1."/>
      <w:lvlJc w:val="left"/>
      <w:pPr>
        <w:tabs>
          <w:tab w:val="num" w:pos="2520"/>
        </w:tabs>
        <w:ind w:left="2520" w:hanging="360"/>
      </w:pPr>
    </w:lvl>
    <w:lvl w:ilvl="1">
      <w:start w:val="1"/>
      <w:numFmt w:val="lowerLetter"/>
      <w:lvlText w:val="%2."/>
      <w:lvlJc w:val="left"/>
      <w:pPr>
        <w:tabs>
          <w:tab w:val="num" w:pos="2880"/>
        </w:tabs>
        <w:ind w:left="2880" w:hanging="360"/>
      </w:pPr>
    </w:lvl>
    <w:lvl w:ilvl="2">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371">
    <w:nsid w:val="71A93378"/>
    <w:multiLevelType w:val="hybridMultilevel"/>
    <w:tmpl w:val="5EB0F052"/>
    <w:lvl w:ilvl="0" w:tplc="FFFFFFFF">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2">
    <w:nsid w:val="71D66151"/>
    <w:multiLevelType w:val="hybridMultilevel"/>
    <w:tmpl w:val="C0E4A278"/>
    <w:lvl w:ilvl="0" w:tplc="1F266F5E">
      <w:start w:val="1"/>
      <w:numFmt w:val="lowerLetter"/>
      <w:lvlText w:val="%1."/>
      <w:lvlJc w:val="left"/>
      <w:pPr>
        <w:tabs>
          <w:tab w:val="num" w:pos="2340"/>
        </w:tabs>
        <w:ind w:left="2340" w:hanging="360"/>
      </w:pPr>
      <w:rPr>
        <w:rFonts w:hint="default"/>
      </w:rPr>
    </w:lvl>
    <w:lvl w:ilvl="1" w:tplc="0409000F">
      <w:start w:val="1"/>
      <w:numFmt w:val="decimal"/>
      <w:lvlText w:val="%2."/>
      <w:lvlJc w:val="left"/>
      <w:pPr>
        <w:tabs>
          <w:tab w:val="num" w:pos="1440"/>
        </w:tabs>
        <w:ind w:left="1440" w:hanging="360"/>
      </w:pPr>
      <w:rPr>
        <w:rFonts w:hint="default"/>
      </w:rPr>
    </w:lvl>
    <w:lvl w:ilvl="2" w:tplc="1F266F5E">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3">
    <w:nsid w:val="72631B25"/>
    <w:multiLevelType w:val="multilevel"/>
    <w:tmpl w:val="230610DE"/>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74">
    <w:nsid w:val="72A8646E"/>
    <w:multiLevelType w:val="hybridMultilevel"/>
    <w:tmpl w:val="4880B77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5">
    <w:nsid w:val="73D451FD"/>
    <w:multiLevelType w:val="multilevel"/>
    <w:tmpl w:val="AF3C2A46"/>
    <w:lvl w:ilvl="0">
      <w:start w:val="1"/>
      <w:numFmt w:val="lowerLetter"/>
      <w:lvlText w:val="%1)"/>
      <w:lvlJc w:val="left"/>
      <w:pPr>
        <w:ind w:left="360" w:hanging="360"/>
      </w:pPr>
      <w:rPr>
        <w:rFonts w:cs="Times New Roman" w:hint="default"/>
      </w:rPr>
    </w:lvl>
    <w:lvl w:ilvl="1">
      <w:start w:val="4"/>
      <w:numFmt w:val="lowerLetter"/>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lowerLetter"/>
      <w:lvlText w:val="(%4)"/>
      <w:lvlJc w:val="left"/>
      <w:pPr>
        <w:ind w:left="1440" w:hanging="360"/>
      </w:pPr>
      <w:rPr>
        <w:rFonts w:cs="Times New Roman" w:hint="default"/>
      </w:rPr>
    </w:lvl>
    <w:lvl w:ilvl="4">
      <w:start w:val="1"/>
      <w:numFmt w:val="lowerRoman"/>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76">
    <w:nsid w:val="74B768CF"/>
    <w:multiLevelType w:val="multilevel"/>
    <w:tmpl w:val="54521D82"/>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77">
    <w:nsid w:val="74F10534"/>
    <w:multiLevelType w:val="multilevel"/>
    <w:tmpl w:val="974CE2E0"/>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980"/>
        </w:tabs>
        <w:ind w:left="1980" w:hanging="360"/>
      </w:pPr>
      <w:rPr>
        <w:rFonts w:hint="default"/>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378">
    <w:nsid w:val="75307F96"/>
    <w:multiLevelType w:val="hybridMultilevel"/>
    <w:tmpl w:val="FF0291A2"/>
    <w:lvl w:ilvl="0" w:tplc="197AB2FA">
      <w:start w:val="1"/>
      <w:numFmt w:val="decimal"/>
      <w:lvlText w:val="%1)"/>
      <w:lvlJc w:val="left"/>
      <w:pPr>
        <w:tabs>
          <w:tab w:val="num" w:pos="720"/>
        </w:tabs>
        <w:ind w:left="720" w:hanging="360"/>
      </w:pPr>
      <w:rPr>
        <w:rFonts w:hint="default"/>
      </w:rPr>
    </w:lvl>
    <w:lvl w:ilvl="1" w:tplc="A274DB3A">
      <w:start w:val="1"/>
      <w:numFmt w:val="bullet"/>
      <w:lvlText w:val=""/>
      <w:lvlJc w:val="left"/>
      <w:pPr>
        <w:tabs>
          <w:tab w:val="num" w:pos="1440"/>
        </w:tabs>
        <w:ind w:left="1440" w:hanging="360"/>
      </w:pPr>
      <w:rPr>
        <w:rFonts w:ascii="Symbol" w:hAnsi="Symbol" w:hint="default"/>
      </w:rPr>
    </w:lvl>
    <w:lvl w:ilvl="2" w:tplc="F8D80C54">
      <w:start w:val="1"/>
      <w:numFmt w:val="lowerRoman"/>
      <w:lvlText w:val="%3."/>
      <w:lvlJc w:val="right"/>
      <w:pPr>
        <w:tabs>
          <w:tab w:val="num" w:pos="2160"/>
        </w:tabs>
        <w:ind w:left="2160" w:hanging="180"/>
      </w:pPr>
    </w:lvl>
    <w:lvl w:ilvl="3" w:tplc="559E1710" w:tentative="1">
      <w:start w:val="1"/>
      <w:numFmt w:val="decimal"/>
      <w:lvlText w:val="%4."/>
      <w:lvlJc w:val="left"/>
      <w:pPr>
        <w:tabs>
          <w:tab w:val="num" w:pos="2880"/>
        </w:tabs>
        <w:ind w:left="2880" w:hanging="360"/>
      </w:pPr>
    </w:lvl>
    <w:lvl w:ilvl="4" w:tplc="1F00A0CE" w:tentative="1">
      <w:start w:val="1"/>
      <w:numFmt w:val="lowerLetter"/>
      <w:lvlText w:val="%5."/>
      <w:lvlJc w:val="left"/>
      <w:pPr>
        <w:tabs>
          <w:tab w:val="num" w:pos="3600"/>
        </w:tabs>
        <w:ind w:left="3600" w:hanging="360"/>
      </w:pPr>
    </w:lvl>
    <w:lvl w:ilvl="5" w:tplc="7908CD12" w:tentative="1">
      <w:start w:val="1"/>
      <w:numFmt w:val="lowerRoman"/>
      <w:lvlText w:val="%6."/>
      <w:lvlJc w:val="right"/>
      <w:pPr>
        <w:tabs>
          <w:tab w:val="num" w:pos="4320"/>
        </w:tabs>
        <w:ind w:left="4320" w:hanging="180"/>
      </w:pPr>
    </w:lvl>
    <w:lvl w:ilvl="6" w:tplc="C8609B4A" w:tentative="1">
      <w:start w:val="1"/>
      <w:numFmt w:val="decimal"/>
      <w:lvlText w:val="%7."/>
      <w:lvlJc w:val="left"/>
      <w:pPr>
        <w:tabs>
          <w:tab w:val="num" w:pos="5040"/>
        </w:tabs>
        <w:ind w:left="5040" w:hanging="360"/>
      </w:pPr>
    </w:lvl>
    <w:lvl w:ilvl="7" w:tplc="0E80C018" w:tentative="1">
      <w:start w:val="1"/>
      <w:numFmt w:val="lowerLetter"/>
      <w:lvlText w:val="%8."/>
      <w:lvlJc w:val="left"/>
      <w:pPr>
        <w:tabs>
          <w:tab w:val="num" w:pos="5760"/>
        </w:tabs>
        <w:ind w:left="5760" w:hanging="360"/>
      </w:pPr>
    </w:lvl>
    <w:lvl w:ilvl="8" w:tplc="D4A43C0E" w:tentative="1">
      <w:start w:val="1"/>
      <w:numFmt w:val="lowerRoman"/>
      <w:lvlText w:val="%9."/>
      <w:lvlJc w:val="right"/>
      <w:pPr>
        <w:tabs>
          <w:tab w:val="num" w:pos="6480"/>
        </w:tabs>
        <w:ind w:left="6480" w:hanging="180"/>
      </w:pPr>
    </w:lvl>
  </w:abstractNum>
  <w:abstractNum w:abstractNumId="379">
    <w:nsid w:val="75841A9D"/>
    <w:multiLevelType w:val="multilevel"/>
    <w:tmpl w:val="745675BE"/>
    <w:lvl w:ilvl="0">
      <w:start w:val="1"/>
      <w:numFmt w:val="lowerLetter"/>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80">
    <w:nsid w:val="7693445D"/>
    <w:multiLevelType w:val="multilevel"/>
    <w:tmpl w:val="DD9C5E7A"/>
    <w:lvl w:ilvl="0">
      <w:start w:val="1"/>
      <w:numFmt w:val="decimal"/>
      <w:lvlText w:val="%1."/>
      <w:lvlJc w:val="left"/>
      <w:pPr>
        <w:tabs>
          <w:tab w:val="num" w:pos="1440"/>
        </w:tabs>
        <w:ind w:left="144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1">
    <w:nsid w:val="76B25CE8"/>
    <w:multiLevelType w:val="multilevel"/>
    <w:tmpl w:val="F528C75C"/>
    <w:lvl w:ilvl="0">
      <w:start w:val="1"/>
      <w:numFmt w:val="lowerLetter"/>
      <w:lvlText w:val="%1."/>
      <w:lvlJc w:val="left"/>
      <w:pPr>
        <w:tabs>
          <w:tab w:val="num" w:pos="1080"/>
        </w:tabs>
        <w:ind w:left="1080" w:hanging="360"/>
      </w:pPr>
      <w:rPr>
        <w:rFonts w:hint="default"/>
        <w:b w:val="0"/>
        <w:i w:val="0"/>
      </w:rPr>
    </w:lvl>
    <w:lvl w:ilvl="1">
      <w:start w:val="1"/>
      <w:numFmt w:val="decimal"/>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82">
    <w:nsid w:val="76C420F3"/>
    <w:multiLevelType w:val="hybridMultilevel"/>
    <w:tmpl w:val="A10CBAA6"/>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383">
    <w:nsid w:val="76D21A4D"/>
    <w:multiLevelType w:val="multilevel"/>
    <w:tmpl w:val="DA605372"/>
    <w:lvl w:ilvl="0">
      <w:start w:val="1"/>
      <w:numFmt w:val="lowerLetter"/>
      <w:lvlText w:val="%1)"/>
      <w:lvlJc w:val="left"/>
      <w:pPr>
        <w:ind w:left="360" w:hanging="360"/>
      </w:pPr>
      <w:rPr>
        <w:rFonts w:cs="Times New Roman" w:hint="default"/>
      </w:rPr>
    </w:lvl>
    <w:lvl w:ilvl="1">
      <w:start w:val="6"/>
      <w:numFmt w:val="decimal"/>
      <w:lvlText w:val="%2)"/>
      <w:lvlJc w:val="left"/>
      <w:pPr>
        <w:ind w:left="720" w:hanging="360"/>
      </w:pPr>
      <w:rPr>
        <w:rFonts w:cs="Times New Roman" w:hint="default"/>
      </w:rPr>
    </w:lvl>
    <w:lvl w:ilvl="2">
      <w:start w:val="1"/>
      <w:numFmt w:val="decimal"/>
      <w:lvlText w:val="%3)"/>
      <w:lvlJc w:val="left"/>
      <w:pPr>
        <w:ind w:left="1080" w:hanging="360"/>
      </w:pPr>
      <w:rPr>
        <w:rFonts w:cs="Times New Roman" w:hint="default"/>
      </w:rPr>
    </w:lvl>
    <w:lvl w:ilvl="3">
      <w:start w:val="1"/>
      <w:numFmt w:val="decimal"/>
      <w:lvlText w:val="%4."/>
      <w:lvlJc w:val="left"/>
      <w:pPr>
        <w:ind w:left="1440" w:hanging="360"/>
      </w:pPr>
      <w:rPr>
        <w:rFonts w:ascii="Times New Roman" w:eastAsia="MS Mincho" w:hAnsi="Times New Roman" w:cs="Times New Roman"/>
      </w:rPr>
    </w:lvl>
    <w:lvl w:ilvl="4">
      <w:start w:val="1"/>
      <w:numFmt w:val="lowerRoman"/>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84">
    <w:nsid w:val="77500D1E"/>
    <w:multiLevelType w:val="multilevel"/>
    <w:tmpl w:val="AE00B8E6"/>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85">
    <w:nsid w:val="77764533"/>
    <w:multiLevelType w:val="multilevel"/>
    <w:tmpl w:val="A4143B56"/>
    <w:lvl w:ilvl="0">
      <w:start w:val="1"/>
      <w:numFmt w:val="bullet"/>
      <w:lvlText w:val=""/>
      <w:lvlJc w:val="left"/>
      <w:pPr>
        <w:tabs>
          <w:tab w:val="num" w:pos="2160"/>
        </w:tabs>
        <w:ind w:left="2160" w:hanging="360"/>
      </w:pPr>
      <w:rPr>
        <w:rFonts w:ascii="Symbol" w:hAnsi="Symbol" w:hint="default"/>
      </w:r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386">
    <w:nsid w:val="77DF79B9"/>
    <w:multiLevelType w:val="multilevel"/>
    <w:tmpl w:val="105AB070"/>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87">
    <w:nsid w:val="77E01516"/>
    <w:multiLevelType w:val="hybridMultilevel"/>
    <w:tmpl w:val="22905FB8"/>
    <w:lvl w:ilvl="0" w:tplc="810651BC">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88">
    <w:nsid w:val="78CA36E0"/>
    <w:multiLevelType w:val="multilevel"/>
    <w:tmpl w:val="14FC7F1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89">
    <w:nsid w:val="79114A7A"/>
    <w:multiLevelType w:val="multilevel"/>
    <w:tmpl w:val="F690774E"/>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rPr>
        <w:rFonts w:hint="default"/>
        <w:b w:val="0"/>
        <w:i w:val="0"/>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0">
    <w:nsid w:val="791C7829"/>
    <w:multiLevelType w:val="multilevel"/>
    <w:tmpl w:val="09EE4966"/>
    <w:lvl w:ilvl="0">
      <w:start w:val="1"/>
      <w:numFmt w:val="lowerLetter"/>
      <w:lvlText w:val="%1."/>
      <w:lvlJc w:val="left"/>
      <w:pPr>
        <w:tabs>
          <w:tab w:val="num" w:pos="1080"/>
        </w:tabs>
        <w:ind w:left="1080" w:hanging="360"/>
      </w:pPr>
      <w:rPr>
        <w:rFonts w:hint="default"/>
      </w:rPr>
    </w:lvl>
    <w:lvl w:ilvl="1">
      <w:start w:val="1"/>
      <w:numFmt w:val="decimal"/>
      <w:lvlText w:val="%2."/>
      <w:lvlJc w:val="left"/>
      <w:pPr>
        <w:tabs>
          <w:tab w:val="num" w:pos="1800"/>
        </w:tabs>
        <w:ind w:left="1800" w:hanging="360"/>
      </w:pPr>
      <w:rPr>
        <w:rFonts w:hint="default"/>
      </w:rPr>
    </w:lvl>
    <w:lvl w:ilvl="2">
      <w:start w:val="1"/>
      <w:numFmt w:val="bullet"/>
      <w:lvlText w:val="-"/>
      <w:lvlJc w:val="left"/>
      <w:pPr>
        <w:tabs>
          <w:tab w:val="num" w:pos="2700"/>
        </w:tabs>
        <w:ind w:left="2700" w:hanging="360"/>
      </w:pPr>
      <w:rPr>
        <w:rFonts w:ascii="Times New Roman" w:eastAsia="MS Mincho" w:hAnsi="Times New Roman" w:cs="Times New Roman" w:hint="default"/>
      </w:r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91">
    <w:nsid w:val="7990679F"/>
    <w:multiLevelType w:val="multilevel"/>
    <w:tmpl w:val="B5DC4146"/>
    <w:lvl w:ilvl="0">
      <w:start w:val="1"/>
      <w:numFmt w:val="upperLetter"/>
      <w:pStyle w:val="Heading7"/>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656"/>
        </w:tabs>
        <w:ind w:left="1656" w:hanging="360"/>
      </w:pPr>
    </w:lvl>
    <w:lvl w:ilvl="3">
      <w:start w:val="1"/>
      <w:numFmt w:val="decimal"/>
      <w:lvlText w:val="(%4)"/>
      <w:lvlJc w:val="left"/>
      <w:pPr>
        <w:tabs>
          <w:tab w:val="num" w:pos="2160"/>
        </w:tabs>
        <w:ind w:left="216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nsid w:val="7A3214DF"/>
    <w:multiLevelType w:val="multilevel"/>
    <w:tmpl w:val="C1846424"/>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93">
    <w:nsid w:val="7A3924D0"/>
    <w:multiLevelType w:val="multilevel"/>
    <w:tmpl w:val="461ADBB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4">
    <w:nsid w:val="7A392598"/>
    <w:multiLevelType w:val="multilevel"/>
    <w:tmpl w:val="D5943FA8"/>
    <w:lvl w:ilvl="0">
      <w:start w:val="1"/>
      <w:numFmt w:val="decimal"/>
      <w:lvlText w:val="%1."/>
      <w:lvlJc w:val="left"/>
      <w:pPr>
        <w:tabs>
          <w:tab w:val="num" w:pos="1440"/>
        </w:tabs>
        <w:ind w:left="1440" w:hanging="360"/>
      </w:pPr>
      <w:rPr>
        <w:rFonts w:hint="default"/>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5">
    <w:nsid w:val="7A6B32A7"/>
    <w:multiLevelType w:val="multilevel"/>
    <w:tmpl w:val="F8601B18"/>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396">
    <w:nsid w:val="7A711EBB"/>
    <w:multiLevelType w:val="multilevel"/>
    <w:tmpl w:val="467214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7">
    <w:nsid w:val="7B605DEA"/>
    <w:multiLevelType w:val="hybridMultilevel"/>
    <w:tmpl w:val="F498316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8">
    <w:nsid w:val="7B930794"/>
    <w:multiLevelType w:val="multilevel"/>
    <w:tmpl w:val="EB722CA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99">
    <w:nsid w:val="7BAE1092"/>
    <w:multiLevelType w:val="multilevel"/>
    <w:tmpl w:val="0A606142"/>
    <w:lvl w:ilvl="0">
      <w:start w:val="1"/>
      <w:numFmt w:val="decimal"/>
      <w:lvlText w:val="%1."/>
      <w:lvlJc w:val="left"/>
      <w:pPr>
        <w:tabs>
          <w:tab w:val="num" w:pos="1440"/>
        </w:tabs>
        <w:ind w:left="1440" w:hanging="360"/>
      </w:pPr>
      <w:rPr>
        <w:rFonts w:hint="default"/>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0">
    <w:nsid w:val="7BB94BA2"/>
    <w:multiLevelType w:val="multilevel"/>
    <w:tmpl w:val="746814FC"/>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401">
    <w:nsid w:val="7BD905D5"/>
    <w:multiLevelType w:val="multilevel"/>
    <w:tmpl w:val="E4226C64"/>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402">
    <w:nsid w:val="7C4D672F"/>
    <w:multiLevelType w:val="hybridMultilevel"/>
    <w:tmpl w:val="B1BE47E8"/>
    <w:lvl w:ilvl="0" w:tplc="3106FE8E">
      <w:start w:val="1"/>
      <w:numFmt w:val="lowerLetter"/>
      <w:lvlText w:val="%1."/>
      <w:lvlJc w:val="left"/>
      <w:pPr>
        <w:tabs>
          <w:tab w:val="num" w:pos="1080"/>
        </w:tabs>
        <w:ind w:left="1080" w:hanging="360"/>
      </w:pPr>
      <w:rPr>
        <w:rFonts w:cs="Times New Roman" w:hint="default"/>
      </w:rPr>
    </w:lvl>
    <w:lvl w:ilvl="1" w:tplc="140203E0" w:tentative="1">
      <w:start w:val="1"/>
      <w:numFmt w:val="lowerLetter"/>
      <w:lvlText w:val="%2."/>
      <w:lvlJc w:val="left"/>
      <w:pPr>
        <w:tabs>
          <w:tab w:val="num" w:pos="1800"/>
        </w:tabs>
        <w:ind w:left="1800" w:hanging="360"/>
      </w:pPr>
      <w:rPr>
        <w:rFonts w:cs="Times New Roman"/>
      </w:rPr>
    </w:lvl>
    <w:lvl w:ilvl="2" w:tplc="F41A41E0" w:tentative="1">
      <w:start w:val="1"/>
      <w:numFmt w:val="lowerRoman"/>
      <w:lvlText w:val="%3."/>
      <w:lvlJc w:val="right"/>
      <w:pPr>
        <w:tabs>
          <w:tab w:val="num" w:pos="2520"/>
        </w:tabs>
        <w:ind w:left="2520" w:hanging="180"/>
      </w:pPr>
      <w:rPr>
        <w:rFonts w:cs="Times New Roman"/>
      </w:rPr>
    </w:lvl>
    <w:lvl w:ilvl="3" w:tplc="C470B846" w:tentative="1">
      <w:start w:val="1"/>
      <w:numFmt w:val="decimal"/>
      <w:lvlText w:val="%4."/>
      <w:lvlJc w:val="left"/>
      <w:pPr>
        <w:tabs>
          <w:tab w:val="num" w:pos="3240"/>
        </w:tabs>
        <w:ind w:left="3240" w:hanging="360"/>
      </w:pPr>
      <w:rPr>
        <w:rFonts w:cs="Times New Roman"/>
      </w:rPr>
    </w:lvl>
    <w:lvl w:ilvl="4" w:tplc="0EAE806C" w:tentative="1">
      <w:start w:val="1"/>
      <w:numFmt w:val="lowerLetter"/>
      <w:lvlText w:val="%5."/>
      <w:lvlJc w:val="left"/>
      <w:pPr>
        <w:tabs>
          <w:tab w:val="num" w:pos="3960"/>
        </w:tabs>
        <w:ind w:left="3960" w:hanging="360"/>
      </w:pPr>
      <w:rPr>
        <w:rFonts w:cs="Times New Roman"/>
      </w:rPr>
    </w:lvl>
    <w:lvl w:ilvl="5" w:tplc="255ED2AC" w:tentative="1">
      <w:start w:val="1"/>
      <w:numFmt w:val="lowerRoman"/>
      <w:lvlText w:val="%6."/>
      <w:lvlJc w:val="right"/>
      <w:pPr>
        <w:tabs>
          <w:tab w:val="num" w:pos="4680"/>
        </w:tabs>
        <w:ind w:left="4680" w:hanging="180"/>
      </w:pPr>
      <w:rPr>
        <w:rFonts w:cs="Times New Roman"/>
      </w:rPr>
    </w:lvl>
    <w:lvl w:ilvl="6" w:tplc="8994798A" w:tentative="1">
      <w:start w:val="1"/>
      <w:numFmt w:val="decimal"/>
      <w:lvlText w:val="%7."/>
      <w:lvlJc w:val="left"/>
      <w:pPr>
        <w:tabs>
          <w:tab w:val="num" w:pos="5400"/>
        </w:tabs>
        <w:ind w:left="5400" w:hanging="360"/>
      </w:pPr>
      <w:rPr>
        <w:rFonts w:cs="Times New Roman"/>
      </w:rPr>
    </w:lvl>
    <w:lvl w:ilvl="7" w:tplc="308E0C0E" w:tentative="1">
      <w:start w:val="1"/>
      <w:numFmt w:val="lowerLetter"/>
      <w:lvlText w:val="%8."/>
      <w:lvlJc w:val="left"/>
      <w:pPr>
        <w:tabs>
          <w:tab w:val="num" w:pos="6120"/>
        </w:tabs>
        <w:ind w:left="6120" w:hanging="360"/>
      </w:pPr>
      <w:rPr>
        <w:rFonts w:cs="Times New Roman"/>
      </w:rPr>
    </w:lvl>
    <w:lvl w:ilvl="8" w:tplc="F65EFED8" w:tentative="1">
      <w:start w:val="1"/>
      <w:numFmt w:val="lowerRoman"/>
      <w:lvlText w:val="%9."/>
      <w:lvlJc w:val="right"/>
      <w:pPr>
        <w:tabs>
          <w:tab w:val="num" w:pos="6840"/>
        </w:tabs>
        <w:ind w:left="6840" w:hanging="180"/>
      </w:pPr>
      <w:rPr>
        <w:rFonts w:cs="Times New Roman"/>
      </w:rPr>
    </w:lvl>
  </w:abstractNum>
  <w:abstractNum w:abstractNumId="403">
    <w:nsid w:val="7C70316B"/>
    <w:multiLevelType w:val="multilevel"/>
    <w:tmpl w:val="27F40880"/>
    <w:lvl w:ilvl="0">
      <w:start w:val="3"/>
      <w:numFmt w:val="lowerLetter"/>
      <w:lvlText w:val="%1."/>
      <w:lvlJc w:val="left"/>
      <w:pPr>
        <w:tabs>
          <w:tab w:val="num" w:pos="1080"/>
        </w:tabs>
        <w:ind w:left="1080" w:hanging="360"/>
      </w:pPr>
      <w:rPr>
        <w:rFonts w:hint="default"/>
        <w:b w:val="0"/>
        <w:i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04">
    <w:nsid w:val="7CC973D8"/>
    <w:multiLevelType w:val="multilevel"/>
    <w:tmpl w:val="0B122E3C"/>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405">
    <w:nsid w:val="7D7379F2"/>
    <w:multiLevelType w:val="hybridMultilevel"/>
    <w:tmpl w:val="C0B2F7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6">
    <w:nsid w:val="7DE51B29"/>
    <w:multiLevelType w:val="multilevel"/>
    <w:tmpl w:val="62ACCE40"/>
    <w:lvl w:ilvl="0">
      <w:start w:val="1"/>
      <w:numFmt w:val="lowerLetter"/>
      <w:lvlText w:val="%1."/>
      <w:lvlJc w:val="left"/>
      <w:pPr>
        <w:tabs>
          <w:tab w:val="num" w:pos="2160"/>
        </w:tabs>
        <w:ind w:left="2160" w:hanging="360"/>
      </w:pPr>
    </w:lvl>
    <w:lvl w:ilvl="1" w:tentative="1">
      <w:start w:val="1"/>
      <w:numFmt w:val="lowerLetter"/>
      <w:lvlText w:val="%2."/>
      <w:lvlJc w:val="left"/>
      <w:pPr>
        <w:tabs>
          <w:tab w:val="num" w:pos="2880"/>
        </w:tabs>
        <w:ind w:left="2880" w:hanging="360"/>
      </w:pPr>
    </w:lvl>
    <w:lvl w:ilvl="2" w:tentative="1">
      <w:start w:val="1"/>
      <w:numFmt w:val="lowerRoman"/>
      <w:lvlText w:val="%3."/>
      <w:lvlJc w:val="right"/>
      <w:pPr>
        <w:tabs>
          <w:tab w:val="num" w:pos="3600"/>
        </w:tabs>
        <w:ind w:left="3600" w:hanging="180"/>
      </w:pPr>
    </w:lvl>
    <w:lvl w:ilvl="3" w:tentative="1">
      <w:start w:val="1"/>
      <w:numFmt w:val="decimal"/>
      <w:lvlText w:val="%4."/>
      <w:lvlJc w:val="left"/>
      <w:pPr>
        <w:tabs>
          <w:tab w:val="num" w:pos="4320"/>
        </w:tabs>
        <w:ind w:left="4320" w:hanging="360"/>
      </w:pPr>
    </w:lvl>
    <w:lvl w:ilvl="4" w:tentative="1">
      <w:start w:val="1"/>
      <w:numFmt w:val="lowerLetter"/>
      <w:lvlText w:val="%5."/>
      <w:lvlJc w:val="left"/>
      <w:pPr>
        <w:tabs>
          <w:tab w:val="num" w:pos="5040"/>
        </w:tabs>
        <w:ind w:left="5040" w:hanging="360"/>
      </w:pPr>
    </w:lvl>
    <w:lvl w:ilvl="5" w:tentative="1">
      <w:start w:val="1"/>
      <w:numFmt w:val="lowerRoman"/>
      <w:lvlText w:val="%6."/>
      <w:lvlJc w:val="right"/>
      <w:pPr>
        <w:tabs>
          <w:tab w:val="num" w:pos="5760"/>
        </w:tabs>
        <w:ind w:left="5760" w:hanging="180"/>
      </w:pPr>
    </w:lvl>
    <w:lvl w:ilvl="6" w:tentative="1">
      <w:start w:val="1"/>
      <w:numFmt w:val="decimal"/>
      <w:lvlText w:val="%7."/>
      <w:lvlJc w:val="left"/>
      <w:pPr>
        <w:tabs>
          <w:tab w:val="num" w:pos="6480"/>
        </w:tabs>
        <w:ind w:left="6480" w:hanging="360"/>
      </w:pPr>
    </w:lvl>
    <w:lvl w:ilvl="7" w:tentative="1">
      <w:start w:val="1"/>
      <w:numFmt w:val="lowerLetter"/>
      <w:lvlText w:val="%8."/>
      <w:lvlJc w:val="left"/>
      <w:pPr>
        <w:tabs>
          <w:tab w:val="num" w:pos="7200"/>
        </w:tabs>
        <w:ind w:left="7200" w:hanging="360"/>
      </w:pPr>
    </w:lvl>
    <w:lvl w:ilvl="8" w:tentative="1">
      <w:start w:val="1"/>
      <w:numFmt w:val="lowerRoman"/>
      <w:lvlText w:val="%9."/>
      <w:lvlJc w:val="right"/>
      <w:pPr>
        <w:tabs>
          <w:tab w:val="num" w:pos="7920"/>
        </w:tabs>
        <w:ind w:left="7920" w:hanging="180"/>
      </w:pPr>
    </w:lvl>
  </w:abstractNum>
  <w:abstractNum w:abstractNumId="407">
    <w:nsid w:val="7DF44D39"/>
    <w:multiLevelType w:val="multilevel"/>
    <w:tmpl w:val="806A0260"/>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8">
    <w:nsid w:val="7DF6155D"/>
    <w:multiLevelType w:val="multilevel"/>
    <w:tmpl w:val="461ADBBC"/>
    <w:lvl w:ilvl="0">
      <w:start w:val="1"/>
      <w:numFmt w:val="lowerLetter"/>
      <w:lvlText w:val="%1."/>
      <w:lvlJc w:val="left"/>
      <w:pPr>
        <w:tabs>
          <w:tab w:val="num" w:pos="1080"/>
        </w:tabs>
        <w:ind w:left="1080" w:hanging="360"/>
      </w:pPr>
      <w:rPr>
        <w:rFonts w:cs="Times New Roman"/>
      </w:rPr>
    </w:lvl>
    <w:lvl w:ilvl="1">
      <w:start w:val="1"/>
      <w:numFmt w:val="decimal"/>
      <w:lvlText w:val="%2."/>
      <w:lvlJc w:val="left"/>
      <w:pPr>
        <w:tabs>
          <w:tab w:val="num" w:pos="1800"/>
        </w:tabs>
        <w:ind w:left="1800" w:hanging="360"/>
      </w:pPr>
      <w:rPr>
        <w:rFonts w:cs="Times New Roman" w:hint="default"/>
      </w:rPr>
    </w:lvl>
    <w:lvl w:ilvl="2">
      <w:start w:val="1"/>
      <w:numFmt w:val="lowerRoman"/>
      <w:lvlText w:val="%3."/>
      <w:lvlJc w:val="right"/>
      <w:pPr>
        <w:tabs>
          <w:tab w:val="num" w:pos="2520"/>
        </w:tabs>
        <w:ind w:left="2520" w:hanging="180"/>
      </w:pPr>
      <w:rPr>
        <w:rFonts w:cs="Times New Roman"/>
      </w:rPr>
    </w:lvl>
    <w:lvl w:ilvl="3" w:tentative="1">
      <w:start w:val="1"/>
      <w:numFmt w:val="decimal"/>
      <w:lvlText w:val="%4."/>
      <w:lvlJc w:val="left"/>
      <w:pPr>
        <w:tabs>
          <w:tab w:val="num" w:pos="3240"/>
        </w:tabs>
        <w:ind w:left="3240" w:hanging="360"/>
      </w:pPr>
      <w:rPr>
        <w:rFonts w:cs="Times New Roman"/>
      </w:rPr>
    </w:lvl>
    <w:lvl w:ilvl="4" w:tentative="1">
      <w:start w:val="1"/>
      <w:numFmt w:val="lowerLetter"/>
      <w:lvlText w:val="%5."/>
      <w:lvlJc w:val="left"/>
      <w:pPr>
        <w:tabs>
          <w:tab w:val="num" w:pos="3960"/>
        </w:tabs>
        <w:ind w:left="3960" w:hanging="360"/>
      </w:pPr>
      <w:rPr>
        <w:rFonts w:cs="Times New Roman"/>
      </w:rPr>
    </w:lvl>
    <w:lvl w:ilvl="5" w:tentative="1">
      <w:start w:val="1"/>
      <w:numFmt w:val="lowerRoman"/>
      <w:lvlText w:val="%6."/>
      <w:lvlJc w:val="right"/>
      <w:pPr>
        <w:tabs>
          <w:tab w:val="num" w:pos="4680"/>
        </w:tabs>
        <w:ind w:left="4680" w:hanging="180"/>
      </w:pPr>
      <w:rPr>
        <w:rFonts w:cs="Times New Roman"/>
      </w:rPr>
    </w:lvl>
    <w:lvl w:ilvl="6" w:tentative="1">
      <w:start w:val="1"/>
      <w:numFmt w:val="decimal"/>
      <w:lvlText w:val="%7."/>
      <w:lvlJc w:val="left"/>
      <w:pPr>
        <w:tabs>
          <w:tab w:val="num" w:pos="5400"/>
        </w:tabs>
        <w:ind w:left="5400" w:hanging="360"/>
      </w:pPr>
      <w:rPr>
        <w:rFonts w:cs="Times New Roman"/>
      </w:rPr>
    </w:lvl>
    <w:lvl w:ilvl="7" w:tentative="1">
      <w:start w:val="1"/>
      <w:numFmt w:val="lowerLetter"/>
      <w:lvlText w:val="%8."/>
      <w:lvlJc w:val="left"/>
      <w:pPr>
        <w:tabs>
          <w:tab w:val="num" w:pos="6120"/>
        </w:tabs>
        <w:ind w:left="6120" w:hanging="360"/>
      </w:pPr>
      <w:rPr>
        <w:rFonts w:cs="Times New Roman"/>
      </w:rPr>
    </w:lvl>
    <w:lvl w:ilvl="8" w:tentative="1">
      <w:start w:val="1"/>
      <w:numFmt w:val="lowerRoman"/>
      <w:lvlText w:val="%9."/>
      <w:lvlJc w:val="right"/>
      <w:pPr>
        <w:tabs>
          <w:tab w:val="num" w:pos="6840"/>
        </w:tabs>
        <w:ind w:left="6840" w:hanging="180"/>
      </w:pPr>
      <w:rPr>
        <w:rFonts w:cs="Times New Roman"/>
      </w:rPr>
    </w:lvl>
  </w:abstractNum>
  <w:abstractNum w:abstractNumId="409">
    <w:nsid w:val="7E2B0261"/>
    <w:multiLevelType w:val="multilevel"/>
    <w:tmpl w:val="DC72B92C"/>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410">
    <w:nsid w:val="7E40271C"/>
    <w:multiLevelType w:val="multilevel"/>
    <w:tmpl w:val="23E8D61E"/>
    <w:lvl w:ilvl="0">
      <w:start w:val="1"/>
      <w:numFmt w:val="decimal"/>
      <w:lvlText w:val="%1."/>
      <w:lvlJc w:val="left"/>
      <w:pPr>
        <w:tabs>
          <w:tab w:val="num" w:pos="1440"/>
        </w:tabs>
        <w:ind w:left="1440" w:hanging="360"/>
      </w:p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411">
    <w:nsid w:val="7EE73E1A"/>
    <w:multiLevelType w:val="multilevel"/>
    <w:tmpl w:val="55A8660E"/>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412">
    <w:nsid w:val="7FB62C5C"/>
    <w:multiLevelType w:val="multilevel"/>
    <w:tmpl w:val="FDAA27AE"/>
    <w:lvl w:ilvl="0">
      <w:start w:val="1"/>
      <w:numFmt w:val="decimal"/>
      <w:lvlText w:val="%1."/>
      <w:lvlJc w:val="left"/>
      <w:pPr>
        <w:tabs>
          <w:tab w:val="num" w:pos="1800"/>
        </w:tabs>
        <w:ind w:left="1800" w:hanging="360"/>
      </w:pPr>
    </w:lvl>
    <w:lvl w:ilvl="1">
      <w:start w:val="1"/>
      <w:numFmt w:val="lowerLetter"/>
      <w:lvlText w:val="%2."/>
      <w:lvlJc w:val="left"/>
      <w:pPr>
        <w:tabs>
          <w:tab w:val="num" w:pos="2520"/>
        </w:tabs>
        <w:ind w:left="2520" w:hanging="360"/>
      </w:pPr>
      <w:rPr>
        <w:rFonts w:hint="default"/>
      </w:r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num w:numId="1">
    <w:abstractNumId w:val="378"/>
  </w:num>
  <w:num w:numId="2">
    <w:abstractNumId w:val="226"/>
  </w:num>
  <w:num w:numId="3">
    <w:abstractNumId w:val="212"/>
  </w:num>
  <w:num w:numId="4">
    <w:abstractNumId w:val="79"/>
  </w:num>
  <w:num w:numId="5">
    <w:abstractNumId w:val="56"/>
  </w:num>
  <w:num w:numId="6">
    <w:abstractNumId w:val="66"/>
  </w:num>
  <w:num w:numId="7">
    <w:abstractNumId w:val="96"/>
  </w:num>
  <w:num w:numId="8">
    <w:abstractNumId w:val="298"/>
  </w:num>
  <w:num w:numId="9">
    <w:abstractNumId w:val="199"/>
  </w:num>
  <w:num w:numId="10">
    <w:abstractNumId w:val="152"/>
  </w:num>
  <w:num w:numId="11">
    <w:abstractNumId w:val="108"/>
  </w:num>
  <w:num w:numId="12">
    <w:abstractNumId w:val="353"/>
  </w:num>
  <w:num w:numId="13">
    <w:abstractNumId w:val="244"/>
  </w:num>
  <w:num w:numId="14">
    <w:abstractNumId w:val="145"/>
  </w:num>
  <w:num w:numId="15">
    <w:abstractNumId w:val="38"/>
  </w:num>
  <w:num w:numId="16">
    <w:abstractNumId w:val="398"/>
  </w:num>
  <w:num w:numId="17">
    <w:abstractNumId w:val="346"/>
  </w:num>
  <w:num w:numId="18">
    <w:abstractNumId w:val="229"/>
  </w:num>
  <w:num w:numId="19">
    <w:abstractNumId w:val="171"/>
  </w:num>
  <w:num w:numId="20">
    <w:abstractNumId w:val="278"/>
  </w:num>
  <w:num w:numId="21">
    <w:abstractNumId w:val="179"/>
  </w:num>
  <w:num w:numId="22">
    <w:abstractNumId w:val="391"/>
  </w:num>
  <w:num w:numId="23">
    <w:abstractNumId w:val="239"/>
  </w:num>
  <w:num w:numId="24">
    <w:abstractNumId w:val="14"/>
  </w:num>
  <w:num w:numId="25">
    <w:abstractNumId w:val="364"/>
  </w:num>
  <w:num w:numId="26">
    <w:abstractNumId w:val="227"/>
  </w:num>
  <w:num w:numId="27">
    <w:abstractNumId w:val="218"/>
  </w:num>
  <w:num w:numId="28">
    <w:abstractNumId w:val="0"/>
  </w:num>
  <w:num w:numId="29">
    <w:abstractNumId w:val="355"/>
  </w:num>
  <w:num w:numId="30">
    <w:abstractNumId w:val="265"/>
  </w:num>
  <w:num w:numId="31">
    <w:abstractNumId w:val="31"/>
  </w:num>
  <w:num w:numId="32">
    <w:abstractNumId w:val="193"/>
  </w:num>
  <w:num w:numId="33">
    <w:abstractNumId w:val="102"/>
  </w:num>
  <w:num w:numId="34">
    <w:abstractNumId w:val="177"/>
  </w:num>
  <w:num w:numId="35">
    <w:abstractNumId w:val="294"/>
  </w:num>
  <w:num w:numId="36">
    <w:abstractNumId w:val="284"/>
  </w:num>
  <w:num w:numId="37">
    <w:abstractNumId w:val="70"/>
  </w:num>
  <w:num w:numId="38">
    <w:abstractNumId w:val="215"/>
  </w:num>
  <w:num w:numId="39">
    <w:abstractNumId w:val="389"/>
  </w:num>
  <w:num w:numId="40">
    <w:abstractNumId w:val="283"/>
  </w:num>
  <w:num w:numId="41">
    <w:abstractNumId w:val="297"/>
  </w:num>
  <w:num w:numId="42">
    <w:abstractNumId w:val="293"/>
  </w:num>
  <w:num w:numId="43">
    <w:abstractNumId w:val="370"/>
  </w:num>
  <w:num w:numId="44">
    <w:abstractNumId w:val="285"/>
  </w:num>
  <w:num w:numId="45">
    <w:abstractNumId w:val="219"/>
  </w:num>
  <w:num w:numId="46">
    <w:abstractNumId w:val="248"/>
  </w:num>
  <w:num w:numId="47">
    <w:abstractNumId w:val="207"/>
  </w:num>
  <w:num w:numId="48">
    <w:abstractNumId w:val="407"/>
  </w:num>
  <w:num w:numId="49">
    <w:abstractNumId w:val="315"/>
  </w:num>
  <w:num w:numId="50">
    <w:abstractNumId w:val="84"/>
  </w:num>
  <w:num w:numId="51">
    <w:abstractNumId w:val="168"/>
  </w:num>
  <w:num w:numId="52">
    <w:abstractNumId w:val="103"/>
  </w:num>
  <w:num w:numId="53">
    <w:abstractNumId w:val="34"/>
  </w:num>
  <w:num w:numId="54">
    <w:abstractNumId w:val="99"/>
  </w:num>
  <w:num w:numId="55">
    <w:abstractNumId w:val="234"/>
  </w:num>
  <w:num w:numId="56">
    <w:abstractNumId w:val="258"/>
  </w:num>
  <w:num w:numId="57">
    <w:abstractNumId w:val="395"/>
  </w:num>
  <w:num w:numId="58">
    <w:abstractNumId w:val="76"/>
  </w:num>
  <w:num w:numId="59">
    <w:abstractNumId w:val="44"/>
  </w:num>
  <w:num w:numId="60">
    <w:abstractNumId w:val="381"/>
  </w:num>
  <w:num w:numId="61">
    <w:abstractNumId w:val="376"/>
  </w:num>
  <w:num w:numId="62">
    <w:abstractNumId w:val="356"/>
  </w:num>
  <w:num w:numId="63">
    <w:abstractNumId w:val="107"/>
  </w:num>
  <w:num w:numId="64">
    <w:abstractNumId w:val="385"/>
  </w:num>
  <w:num w:numId="65">
    <w:abstractNumId w:val="359"/>
  </w:num>
  <w:num w:numId="66">
    <w:abstractNumId w:val="320"/>
  </w:num>
  <w:num w:numId="67">
    <w:abstractNumId w:val="309"/>
  </w:num>
  <w:num w:numId="68">
    <w:abstractNumId w:val="317"/>
  </w:num>
  <w:num w:numId="69">
    <w:abstractNumId w:val="289"/>
  </w:num>
  <w:num w:numId="70">
    <w:abstractNumId w:val="97"/>
  </w:num>
  <w:num w:numId="71">
    <w:abstractNumId w:val="2"/>
  </w:num>
  <w:num w:numId="72">
    <w:abstractNumId w:val="196"/>
  </w:num>
  <w:num w:numId="73">
    <w:abstractNumId w:val="147"/>
  </w:num>
  <w:num w:numId="74">
    <w:abstractNumId w:val="94"/>
  </w:num>
  <w:num w:numId="75">
    <w:abstractNumId w:val="3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2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47"/>
  </w:num>
  <w:num w:numId="82">
    <w:abstractNumId w:val="260"/>
  </w:num>
  <w:num w:numId="83">
    <w:abstractNumId w:val="268"/>
  </w:num>
  <w:num w:numId="84">
    <w:abstractNumId w:val="86"/>
  </w:num>
  <w:num w:numId="85">
    <w:abstractNumId w:val="3"/>
  </w:num>
  <w:num w:numId="86">
    <w:abstractNumId w:val="347"/>
  </w:num>
  <w:num w:numId="87">
    <w:abstractNumId w:val="130"/>
  </w:num>
  <w:num w:numId="88">
    <w:abstractNumId w:val="261"/>
  </w:num>
  <w:num w:numId="89">
    <w:abstractNumId w:val="28"/>
  </w:num>
  <w:num w:numId="90">
    <w:abstractNumId w:val="60"/>
  </w:num>
  <w:num w:numId="91">
    <w:abstractNumId w:val="345"/>
  </w:num>
  <w:num w:numId="92">
    <w:abstractNumId w:val="393"/>
  </w:num>
  <w:num w:numId="93">
    <w:abstractNumId w:val="200"/>
  </w:num>
  <w:num w:numId="94">
    <w:abstractNumId w:val="53"/>
  </w:num>
  <w:num w:numId="95">
    <w:abstractNumId w:val="388"/>
  </w:num>
  <w:num w:numId="96">
    <w:abstractNumId w:val="15"/>
  </w:num>
  <w:num w:numId="97">
    <w:abstractNumId w:val="201"/>
  </w:num>
  <w:num w:numId="98">
    <w:abstractNumId w:val="121"/>
  </w:num>
  <w:num w:numId="99">
    <w:abstractNumId w:val="203"/>
  </w:num>
  <w:num w:numId="100">
    <w:abstractNumId w:val="87"/>
  </w:num>
  <w:num w:numId="101">
    <w:abstractNumId w:val="342"/>
  </w:num>
  <w:num w:numId="102">
    <w:abstractNumId w:val="247"/>
  </w:num>
  <w:num w:numId="103">
    <w:abstractNumId w:val="131"/>
  </w:num>
  <w:num w:numId="104">
    <w:abstractNumId w:val="164"/>
  </w:num>
  <w:num w:numId="105">
    <w:abstractNumId w:val="361"/>
  </w:num>
  <w:num w:numId="106">
    <w:abstractNumId w:val="104"/>
  </w:num>
  <w:num w:numId="107">
    <w:abstractNumId w:val="280"/>
  </w:num>
  <w:num w:numId="108">
    <w:abstractNumId w:val="236"/>
  </w:num>
  <w:num w:numId="109">
    <w:abstractNumId w:val="344"/>
  </w:num>
  <w:num w:numId="110">
    <w:abstractNumId w:val="192"/>
  </w:num>
  <w:num w:numId="111">
    <w:abstractNumId w:val="287"/>
  </w:num>
  <w:num w:numId="112">
    <w:abstractNumId w:val="334"/>
  </w:num>
  <w:num w:numId="113">
    <w:abstractNumId w:val="26"/>
  </w:num>
  <w:num w:numId="114">
    <w:abstractNumId w:val="249"/>
  </w:num>
  <w:num w:numId="115">
    <w:abstractNumId w:val="46"/>
  </w:num>
  <w:num w:numId="116">
    <w:abstractNumId w:val="22"/>
  </w:num>
  <w:num w:numId="117">
    <w:abstractNumId w:val="170"/>
  </w:num>
  <w:num w:numId="118">
    <w:abstractNumId w:val="51"/>
  </w:num>
  <w:num w:numId="119">
    <w:abstractNumId w:val="288"/>
  </w:num>
  <w:num w:numId="120">
    <w:abstractNumId w:val="255"/>
  </w:num>
  <w:num w:numId="121">
    <w:abstractNumId w:val="357"/>
  </w:num>
  <w:num w:numId="122">
    <w:abstractNumId w:val="188"/>
  </w:num>
  <w:num w:numId="123">
    <w:abstractNumId w:val="267"/>
  </w:num>
  <w:num w:numId="124">
    <w:abstractNumId w:val="19"/>
  </w:num>
  <w:num w:numId="125">
    <w:abstractNumId w:val="327"/>
  </w:num>
  <w:num w:numId="126">
    <w:abstractNumId w:val="205"/>
  </w:num>
  <w:num w:numId="127">
    <w:abstractNumId w:val="220"/>
  </w:num>
  <w:num w:numId="128">
    <w:abstractNumId w:val="250"/>
  </w:num>
  <w:num w:numId="129">
    <w:abstractNumId w:val="231"/>
  </w:num>
  <w:num w:numId="130">
    <w:abstractNumId w:val="204"/>
  </w:num>
  <w:num w:numId="131">
    <w:abstractNumId w:val="8"/>
  </w:num>
  <w:num w:numId="132">
    <w:abstractNumId w:val="369"/>
  </w:num>
  <w:num w:numId="133">
    <w:abstractNumId w:val="228"/>
  </w:num>
  <w:num w:numId="134">
    <w:abstractNumId w:val="216"/>
  </w:num>
  <w:num w:numId="135">
    <w:abstractNumId w:val="62"/>
  </w:num>
  <w:num w:numId="136">
    <w:abstractNumId w:val="325"/>
  </w:num>
  <w:num w:numId="137">
    <w:abstractNumId w:val="354"/>
  </w:num>
  <w:num w:numId="138">
    <w:abstractNumId w:val="372"/>
  </w:num>
  <w:num w:numId="139">
    <w:abstractNumId w:val="68"/>
  </w:num>
  <w:num w:numId="140">
    <w:abstractNumId w:val="150"/>
  </w:num>
  <w:num w:numId="141">
    <w:abstractNumId w:val="324"/>
  </w:num>
  <w:num w:numId="142">
    <w:abstractNumId w:val="253"/>
  </w:num>
  <w:num w:numId="143">
    <w:abstractNumId w:val="45"/>
  </w:num>
  <w:num w:numId="144">
    <w:abstractNumId w:val="6"/>
  </w:num>
  <w:num w:numId="145">
    <w:abstractNumId w:val="246"/>
  </w:num>
  <w:num w:numId="146">
    <w:abstractNumId w:val="74"/>
  </w:num>
  <w:num w:numId="147">
    <w:abstractNumId w:val="397"/>
  </w:num>
  <w:num w:numId="148">
    <w:abstractNumId w:val="328"/>
  </w:num>
  <w:num w:numId="149">
    <w:abstractNumId w:val="58"/>
  </w:num>
  <w:num w:numId="150">
    <w:abstractNumId w:val="106"/>
  </w:num>
  <w:num w:numId="151">
    <w:abstractNumId w:val="71"/>
  </w:num>
  <w:num w:numId="152">
    <w:abstractNumId w:val="259"/>
  </w:num>
  <w:num w:numId="153">
    <w:abstractNumId w:val="190"/>
  </w:num>
  <w:num w:numId="154">
    <w:abstractNumId w:val="187"/>
  </w:num>
  <w:num w:numId="155">
    <w:abstractNumId w:val="134"/>
  </w:num>
  <w:num w:numId="156">
    <w:abstractNumId w:val="161"/>
  </w:num>
  <w:num w:numId="157">
    <w:abstractNumId w:val="189"/>
  </w:num>
  <w:num w:numId="158">
    <w:abstractNumId w:val="158"/>
  </w:num>
  <w:num w:numId="159">
    <w:abstractNumId w:val="291"/>
  </w:num>
  <w:num w:numId="160">
    <w:abstractNumId w:val="375"/>
  </w:num>
  <w:num w:numId="161">
    <w:abstractNumId w:val="341"/>
  </w:num>
  <w:num w:numId="162">
    <w:abstractNumId w:val="78"/>
  </w:num>
  <w:num w:numId="163">
    <w:abstractNumId w:val="210"/>
  </w:num>
  <w:num w:numId="164">
    <w:abstractNumId w:val="151"/>
  </w:num>
  <w:num w:numId="165">
    <w:abstractNumId w:val="275"/>
  </w:num>
  <w:num w:numId="166">
    <w:abstractNumId w:val="156"/>
  </w:num>
  <w:num w:numId="167">
    <w:abstractNumId w:val="302"/>
  </w:num>
  <w:num w:numId="168">
    <w:abstractNumId w:val="49"/>
  </w:num>
  <w:num w:numId="169">
    <w:abstractNumId w:val="13"/>
  </w:num>
  <w:num w:numId="170">
    <w:abstractNumId w:val="123"/>
  </w:num>
  <w:num w:numId="171">
    <w:abstractNumId w:val="323"/>
  </w:num>
  <w:num w:numId="172">
    <w:abstractNumId w:val="312"/>
  </w:num>
  <w:num w:numId="173">
    <w:abstractNumId w:val="382"/>
  </w:num>
  <w:num w:numId="174">
    <w:abstractNumId w:val="52"/>
  </w:num>
  <w:num w:numId="175">
    <w:abstractNumId w:val="264"/>
  </w:num>
  <w:num w:numId="176">
    <w:abstractNumId w:val="157"/>
  </w:num>
  <w:num w:numId="177">
    <w:abstractNumId w:val="109"/>
  </w:num>
  <w:num w:numId="178">
    <w:abstractNumId w:val="90"/>
  </w:num>
  <w:num w:numId="179">
    <w:abstractNumId w:val="82"/>
  </w:num>
  <w:num w:numId="180">
    <w:abstractNumId w:val="173"/>
  </w:num>
  <w:num w:numId="181">
    <w:abstractNumId w:val="182"/>
  </w:num>
  <w:num w:numId="182">
    <w:abstractNumId w:val="402"/>
  </w:num>
  <w:num w:numId="183">
    <w:abstractNumId w:val="175"/>
  </w:num>
  <w:num w:numId="184">
    <w:abstractNumId w:val="208"/>
  </w:num>
  <w:num w:numId="185">
    <w:abstractNumId w:val="349"/>
  </w:num>
  <w:num w:numId="186">
    <w:abstractNumId w:val="237"/>
  </w:num>
  <w:num w:numId="187">
    <w:abstractNumId w:val="65"/>
  </w:num>
  <w:num w:numId="188">
    <w:abstractNumId w:val="40"/>
  </w:num>
  <w:num w:numId="189">
    <w:abstractNumId w:val="18"/>
  </w:num>
  <w:num w:numId="190">
    <w:abstractNumId w:val="383"/>
  </w:num>
  <w:num w:numId="191">
    <w:abstractNumId w:val="225"/>
  </w:num>
  <w:num w:numId="192">
    <w:abstractNumId w:val="338"/>
  </w:num>
  <w:num w:numId="193">
    <w:abstractNumId w:val="17"/>
  </w:num>
  <w:num w:numId="194">
    <w:abstractNumId w:val="337"/>
  </w:num>
  <w:num w:numId="195">
    <w:abstractNumId w:val="139"/>
  </w:num>
  <w:num w:numId="196">
    <w:abstractNumId w:val="348"/>
  </w:num>
  <w:num w:numId="197">
    <w:abstractNumId w:val="55"/>
  </w:num>
  <w:num w:numId="198">
    <w:abstractNumId w:val="143"/>
  </w:num>
  <w:num w:numId="199">
    <w:abstractNumId w:val="322"/>
  </w:num>
  <w:num w:numId="200">
    <w:abstractNumId w:val="363"/>
  </w:num>
  <w:num w:numId="201">
    <w:abstractNumId w:val="153"/>
  </w:num>
  <w:num w:numId="202">
    <w:abstractNumId w:val="270"/>
  </w:num>
  <w:num w:numId="203">
    <w:abstractNumId w:val="308"/>
  </w:num>
  <w:num w:numId="204">
    <w:abstractNumId w:val="91"/>
  </w:num>
  <w:num w:numId="205">
    <w:abstractNumId w:val="2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88"/>
  </w:num>
  <w:num w:numId="207">
    <w:abstractNumId w:val="374"/>
  </w:num>
  <w:num w:numId="208">
    <w:abstractNumId w:val="3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95"/>
  </w:num>
  <w:num w:numId="210">
    <w:abstractNumId w:val="160"/>
  </w:num>
  <w:num w:numId="211">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4">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24"/>
  </w:num>
  <w:num w:numId="2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abstractNumId w:val="159"/>
  </w:num>
  <w:num w:numId="358">
    <w:abstractNumId w:val="1"/>
  </w:num>
  <w:num w:numId="359">
    <w:abstractNumId w:val="214"/>
  </w:num>
  <w:num w:numId="360">
    <w:abstractNumId w:val="390"/>
  </w:num>
  <w:num w:numId="361">
    <w:abstractNumId w:val="111"/>
  </w:num>
  <w:num w:numId="362">
    <w:abstractNumId w:val="167"/>
  </w:num>
  <w:num w:numId="363">
    <w:abstractNumId w:val="307"/>
  </w:num>
  <w:num w:numId="364">
    <w:abstractNumId w:val="412"/>
  </w:num>
  <w:num w:numId="365">
    <w:abstractNumId w:val="316"/>
  </w:num>
  <w:num w:numId="366">
    <w:abstractNumId w:val="110"/>
  </w:num>
  <w:num w:numId="367">
    <w:abstractNumId w:val="326"/>
  </w:num>
  <w:num w:numId="368">
    <w:abstractNumId w:val="331"/>
  </w:num>
  <w:num w:numId="369">
    <w:abstractNumId w:val="21"/>
  </w:num>
  <w:num w:numId="370">
    <w:abstractNumId w:val="362"/>
  </w:num>
  <w:num w:numId="371">
    <w:abstractNumId w:val="27"/>
  </w:num>
  <w:num w:numId="372">
    <w:abstractNumId w:val="146"/>
  </w:num>
  <w:num w:numId="373">
    <w:abstractNumId w:val="333"/>
  </w:num>
  <w:num w:numId="374">
    <w:abstractNumId w:val="360"/>
  </w:num>
  <w:num w:numId="375">
    <w:abstractNumId w:val="133"/>
  </w:num>
  <w:num w:numId="376">
    <w:abstractNumId w:val="269"/>
  </w:num>
  <w:num w:numId="377">
    <w:abstractNumId w:val="16"/>
  </w:num>
  <w:num w:numId="378">
    <w:abstractNumId w:val="206"/>
  </w:num>
  <w:num w:numId="379">
    <w:abstractNumId w:val="114"/>
  </w:num>
  <w:num w:numId="380">
    <w:abstractNumId w:val="286"/>
  </w:num>
  <w:num w:numId="381">
    <w:abstractNumId w:val="112"/>
  </w:num>
  <w:num w:numId="382">
    <w:abstractNumId w:val="296"/>
  </w:num>
  <w:num w:numId="383">
    <w:abstractNumId w:val="144"/>
  </w:num>
  <w:num w:numId="384">
    <w:abstractNumId w:val="377"/>
  </w:num>
  <w:num w:numId="385">
    <w:abstractNumId w:val="223"/>
  </w:num>
  <w:num w:numId="386">
    <w:abstractNumId w:val="254"/>
  </w:num>
  <w:num w:numId="387">
    <w:abstractNumId w:val="409"/>
  </w:num>
  <w:num w:numId="388">
    <w:abstractNumId w:val="81"/>
  </w:num>
  <w:num w:numId="389">
    <w:abstractNumId w:val="379"/>
  </w:num>
  <w:num w:numId="390">
    <w:abstractNumId w:val="232"/>
  </w:num>
  <w:num w:numId="391">
    <w:abstractNumId w:val="57"/>
  </w:num>
  <w:num w:numId="392">
    <w:abstractNumId w:val="20"/>
  </w:num>
  <w:num w:numId="393">
    <w:abstractNumId w:val="39"/>
  </w:num>
  <w:num w:numId="394">
    <w:abstractNumId w:val="117"/>
  </w:num>
  <w:num w:numId="395">
    <w:abstractNumId w:val="301"/>
  </w:num>
  <w:num w:numId="396">
    <w:abstractNumId w:val="340"/>
  </w:num>
  <w:num w:numId="397">
    <w:abstractNumId w:val="240"/>
  </w:num>
  <w:num w:numId="398">
    <w:abstractNumId w:val="194"/>
  </w:num>
  <w:num w:numId="399">
    <w:abstractNumId w:val="23"/>
  </w:num>
  <w:num w:numId="400">
    <w:abstractNumId w:val="252"/>
  </w:num>
  <w:num w:numId="401">
    <w:abstractNumId w:val="295"/>
  </w:num>
  <w:num w:numId="402">
    <w:abstractNumId w:val="350"/>
  </w:num>
  <w:num w:numId="403">
    <w:abstractNumId w:val="282"/>
  </w:num>
  <w:num w:numId="404">
    <w:abstractNumId w:val="202"/>
  </w:num>
  <w:num w:numId="405">
    <w:abstractNumId w:val="263"/>
  </w:num>
  <w:num w:numId="406">
    <w:abstractNumId w:val="72"/>
  </w:num>
  <w:num w:numId="407">
    <w:abstractNumId w:val="367"/>
  </w:num>
  <w:num w:numId="408">
    <w:abstractNumId w:val="384"/>
  </w:num>
  <w:num w:numId="409">
    <w:abstractNumId w:val="148"/>
  </w:num>
  <w:num w:numId="410">
    <w:abstractNumId w:val="85"/>
  </w:num>
  <w:num w:numId="411">
    <w:abstractNumId w:val="122"/>
  </w:num>
  <w:num w:numId="412">
    <w:abstractNumId w:val="365"/>
  </w:num>
  <w:num w:numId="413">
    <w:abstractNumId w:val="321"/>
  </w:num>
  <w:num w:numId="414">
    <w:abstractNumId w:val="410"/>
  </w:num>
  <w:num w:numId="415">
    <w:abstractNumId w:val="304"/>
  </w:num>
  <w:num w:numId="416">
    <w:abstractNumId w:val="136"/>
  </w:num>
  <w:num w:numId="417">
    <w:abstractNumId w:val="400"/>
  </w:num>
  <w:num w:numId="418">
    <w:abstractNumId w:val="135"/>
  </w:num>
  <w:num w:numId="419">
    <w:abstractNumId w:val="75"/>
  </w:num>
  <w:num w:numId="420">
    <w:abstractNumId w:val="299"/>
  </w:num>
  <w:num w:numId="421">
    <w:abstractNumId w:val="176"/>
  </w:num>
  <w:num w:numId="422">
    <w:abstractNumId w:val="211"/>
  </w:num>
  <w:num w:numId="423">
    <w:abstractNumId w:val="251"/>
  </w:num>
  <w:num w:numId="424">
    <w:abstractNumId w:val="186"/>
  </w:num>
  <w:num w:numId="425">
    <w:abstractNumId w:val="41"/>
  </w:num>
  <w:num w:numId="426">
    <w:abstractNumId w:val="25"/>
  </w:num>
  <w:num w:numId="427">
    <w:abstractNumId w:val="64"/>
  </w:num>
  <w:num w:numId="428">
    <w:abstractNumId w:val="166"/>
  </w:num>
  <w:num w:numId="429">
    <w:abstractNumId w:val="83"/>
  </w:num>
  <w:num w:numId="430">
    <w:abstractNumId w:val="242"/>
  </w:num>
  <w:num w:numId="431">
    <w:abstractNumId w:val="141"/>
  </w:num>
  <w:num w:numId="432">
    <w:abstractNumId w:val="392"/>
  </w:num>
  <w:num w:numId="433">
    <w:abstractNumId w:val="29"/>
  </w:num>
  <w:num w:numId="434">
    <w:abstractNumId w:val="113"/>
  </w:num>
  <w:num w:numId="435">
    <w:abstractNumId w:val="273"/>
  </w:num>
  <w:num w:numId="436">
    <w:abstractNumId w:val="30"/>
  </w:num>
  <w:num w:numId="437">
    <w:abstractNumId w:val="411"/>
  </w:num>
  <w:num w:numId="438">
    <w:abstractNumId w:val="406"/>
  </w:num>
  <w:num w:numId="439">
    <w:abstractNumId w:val="126"/>
  </w:num>
  <w:num w:numId="440">
    <w:abstractNumId w:val="319"/>
  </w:num>
  <w:num w:numId="441">
    <w:abstractNumId w:val="48"/>
  </w:num>
  <w:num w:numId="442">
    <w:abstractNumId w:val="185"/>
  </w:num>
  <w:num w:numId="443">
    <w:abstractNumId w:val="230"/>
  </w:num>
  <w:num w:numId="444">
    <w:abstractNumId w:val="115"/>
  </w:num>
  <w:num w:numId="445">
    <w:abstractNumId w:val="257"/>
  </w:num>
  <w:num w:numId="446">
    <w:abstractNumId w:val="245"/>
  </w:num>
  <w:num w:numId="447">
    <w:abstractNumId w:val="352"/>
  </w:num>
  <w:num w:numId="448">
    <w:abstractNumId w:val="132"/>
  </w:num>
  <w:num w:numId="449">
    <w:abstractNumId w:val="195"/>
  </w:num>
  <w:num w:numId="450">
    <w:abstractNumId w:val="271"/>
  </w:num>
  <w:num w:numId="451">
    <w:abstractNumId w:val="404"/>
  </w:num>
  <w:num w:numId="452">
    <w:abstractNumId w:val="221"/>
  </w:num>
  <w:num w:numId="453">
    <w:abstractNumId w:val="61"/>
  </w:num>
  <w:num w:numId="454">
    <w:abstractNumId w:val="89"/>
  </w:num>
  <w:num w:numId="455">
    <w:abstractNumId w:val="105"/>
  </w:num>
  <w:num w:numId="456">
    <w:abstractNumId w:val="373"/>
  </w:num>
  <w:num w:numId="457">
    <w:abstractNumId w:val="401"/>
  </w:num>
  <w:num w:numId="458">
    <w:abstractNumId w:val="386"/>
  </w:num>
  <w:num w:numId="459">
    <w:abstractNumId w:val="343"/>
  </w:num>
  <w:num w:numId="460">
    <w:abstractNumId w:val="178"/>
  </w:num>
  <w:num w:numId="461">
    <w:abstractNumId w:val="129"/>
  </w:num>
  <w:num w:numId="462">
    <w:abstractNumId w:val="162"/>
  </w:num>
  <w:num w:numId="463">
    <w:abstractNumId w:val="50"/>
  </w:num>
  <w:num w:numId="464">
    <w:abstractNumId w:val="172"/>
  </w:num>
  <w:num w:numId="465">
    <w:abstractNumId w:val="118"/>
  </w:num>
  <w:num w:numId="466">
    <w:abstractNumId w:val="358"/>
  </w:num>
  <w:num w:numId="467">
    <w:abstractNumId w:val="32"/>
  </w:num>
  <w:num w:numId="468">
    <w:abstractNumId w:val="35"/>
  </w:num>
  <w:num w:numId="469">
    <w:abstractNumId w:val="155"/>
  </w:num>
  <w:num w:numId="470">
    <w:abstractNumId w:val="290"/>
  </w:num>
  <w:num w:numId="471">
    <w:abstractNumId w:val="224"/>
  </w:num>
  <w:num w:numId="472">
    <w:abstractNumId w:val="274"/>
  </w:num>
  <w:num w:numId="473">
    <w:abstractNumId w:val="42"/>
  </w:num>
  <w:num w:numId="474">
    <w:abstractNumId w:val="63"/>
  </w:num>
  <w:num w:numId="475">
    <w:abstractNumId w:val="69"/>
  </w:num>
  <w:num w:numId="476">
    <w:abstractNumId w:val="303"/>
  </w:num>
  <w:num w:numId="477">
    <w:abstractNumId w:val="198"/>
  </w:num>
  <w:num w:numId="478">
    <w:abstractNumId w:val="272"/>
  </w:num>
  <w:num w:numId="479">
    <w:abstractNumId w:val="59"/>
  </w:num>
  <w:num w:numId="480">
    <w:abstractNumId w:val="279"/>
  </w:num>
  <w:num w:numId="481">
    <w:abstractNumId w:val="310"/>
  </w:num>
  <w:num w:numId="482">
    <w:abstractNumId w:val="332"/>
  </w:num>
  <w:num w:numId="483">
    <w:abstractNumId w:val="213"/>
  </w:num>
  <w:num w:numId="484">
    <w:abstractNumId w:val="10"/>
  </w:num>
  <w:num w:numId="485">
    <w:abstractNumId w:val="169"/>
  </w:num>
  <w:num w:numId="486">
    <w:abstractNumId w:val="380"/>
  </w:num>
  <w:num w:numId="487">
    <w:abstractNumId w:val="394"/>
  </w:num>
  <w:num w:numId="488">
    <w:abstractNumId w:val="262"/>
  </w:num>
  <w:num w:numId="489">
    <w:abstractNumId w:val="305"/>
  </w:num>
  <w:num w:numId="490">
    <w:abstractNumId w:val="12"/>
  </w:num>
  <w:num w:numId="491">
    <w:abstractNumId w:val="256"/>
  </w:num>
  <w:num w:numId="492">
    <w:abstractNumId w:val="329"/>
  </w:num>
  <w:num w:numId="493">
    <w:abstractNumId w:val="9"/>
  </w:num>
  <w:num w:numId="494">
    <w:abstractNumId w:val="238"/>
  </w:num>
  <w:num w:numId="495">
    <w:abstractNumId w:val="396"/>
  </w:num>
  <w:num w:numId="496">
    <w:abstractNumId w:val="119"/>
  </w:num>
  <w:num w:numId="497">
    <w:abstractNumId w:val="233"/>
  </w:num>
  <w:num w:numId="498">
    <w:abstractNumId w:val="217"/>
  </w:num>
  <w:num w:numId="4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0">
    <w:abstractNumId w:val="93"/>
  </w:num>
  <w:num w:numId="501">
    <w:abstractNumId w:val="124"/>
  </w:num>
  <w:num w:numId="502">
    <w:abstractNumId w:val="399"/>
  </w:num>
  <w:num w:numId="503">
    <w:abstractNumId w:val="4"/>
  </w:num>
  <w:num w:numId="504">
    <w:abstractNumId w:val="183"/>
  </w:num>
  <w:num w:numId="505">
    <w:abstractNumId w:val="313"/>
  </w:num>
  <w:num w:numId="506">
    <w:abstractNumId w:val="140"/>
  </w:num>
  <w:num w:numId="507">
    <w:abstractNumId w:val="184"/>
  </w:num>
  <w:num w:numId="508">
    <w:abstractNumId w:val="127"/>
  </w:num>
  <w:num w:numId="509">
    <w:abstractNumId w:val="197"/>
  </w:num>
  <w:num w:numId="510">
    <w:abstractNumId w:val="174"/>
  </w:num>
  <w:num w:numId="511">
    <w:abstractNumId w:val="306"/>
  </w:num>
  <w:num w:numId="512">
    <w:abstractNumId w:val="191"/>
  </w:num>
  <w:num w:numId="513">
    <w:abstractNumId w:val="371"/>
  </w:num>
  <w:num w:numId="514">
    <w:abstractNumId w:val="368"/>
  </w:num>
  <w:num w:numId="515">
    <w:abstractNumId w:val="11"/>
  </w:num>
  <w:num w:numId="516">
    <w:abstractNumId w:val="222"/>
  </w:num>
  <w:num w:numId="517">
    <w:abstractNumId w:val="43"/>
  </w:num>
  <w:num w:numId="518">
    <w:abstractNumId w:val="137"/>
  </w:num>
  <w:num w:numId="519">
    <w:abstractNumId w:val="330"/>
  </w:num>
  <w:num w:numId="520">
    <w:abstractNumId w:val="80"/>
  </w:num>
  <w:num w:numId="521">
    <w:abstractNumId w:val="209"/>
  </w:num>
  <w:num w:numId="522">
    <w:abstractNumId w:val="314"/>
  </w:num>
  <w:num w:numId="523">
    <w:abstractNumId w:val="98"/>
  </w:num>
  <w:num w:numId="524">
    <w:abstractNumId w:val="138"/>
  </w:num>
  <w:num w:numId="525">
    <w:abstractNumId w:val="73"/>
  </w:num>
  <w:num w:numId="526">
    <w:abstractNumId w:val="318"/>
  </w:num>
  <w:num w:numId="527">
    <w:abstractNumId w:val="336"/>
  </w:num>
  <w:num w:numId="528">
    <w:abstractNumId w:val="300"/>
  </w:num>
  <w:num w:numId="529">
    <w:abstractNumId w:val="142"/>
  </w:num>
  <w:num w:numId="530">
    <w:abstractNumId w:val="116"/>
  </w:num>
  <w:num w:numId="531">
    <w:abstractNumId w:val="37"/>
  </w:num>
  <w:num w:numId="532">
    <w:abstractNumId w:val="180"/>
  </w:num>
  <w:num w:numId="533">
    <w:abstractNumId w:val="266"/>
  </w:num>
  <w:num w:numId="534">
    <w:abstractNumId w:val="92"/>
  </w:num>
  <w:num w:numId="535">
    <w:abstractNumId w:val="403"/>
  </w:num>
  <w:num w:numId="536">
    <w:abstractNumId w:val="67"/>
  </w:num>
  <w:num w:numId="537">
    <w:abstractNumId w:val="125"/>
  </w:num>
  <w:num w:numId="538">
    <w:abstractNumId w:val="149"/>
  </w:num>
  <w:num w:numId="539">
    <w:abstractNumId w:val="5"/>
  </w:num>
  <w:num w:numId="540">
    <w:abstractNumId w:val="351"/>
  </w:num>
  <w:num w:numId="541">
    <w:abstractNumId w:val="241"/>
  </w:num>
  <w:num w:numId="542">
    <w:abstractNumId w:val="235"/>
  </w:num>
  <w:num w:numId="543">
    <w:abstractNumId w:val="163"/>
  </w:num>
  <w:num w:numId="544">
    <w:abstractNumId w:val="154"/>
  </w:num>
  <w:num w:numId="545">
    <w:abstractNumId w:val="100"/>
  </w:num>
  <w:num w:numId="546">
    <w:abstractNumId w:val="408"/>
  </w:num>
  <w:num w:numId="547">
    <w:abstractNumId w:val="4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abstractNumId w:val="276"/>
  </w:num>
  <w:num w:numId="549">
    <w:abstractNumId w:val="3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1">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abstractNumId w:val="335"/>
  </w:num>
  <w:num w:numId="553">
    <w:abstractNumId w:val="36"/>
  </w:num>
  <w:num w:numId="554">
    <w:abstractNumId w:val="383"/>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abstractNumId w:val="181"/>
  </w:num>
  <w:num w:numId="556">
    <w:abstractNumId w:val="243"/>
  </w:num>
  <w:num w:numId="557">
    <w:abstractNumId w:val="281"/>
  </w:num>
  <w:numIdMacAtCleanup w:val="5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6"/>
  <w:activeWritingStyle w:appName="MSWord" w:lang="en-US" w:vendorID="8" w:dllVersion="513" w:checkStyle="1"/>
  <w:defaultTabStop w:val="720"/>
  <w:doNotHyphenateCaps/>
  <w:displayHorizontalDrawingGridEvery w:val="0"/>
  <w:displayVerticalDrawingGridEvery w:val="0"/>
  <w:doNotUseMarginsForDrawingGridOrigin/>
  <w:doNotShadeFormData/>
  <w:noPunctuationKerning/>
  <w:characterSpacingControl w:val="doNotCompress"/>
  <w:footnotePr>
    <w:pos w:val="sectEnd"/>
    <w:footnote w:id="-1"/>
    <w:footnote w:id="0"/>
  </w:footnotePr>
  <w:endnotePr>
    <w:pos w:val="sectEnd"/>
    <w:numStart w:val="0"/>
    <w:endnote w:id="-1"/>
    <w:endnote w:id="0"/>
  </w:endnotePr>
  <w:compat/>
  <w:docVars>
    <w:docVar w:name="ACTIVE" w:val="DRFP3.doc"/>
    <w:docVar w:name="IPSpeechSession$" w:val="TRUE"/>
    <w:docVar w:name="VTCASE" w:val="4"/>
    <w:docVar w:name="VTCommandPending" w:val="NONE"/>
    <w:docVar w:name="VTCurMacroFlags$" w:val="NNNN"/>
    <w:docVar w:name="VTDictating" w:val="FALSE"/>
    <w:docVar w:name="VTINIT" w:val="1"/>
    <w:docVar w:name="VTypeCAPFlag$" w:val="TRUE"/>
    <w:docVar w:name="VTypeJoinDigitFlag$" w:val="FALSE"/>
    <w:docVar w:name="VTypeLCFlag$" w:val="FALSE"/>
    <w:docVar w:name="VTypeNoSpaceFlag$" w:val="TRUE"/>
    <w:docVar w:name="VTypeSpaceFlag$" w:val="FALSE"/>
    <w:docVar w:name="VTypeUCFlag$" w:val="FALSE"/>
  </w:docVars>
  <w:rsids>
    <w:rsidRoot w:val="00CD3569"/>
    <w:rsid w:val="00001776"/>
    <w:rsid w:val="00001D40"/>
    <w:rsid w:val="000026F3"/>
    <w:rsid w:val="00002861"/>
    <w:rsid w:val="00003248"/>
    <w:rsid w:val="00007E83"/>
    <w:rsid w:val="000100B0"/>
    <w:rsid w:val="00014050"/>
    <w:rsid w:val="00015C39"/>
    <w:rsid w:val="00015F70"/>
    <w:rsid w:val="00016CCD"/>
    <w:rsid w:val="00024338"/>
    <w:rsid w:val="0003151D"/>
    <w:rsid w:val="00034963"/>
    <w:rsid w:val="00034DFC"/>
    <w:rsid w:val="00041120"/>
    <w:rsid w:val="00042FFB"/>
    <w:rsid w:val="00045D69"/>
    <w:rsid w:val="00047D50"/>
    <w:rsid w:val="0005402B"/>
    <w:rsid w:val="000555F8"/>
    <w:rsid w:val="00056E0F"/>
    <w:rsid w:val="00057DE8"/>
    <w:rsid w:val="000603CC"/>
    <w:rsid w:val="00067A9A"/>
    <w:rsid w:val="00067EE8"/>
    <w:rsid w:val="000706B5"/>
    <w:rsid w:val="00072C61"/>
    <w:rsid w:val="0007344A"/>
    <w:rsid w:val="00073D41"/>
    <w:rsid w:val="00075894"/>
    <w:rsid w:val="00081B4E"/>
    <w:rsid w:val="000833AF"/>
    <w:rsid w:val="000923EF"/>
    <w:rsid w:val="00093F8C"/>
    <w:rsid w:val="000942B2"/>
    <w:rsid w:val="000A096B"/>
    <w:rsid w:val="000A4C76"/>
    <w:rsid w:val="000A7E67"/>
    <w:rsid w:val="000B22E3"/>
    <w:rsid w:val="000B2E7A"/>
    <w:rsid w:val="000B4CEC"/>
    <w:rsid w:val="000B6C4F"/>
    <w:rsid w:val="000C23E3"/>
    <w:rsid w:val="000C5F80"/>
    <w:rsid w:val="000C6F44"/>
    <w:rsid w:val="000D0798"/>
    <w:rsid w:val="000D0F60"/>
    <w:rsid w:val="000D1650"/>
    <w:rsid w:val="000D637D"/>
    <w:rsid w:val="000E3C21"/>
    <w:rsid w:val="000E547B"/>
    <w:rsid w:val="000F1A99"/>
    <w:rsid w:val="000F363D"/>
    <w:rsid w:val="000F4614"/>
    <w:rsid w:val="000F483B"/>
    <w:rsid w:val="00102A5C"/>
    <w:rsid w:val="001030E6"/>
    <w:rsid w:val="00110039"/>
    <w:rsid w:val="001115D4"/>
    <w:rsid w:val="00117B4A"/>
    <w:rsid w:val="00125D2E"/>
    <w:rsid w:val="00130B8A"/>
    <w:rsid w:val="0013667F"/>
    <w:rsid w:val="001369F0"/>
    <w:rsid w:val="00137C45"/>
    <w:rsid w:val="00140295"/>
    <w:rsid w:val="001448E4"/>
    <w:rsid w:val="0015373D"/>
    <w:rsid w:val="001559A8"/>
    <w:rsid w:val="001566BC"/>
    <w:rsid w:val="00156D6E"/>
    <w:rsid w:val="001579C0"/>
    <w:rsid w:val="00160F40"/>
    <w:rsid w:val="00160FBF"/>
    <w:rsid w:val="00161DE0"/>
    <w:rsid w:val="00162FA6"/>
    <w:rsid w:val="00175339"/>
    <w:rsid w:val="00177BAB"/>
    <w:rsid w:val="00181B16"/>
    <w:rsid w:val="00182D77"/>
    <w:rsid w:val="00183E28"/>
    <w:rsid w:val="00184C0E"/>
    <w:rsid w:val="001853DD"/>
    <w:rsid w:val="0018566C"/>
    <w:rsid w:val="00190100"/>
    <w:rsid w:val="00190EA7"/>
    <w:rsid w:val="001A1AF1"/>
    <w:rsid w:val="001A1FA9"/>
    <w:rsid w:val="001A49F2"/>
    <w:rsid w:val="001A6ADF"/>
    <w:rsid w:val="001B02A5"/>
    <w:rsid w:val="001C1013"/>
    <w:rsid w:val="001C18DB"/>
    <w:rsid w:val="001C432D"/>
    <w:rsid w:val="001C6897"/>
    <w:rsid w:val="001C7698"/>
    <w:rsid w:val="001D42D6"/>
    <w:rsid w:val="001D489F"/>
    <w:rsid w:val="001E470E"/>
    <w:rsid w:val="001F0A1F"/>
    <w:rsid w:val="001F6E6D"/>
    <w:rsid w:val="00200F31"/>
    <w:rsid w:val="0020196C"/>
    <w:rsid w:val="00205E0C"/>
    <w:rsid w:val="002108FC"/>
    <w:rsid w:val="0022122A"/>
    <w:rsid w:val="00222D0D"/>
    <w:rsid w:val="00230C73"/>
    <w:rsid w:val="00232749"/>
    <w:rsid w:val="00235156"/>
    <w:rsid w:val="00240A23"/>
    <w:rsid w:val="00252131"/>
    <w:rsid w:val="00254314"/>
    <w:rsid w:val="002566E8"/>
    <w:rsid w:val="0025740A"/>
    <w:rsid w:val="00267BD9"/>
    <w:rsid w:val="00271BFC"/>
    <w:rsid w:val="0027432E"/>
    <w:rsid w:val="0027484D"/>
    <w:rsid w:val="00280AFE"/>
    <w:rsid w:val="0028308D"/>
    <w:rsid w:val="00283353"/>
    <w:rsid w:val="00285C9F"/>
    <w:rsid w:val="00287D09"/>
    <w:rsid w:val="00293261"/>
    <w:rsid w:val="00294C49"/>
    <w:rsid w:val="00297EA8"/>
    <w:rsid w:val="002A07FA"/>
    <w:rsid w:val="002A16B1"/>
    <w:rsid w:val="002A1A04"/>
    <w:rsid w:val="002A4016"/>
    <w:rsid w:val="002B0843"/>
    <w:rsid w:val="002B2CCB"/>
    <w:rsid w:val="002B5356"/>
    <w:rsid w:val="002C5954"/>
    <w:rsid w:val="002D19EC"/>
    <w:rsid w:val="002E0813"/>
    <w:rsid w:val="002E0A77"/>
    <w:rsid w:val="002E14C6"/>
    <w:rsid w:val="002E38BB"/>
    <w:rsid w:val="002E4E5B"/>
    <w:rsid w:val="002E58F7"/>
    <w:rsid w:val="002F34B6"/>
    <w:rsid w:val="002F4265"/>
    <w:rsid w:val="0030520F"/>
    <w:rsid w:val="00305F77"/>
    <w:rsid w:val="003106A6"/>
    <w:rsid w:val="0031244F"/>
    <w:rsid w:val="00322A99"/>
    <w:rsid w:val="00330733"/>
    <w:rsid w:val="00336261"/>
    <w:rsid w:val="0034004E"/>
    <w:rsid w:val="00343F84"/>
    <w:rsid w:val="00345B60"/>
    <w:rsid w:val="00345BC7"/>
    <w:rsid w:val="00351A01"/>
    <w:rsid w:val="003541DA"/>
    <w:rsid w:val="00364CFF"/>
    <w:rsid w:val="00366F96"/>
    <w:rsid w:val="003734EE"/>
    <w:rsid w:val="00375E4E"/>
    <w:rsid w:val="0038457E"/>
    <w:rsid w:val="003863A3"/>
    <w:rsid w:val="003869FE"/>
    <w:rsid w:val="003877C0"/>
    <w:rsid w:val="00391669"/>
    <w:rsid w:val="00391673"/>
    <w:rsid w:val="0039511D"/>
    <w:rsid w:val="003A167A"/>
    <w:rsid w:val="003A1F75"/>
    <w:rsid w:val="003A4492"/>
    <w:rsid w:val="003A5825"/>
    <w:rsid w:val="003A5977"/>
    <w:rsid w:val="003B159C"/>
    <w:rsid w:val="003B3D90"/>
    <w:rsid w:val="003C00EC"/>
    <w:rsid w:val="003C4DA6"/>
    <w:rsid w:val="003C59D6"/>
    <w:rsid w:val="003D08BE"/>
    <w:rsid w:val="003D092D"/>
    <w:rsid w:val="003D7782"/>
    <w:rsid w:val="003E0132"/>
    <w:rsid w:val="003E0D55"/>
    <w:rsid w:val="003E29C5"/>
    <w:rsid w:val="003E42CD"/>
    <w:rsid w:val="003F184E"/>
    <w:rsid w:val="003F2178"/>
    <w:rsid w:val="003F3121"/>
    <w:rsid w:val="003F6C52"/>
    <w:rsid w:val="004043EF"/>
    <w:rsid w:val="00405F1B"/>
    <w:rsid w:val="00407A23"/>
    <w:rsid w:val="00416DA3"/>
    <w:rsid w:val="00420B68"/>
    <w:rsid w:val="004233FD"/>
    <w:rsid w:val="00431D13"/>
    <w:rsid w:val="00436FDD"/>
    <w:rsid w:val="004374D8"/>
    <w:rsid w:val="004418DF"/>
    <w:rsid w:val="00442DF9"/>
    <w:rsid w:val="00445586"/>
    <w:rsid w:val="004541D8"/>
    <w:rsid w:val="00455E3F"/>
    <w:rsid w:val="00462D6E"/>
    <w:rsid w:val="00464333"/>
    <w:rsid w:val="0046462A"/>
    <w:rsid w:val="00472EA8"/>
    <w:rsid w:val="00477CF4"/>
    <w:rsid w:val="00480790"/>
    <w:rsid w:val="004841F1"/>
    <w:rsid w:val="004864BA"/>
    <w:rsid w:val="0048677B"/>
    <w:rsid w:val="00486E3B"/>
    <w:rsid w:val="004924FA"/>
    <w:rsid w:val="00493EFB"/>
    <w:rsid w:val="004960EB"/>
    <w:rsid w:val="00496933"/>
    <w:rsid w:val="00497C7D"/>
    <w:rsid w:val="004A13AE"/>
    <w:rsid w:val="004A570A"/>
    <w:rsid w:val="004A6B47"/>
    <w:rsid w:val="004B00CA"/>
    <w:rsid w:val="004B3FA0"/>
    <w:rsid w:val="004B4D14"/>
    <w:rsid w:val="004C77BA"/>
    <w:rsid w:val="004C7F5B"/>
    <w:rsid w:val="004D22F3"/>
    <w:rsid w:val="004D3B05"/>
    <w:rsid w:val="004E21D3"/>
    <w:rsid w:val="004E7AD1"/>
    <w:rsid w:val="004F2BBD"/>
    <w:rsid w:val="004F7A31"/>
    <w:rsid w:val="005016CC"/>
    <w:rsid w:val="00520257"/>
    <w:rsid w:val="00520304"/>
    <w:rsid w:val="005209E1"/>
    <w:rsid w:val="0052202F"/>
    <w:rsid w:val="00525649"/>
    <w:rsid w:val="0052600C"/>
    <w:rsid w:val="005277F8"/>
    <w:rsid w:val="00532615"/>
    <w:rsid w:val="00534261"/>
    <w:rsid w:val="00536417"/>
    <w:rsid w:val="00541C35"/>
    <w:rsid w:val="00543414"/>
    <w:rsid w:val="00544746"/>
    <w:rsid w:val="00546BF0"/>
    <w:rsid w:val="00547322"/>
    <w:rsid w:val="00553A91"/>
    <w:rsid w:val="00555DB8"/>
    <w:rsid w:val="00556224"/>
    <w:rsid w:val="00557478"/>
    <w:rsid w:val="00557CC6"/>
    <w:rsid w:val="00564B16"/>
    <w:rsid w:val="00567FBF"/>
    <w:rsid w:val="00570D5D"/>
    <w:rsid w:val="00570E8E"/>
    <w:rsid w:val="0057180C"/>
    <w:rsid w:val="005735BF"/>
    <w:rsid w:val="00580A56"/>
    <w:rsid w:val="00581049"/>
    <w:rsid w:val="0058573C"/>
    <w:rsid w:val="00590DCF"/>
    <w:rsid w:val="00596D5F"/>
    <w:rsid w:val="005A5250"/>
    <w:rsid w:val="005A6742"/>
    <w:rsid w:val="005A6E41"/>
    <w:rsid w:val="005A6F90"/>
    <w:rsid w:val="005B2223"/>
    <w:rsid w:val="005B2A6F"/>
    <w:rsid w:val="005C0140"/>
    <w:rsid w:val="005C16E4"/>
    <w:rsid w:val="005C32CD"/>
    <w:rsid w:val="005C567E"/>
    <w:rsid w:val="005D3A42"/>
    <w:rsid w:val="005D766B"/>
    <w:rsid w:val="005E01F6"/>
    <w:rsid w:val="005E1F82"/>
    <w:rsid w:val="005E3997"/>
    <w:rsid w:val="005E7BEE"/>
    <w:rsid w:val="005F0B3B"/>
    <w:rsid w:val="005F3161"/>
    <w:rsid w:val="005F39D9"/>
    <w:rsid w:val="005F7809"/>
    <w:rsid w:val="00602876"/>
    <w:rsid w:val="00610206"/>
    <w:rsid w:val="00610834"/>
    <w:rsid w:val="00610D24"/>
    <w:rsid w:val="00612466"/>
    <w:rsid w:val="00612D34"/>
    <w:rsid w:val="006203C0"/>
    <w:rsid w:val="0062070F"/>
    <w:rsid w:val="00620FE6"/>
    <w:rsid w:val="00622C59"/>
    <w:rsid w:val="00623E4C"/>
    <w:rsid w:val="00626DDD"/>
    <w:rsid w:val="0062782A"/>
    <w:rsid w:val="00632984"/>
    <w:rsid w:val="00633137"/>
    <w:rsid w:val="0063514C"/>
    <w:rsid w:val="00637D8B"/>
    <w:rsid w:val="0064108C"/>
    <w:rsid w:val="00650F78"/>
    <w:rsid w:val="0065179F"/>
    <w:rsid w:val="00651F84"/>
    <w:rsid w:val="006562DE"/>
    <w:rsid w:val="00660C78"/>
    <w:rsid w:val="00661993"/>
    <w:rsid w:val="00673373"/>
    <w:rsid w:val="006736BF"/>
    <w:rsid w:val="006801D9"/>
    <w:rsid w:val="00680E65"/>
    <w:rsid w:val="00681036"/>
    <w:rsid w:val="006834B3"/>
    <w:rsid w:val="00684B58"/>
    <w:rsid w:val="006859C3"/>
    <w:rsid w:val="006921E2"/>
    <w:rsid w:val="00693260"/>
    <w:rsid w:val="006944A1"/>
    <w:rsid w:val="006A01FA"/>
    <w:rsid w:val="006A0778"/>
    <w:rsid w:val="006A22F8"/>
    <w:rsid w:val="006A3B18"/>
    <w:rsid w:val="006A44A3"/>
    <w:rsid w:val="006A6EC7"/>
    <w:rsid w:val="006C1538"/>
    <w:rsid w:val="006C255D"/>
    <w:rsid w:val="006C2DDB"/>
    <w:rsid w:val="006C30E3"/>
    <w:rsid w:val="006C59E2"/>
    <w:rsid w:val="006C5CB4"/>
    <w:rsid w:val="006C65A0"/>
    <w:rsid w:val="006D6AE8"/>
    <w:rsid w:val="006E1AE4"/>
    <w:rsid w:val="006F01D1"/>
    <w:rsid w:val="006F02FC"/>
    <w:rsid w:val="006F1E94"/>
    <w:rsid w:val="006F2814"/>
    <w:rsid w:val="006F2A4D"/>
    <w:rsid w:val="006F335A"/>
    <w:rsid w:val="006F3440"/>
    <w:rsid w:val="006F6AAC"/>
    <w:rsid w:val="007030FE"/>
    <w:rsid w:val="00704118"/>
    <w:rsid w:val="00704E19"/>
    <w:rsid w:val="00705801"/>
    <w:rsid w:val="00717247"/>
    <w:rsid w:val="00721011"/>
    <w:rsid w:val="0072398C"/>
    <w:rsid w:val="00730D23"/>
    <w:rsid w:val="00744469"/>
    <w:rsid w:val="00745230"/>
    <w:rsid w:val="0074754B"/>
    <w:rsid w:val="00750175"/>
    <w:rsid w:val="00752233"/>
    <w:rsid w:val="00753CC6"/>
    <w:rsid w:val="00756C0C"/>
    <w:rsid w:val="0075761D"/>
    <w:rsid w:val="007577C0"/>
    <w:rsid w:val="00761A1A"/>
    <w:rsid w:val="0077312A"/>
    <w:rsid w:val="00773526"/>
    <w:rsid w:val="00780CB9"/>
    <w:rsid w:val="00787BB3"/>
    <w:rsid w:val="007927A9"/>
    <w:rsid w:val="00793EF8"/>
    <w:rsid w:val="00794063"/>
    <w:rsid w:val="007A3C28"/>
    <w:rsid w:val="007B1BFF"/>
    <w:rsid w:val="007C7BF7"/>
    <w:rsid w:val="007D63C6"/>
    <w:rsid w:val="007E4A4E"/>
    <w:rsid w:val="007F4729"/>
    <w:rsid w:val="007F47FB"/>
    <w:rsid w:val="007F4DB7"/>
    <w:rsid w:val="007F547B"/>
    <w:rsid w:val="00806A29"/>
    <w:rsid w:val="00811FAD"/>
    <w:rsid w:val="00817869"/>
    <w:rsid w:val="00817E35"/>
    <w:rsid w:val="00820E47"/>
    <w:rsid w:val="008238C8"/>
    <w:rsid w:val="0082794D"/>
    <w:rsid w:val="0083055D"/>
    <w:rsid w:val="00831893"/>
    <w:rsid w:val="008359CF"/>
    <w:rsid w:val="00840375"/>
    <w:rsid w:val="00840F52"/>
    <w:rsid w:val="008438AF"/>
    <w:rsid w:val="00845FE5"/>
    <w:rsid w:val="008475BA"/>
    <w:rsid w:val="00853D95"/>
    <w:rsid w:val="00860488"/>
    <w:rsid w:val="0087002D"/>
    <w:rsid w:val="008700A0"/>
    <w:rsid w:val="00874386"/>
    <w:rsid w:val="00881D92"/>
    <w:rsid w:val="00884CE4"/>
    <w:rsid w:val="00886EE2"/>
    <w:rsid w:val="008A1515"/>
    <w:rsid w:val="008B036B"/>
    <w:rsid w:val="008B1879"/>
    <w:rsid w:val="008B1CD1"/>
    <w:rsid w:val="008C21DF"/>
    <w:rsid w:val="008C57AC"/>
    <w:rsid w:val="008C7B2B"/>
    <w:rsid w:val="008D479A"/>
    <w:rsid w:val="008E1AAB"/>
    <w:rsid w:val="008E3812"/>
    <w:rsid w:val="008E3FD6"/>
    <w:rsid w:val="008E5F6B"/>
    <w:rsid w:val="008F21A9"/>
    <w:rsid w:val="008F5DE5"/>
    <w:rsid w:val="009016BB"/>
    <w:rsid w:val="0090416F"/>
    <w:rsid w:val="00904565"/>
    <w:rsid w:val="00912590"/>
    <w:rsid w:val="00913A5D"/>
    <w:rsid w:val="0091590C"/>
    <w:rsid w:val="00917309"/>
    <w:rsid w:val="00917F12"/>
    <w:rsid w:val="00920FD8"/>
    <w:rsid w:val="00922540"/>
    <w:rsid w:val="00926D4D"/>
    <w:rsid w:val="00927277"/>
    <w:rsid w:val="00930EC5"/>
    <w:rsid w:val="00935144"/>
    <w:rsid w:val="00945716"/>
    <w:rsid w:val="00945CC9"/>
    <w:rsid w:val="00946073"/>
    <w:rsid w:val="009472FD"/>
    <w:rsid w:val="00947680"/>
    <w:rsid w:val="00951D1E"/>
    <w:rsid w:val="00954FCA"/>
    <w:rsid w:val="009630F5"/>
    <w:rsid w:val="00964DD1"/>
    <w:rsid w:val="00970421"/>
    <w:rsid w:val="009709E2"/>
    <w:rsid w:val="00973002"/>
    <w:rsid w:val="00974911"/>
    <w:rsid w:val="00974999"/>
    <w:rsid w:val="00981EB7"/>
    <w:rsid w:val="00982152"/>
    <w:rsid w:val="0098406D"/>
    <w:rsid w:val="009847BA"/>
    <w:rsid w:val="00985D94"/>
    <w:rsid w:val="009876DE"/>
    <w:rsid w:val="00987B72"/>
    <w:rsid w:val="00992C04"/>
    <w:rsid w:val="009965E9"/>
    <w:rsid w:val="009A2419"/>
    <w:rsid w:val="009A2EF3"/>
    <w:rsid w:val="009A42B4"/>
    <w:rsid w:val="009A5D76"/>
    <w:rsid w:val="009A6839"/>
    <w:rsid w:val="009B27B8"/>
    <w:rsid w:val="009B3B71"/>
    <w:rsid w:val="009C0445"/>
    <w:rsid w:val="009C1582"/>
    <w:rsid w:val="009C166E"/>
    <w:rsid w:val="009C4A16"/>
    <w:rsid w:val="009C67A2"/>
    <w:rsid w:val="009C6A75"/>
    <w:rsid w:val="009D168F"/>
    <w:rsid w:val="009D3119"/>
    <w:rsid w:val="009D6978"/>
    <w:rsid w:val="009E1B83"/>
    <w:rsid w:val="009E50C9"/>
    <w:rsid w:val="009E7626"/>
    <w:rsid w:val="009F6625"/>
    <w:rsid w:val="009F6CBD"/>
    <w:rsid w:val="00A015A7"/>
    <w:rsid w:val="00A03D41"/>
    <w:rsid w:val="00A04306"/>
    <w:rsid w:val="00A07EC9"/>
    <w:rsid w:val="00A142AF"/>
    <w:rsid w:val="00A15F90"/>
    <w:rsid w:val="00A17EE0"/>
    <w:rsid w:val="00A23518"/>
    <w:rsid w:val="00A24C10"/>
    <w:rsid w:val="00A2647C"/>
    <w:rsid w:val="00A26F15"/>
    <w:rsid w:val="00A31BA1"/>
    <w:rsid w:val="00A35F1A"/>
    <w:rsid w:val="00A362EF"/>
    <w:rsid w:val="00A36B0B"/>
    <w:rsid w:val="00A37EC9"/>
    <w:rsid w:val="00A4063E"/>
    <w:rsid w:val="00A4347C"/>
    <w:rsid w:val="00A43910"/>
    <w:rsid w:val="00A4570C"/>
    <w:rsid w:val="00A47710"/>
    <w:rsid w:val="00A51BE2"/>
    <w:rsid w:val="00A52B72"/>
    <w:rsid w:val="00A558CB"/>
    <w:rsid w:val="00A60BF6"/>
    <w:rsid w:val="00A60F54"/>
    <w:rsid w:val="00A6238D"/>
    <w:rsid w:val="00A6465C"/>
    <w:rsid w:val="00A6493D"/>
    <w:rsid w:val="00A64F2C"/>
    <w:rsid w:val="00A661E4"/>
    <w:rsid w:val="00A71169"/>
    <w:rsid w:val="00A72CCA"/>
    <w:rsid w:val="00A764F4"/>
    <w:rsid w:val="00A8034D"/>
    <w:rsid w:val="00A81D5C"/>
    <w:rsid w:val="00A827C2"/>
    <w:rsid w:val="00A83EE7"/>
    <w:rsid w:val="00A84523"/>
    <w:rsid w:val="00A86CAD"/>
    <w:rsid w:val="00A911D2"/>
    <w:rsid w:val="00A924D6"/>
    <w:rsid w:val="00A92559"/>
    <w:rsid w:val="00AA6BC8"/>
    <w:rsid w:val="00AA6EDF"/>
    <w:rsid w:val="00AB222E"/>
    <w:rsid w:val="00AB2972"/>
    <w:rsid w:val="00AB59A7"/>
    <w:rsid w:val="00AB6951"/>
    <w:rsid w:val="00AC06F3"/>
    <w:rsid w:val="00AC27D9"/>
    <w:rsid w:val="00AC6A87"/>
    <w:rsid w:val="00AC7578"/>
    <w:rsid w:val="00AD208E"/>
    <w:rsid w:val="00AD2FF5"/>
    <w:rsid w:val="00AD3001"/>
    <w:rsid w:val="00AD3160"/>
    <w:rsid w:val="00AD3F96"/>
    <w:rsid w:val="00AE356A"/>
    <w:rsid w:val="00AF08FA"/>
    <w:rsid w:val="00AF0B90"/>
    <w:rsid w:val="00AF21F3"/>
    <w:rsid w:val="00AF57DA"/>
    <w:rsid w:val="00AF670C"/>
    <w:rsid w:val="00B03BBA"/>
    <w:rsid w:val="00B057A5"/>
    <w:rsid w:val="00B0712B"/>
    <w:rsid w:val="00B109D5"/>
    <w:rsid w:val="00B1383B"/>
    <w:rsid w:val="00B1592D"/>
    <w:rsid w:val="00B15D98"/>
    <w:rsid w:val="00B2702F"/>
    <w:rsid w:val="00B320DB"/>
    <w:rsid w:val="00B33699"/>
    <w:rsid w:val="00B406AB"/>
    <w:rsid w:val="00B460B3"/>
    <w:rsid w:val="00B46E70"/>
    <w:rsid w:val="00B500D0"/>
    <w:rsid w:val="00B510B4"/>
    <w:rsid w:val="00B511A2"/>
    <w:rsid w:val="00B53394"/>
    <w:rsid w:val="00B5677F"/>
    <w:rsid w:val="00B62A89"/>
    <w:rsid w:val="00B66BE5"/>
    <w:rsid w:val="00B72CF5"/>
    <w:rsid w:val="00B74DD7"/>
    <w:rsid w:val="00B75102"/>
    <w:rsid w:val="00B80711"/>
    <w:rsid w:val="00B827F3"/>
    <w:rsid w:val="00B83CA4"/>
    <w:rsid w:val="00B86A32"/>
    <w:rsid w:val="00B91B21"/>
    <w:rsid w:val="00B96082"/>
    <w:rsid w:val="00B97325"/>
    <w:rsid w:val="00BA1134"/>
    <w:rsid w:val="00BB024B"/>
    <w:rsid w:val="00BB1F1B"/>
    <w:rsid w:val="00BB28DA"/>
    <w:rsid w:val="00BB3DC4"/>
    <w:rsid w:val="00BB4475"/>
    <w:rsid w:val="00BC3484"/>
    <w:rsid w:val="00BE2BD7"/>
    <w:rsid w:val="00BF163B"/>
    <w:rsid w:val="00C02BDD"/>
    <w:rsid w:val="00C05C2A"/>
    <w:rsid w:val="00C1378C"/>
    <w:rsid w:val="00C14509"/>
    <w:rsid w:val="00C15408"/>
    <w:rsid w:val="00C15DDA"/>
    <w:rsid w:val="00C2065A"/>
    <w:rsid w:val="00C21EC1"/>
    <w:rsid w:val="00C2315F"/>
    <w:rsid w:val="00C2579C"/>
    <w:rsid w:val="00C32362"/>
    <w:rsid w:val="00C36138"/>
    <w:rsid w:val="00C36211"/>
    <w:rsid w:val="00C37977"/>
    <w:rsid w:val="00C4011B"/>
    <w:rsid w:val="00C43E79"/>
    <w:rsid w:val="00C4424F"/>
    <w:rsid w:val="00C530E0"/>
    <w:rsid w:val="00C55A31"/>
    <w:rsid w:val="00C60970"/>
    <w:rsid w:val="00C6207C"/>
    <w:rsid w:val="00C63E3C"/>
    <w:rsid w:val="00C706C9"/>
    <w:rsid w:val="00C71D1C"/>
    <w:rsid w:val="00C73995"/>
    <w:rsid w:val="00C835C2"/>
    <w:rsid w:val="00C83780"/>
    <w:rsid w:val="00C83F52"/>
    <w:rsid w:val="00C85A60"/>
    <w:rsid w:val="00C85F26"/>
    <w:rsid w:val="00C86C24"/>
    <w:rsid w:val="00C86E3C"/>
    <w:rsid w:val="00C90531"/>
    <w:rsid w:val="00C91B69"/>
    <w:rsid w:val="00C91D99"/>
    <w:rsid w:val="00C91E9B"/>
    <w:rsid w:val="00C958DC"/>
    <w:rsid w:val="00C97485"/>
    <w:rsid w:val="00CA2BFA"/>
    <w:rsid w:val="00CC4F38"/>
    <w:rsid w:val="00CC6EAE"/>
    <w:rsid w:val="00CD0AD8"/>
    <w:rsid w:val="00CD258F"/>
    <w:rsid w:val="00CD3569"/>
    <w:rsid w:val="00CE27C6"/>
    <w:rsid w:val="00CE631D"/>
    <w:rsid w:val="00CE7614"/>
    <w:rsid w:val="00CF261B"/>
    <w:rsid w:val="00CF6CB5"/>
    <w:rsid w:val="00D00C5B"/>
    <w:rsid w:val="00D01E05"/>
    <w:rsid w:val="00D01E33"/>
    <w:rsid w:val="00D034BE"/>
    <w:rsid w:val="00D05CA5"/>
    <w:rsid w:val="00D15539"/>
    <w:rsid w:val="00D237C3"/>
    <w:rsid w:val="00D24F7E"/>
    <w:rsid w:val="00D264F1"/>
    <w:rsid w:val="00D3035F"/>
    <w:rsid w:val="00D30C63"/>
    <w:rsid w:val="00D31021"/>
    <w:rsid w:val="00D34788"/>
    <w:rsid w:val="00D406EB"/>
    <w:rsid w:val="00D40DC0"/>
    <w:rsid w:val="00D414E8"/>
    <w:rsid w:val="00D4378B"/>
    <w:rsid w:val="00D43DE6"/>
    <w:rsid w:val="00D45622"/>
    <w:rsid w:val="00D47F15"/>
    <w:rsid w:val="00D54919"/>
    <w:rsid w:val="00D57714"/>
    <w:rsid w:val="00D608BF"/>
    <w:rsid w:val="00D61C88"/>
    <w:rsid w:val="00D620DD"/>
    <w:rsid w:val="00D64811"/>
    <w:rsid w:val="00D674C6"/>
    <w:rsid w:val="00D71CBD"/>
    <w:rsid w:val="00D76A11"/>
    <w:rsid w:val="00D80635"/>
    <w:rsid w:val="00D81DE2"/>
    <w:rsid w:val="00D82953"/>
    <w:rsid w:val="00D8433B"/>
    <w:rsid w:val="00D922F4"/>
    <w:rsid w:val="00D9231D"/>
    <w:rsid w:val="00DA482D"/>
    <w:rsid w:val="00DA5F28"/>
    <w:rsid w:val="00DA61D6"/>
    <w:rsid w:val="00DA7858"/>
    <w:rsid w:val="00DB1614"/>
    <w:rsid w:val="00DB4CE0"/>
    <w:rsid w:val="00DB79B3"/>
    <w:rsid w:val="00DC0B6E"/>
    <w:rsid w:val="00DC12D6"/>
    <w:rsid w:val="00DD17CE"/>
    <w:rsid w:val="00DD1A6C"/>
    <w:rsid w:val="00DD2A1A"/>
    <w:rsid w:val="00DD37FE"/>
    <w:rsid w:val="00DD3EEF"/>
    <w:rsid w:val="00DD5D40"/>
    <w:rsid w:val="00DE0502"/>
    <w:rsid w:val="00DE2680"/>
    <w:rsid w:val="00DE31F4"/>
    <w:rsid w:val="00DE34AD"/>
    <w:rsid w:val="00DE5077"/>
    <w:rsid w:val="00DE57EE"/>
    <w:rsid w:val="00DF77BB"/>
    <w:rsid w:val="00DF798A"/>
    <w:rsid w:val="00E0524D"/>
    <w:rsid w:val="00E07AEA"/>
    <w:rsid w:val="00E1386F"/>
    <w:rsid w:val="00E14894"/>
    <w:rsid w:val="00E15399"/>
    <w:rsid w:val="00E21465"/>
    <w:rsid w:val="00E219EF"/>
    <w:rsid w:val="00E35578"/>
    <w:rsid w:val="00E42769"/>
    <w:rsid w:val="00E445DB"/>
    <w:rsid w:val="00E511A8"/>
    <w:rsid w:val="00E52BE8"/>
    <w:rsid w:val="00E53CA2"/>
    <w:rsid w:val="00E54294"/>
    <w:rsid w:val="00E56FAB"/>
    <w:rsid w:val="00E64066"/>
    <w:rsid w:val="00E65702"/>
    <w:rsid w:val="00E678C2"/>
    <w:rsid w:val="00E708B3"/>
    <w:rsid w:val="00E74287"/>
    <w:rsid w:val="00E77111"/>
    <w:rsid w:val="00E80033"/>
    <w:rsid w:val="00E83F2F"/>
    <w:rsid w:val="00E86CF6"/>
    <w:rsid w:val="00E87565"/>
    <w:rsid w:val="00E92069"/>
    <w:rsid w:val="00E92912"/>
    <w:rsid w:val="00E9386E"/>
    <w:rsid w:val="00E949BB"/>
    <w:rsid w:val="00E97B43"/>
    <w:rsid w:val="00EA029D"/>
    <w:rsid w:val="00EA39A6"/>
    <w:rsid w:val="00EA4099"/>
    <w:rsid w:val="00EA41C7"/>
    <w:rsid w:val="00EA48F0"/>
    <w:rsid w:val="00EA4956"/>
    <w:rsid w:val="00EA54A4"/>
    <w:rsid w:val="00EA5526"/>
    <w:rsid w:val="00EB3DB6"/>
    <w:rsid w:val="00EC0E62"/>
    <w:rsid w:val="00EC50F2"/>
    <w:rsid w:val="00EC601C"/>
    <w:rsid w:val="00EE2029"/>
    <w:rsid w:val="00EE2428"/>
    <w:rsid w:val="00EF17BF"/>
    <w:rsid w:val="00F0408D"/>
    <w:rsid w:val="00F054BA"/>
    <w:rsid w:val="00F11A9F"/>
    <w:rsid w:val="00F17B33"/>
    <w:rsid w:val="00F27C73"/>
    <w:rsid w:val="00F27EDD"/>
    <w:rsid w:val="00F35133"/>
    <w:rsid w:val="00F354B2"/>
    <w:rsid w:val="00F372DA"/>
    <w:rsid w:val="00F416DF"/>
    <w:rsid w:val="00F44C6B"/>
    <w:rsid w:val="00F475FA"/>
    <w:rsid w:val="00F47E53"/>
    <w:rsid w:val="00F50D9C"/>
    <w:rsid w:val="00F5167A"/>
    <w:rsid w:val="00F51683"/>
    <w:rsid w:val="00F516E1"/>
    <w:rsid w:val="00F52560"/>
    <w:rsid w:val="00F6063B"/>
    <w:rsid w:val="00F61DC4"/>
    <w:rsid w:val="00F63FD2"/>
    <w:rsid w:val="00F65EB8"/>
    <w:rsid w:val="00F677D2"/>
    <w:rsid w:val="00F7296E"/>
    <w:rsid w:val="00F73658"/>
    <w:rsid w:val="00F75CDB"/>
    <w:rsid w:val="00F75FB7"/>
    <w:rsid w:val="00F87948"/>
    <w:rsid w:val="00F90F9A"/>
    <w:rsid w:val="00F93800"/>
    <w:rsid w:val="00F94BC1"/>
    <w:rsid w:val="00F96F64"/>
    <w:rsid w:val="00FA3E0E"/>
    <w:rsid w:val="00FA65D5"/>
    <w:rsid w:val="00FA6834"/>
    <w:rsid w:val="00FA6AB1"/>
    <w:rsid w:val="00FB33D7"/>
    <w:rsid w:val="00FB65D1"/>
    <w:rsid w:val="00FC3D2E"/>
    <w:rsid w:val="00FD1819"/>
    <w:rsid w:val="00FE3036"/>
    <w:rsid w:val="00FF2071"/>
    <w:rsid w:val="00FF6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A23"/>
  </w:style>
  <w:style w:type="paragraph" w:styleId="Heading1">
    <w:name w:val="heading 1"/>
    <w:basedOn w:val="Normal"/>
    <w:next w:val="Normal"/>
    <w:link w:val="Heading1Char"/>
    <w:autoRedefine/>
    <w:uiPriority w:val="9"/>
    <w:qFormat/>
    <w:rsid w:val="00D9231D"/>
    <w:pPr>
      <w:keepNext/>
      <w:outlineLvl w:val="0"/>
    </w:pPr>
    <w:rPr>
      <w:b/>
      <w:sz w:val="24"/>
      <w:szCs w:val="24"/>
    </w:rPr>
  </w:style>
  <w:style w:type="paragraph" w:styleId="Heading2">
    <w:name w:val="heading 2"/>
    <w:basedOn w:val="Normal"/>
    <w:autoRedefine/>
    <w:uiPriority w:val="9"/>
    <w:qFormat/>
    <w:rsid w:val="006F6AAC"/>
    <w:pPr>
      <w:keepNext/>
      <w:widowControl w:val="0"/>
      <w:spacing w:before="240" w:after="60"/>
      <w:outlineLvl w:val="1"/>
    </w:pPr>
    <w:rPr>
      <w:rFonts w:eastAsia="MS Mincho"/>
      <w:b/>
      <w:sz w:val="24"/>
      <w:szCs w:val="24"/>
      <w:u w:val="single"/>
    </w:rPr>
  </w:style>
  <w:style w:type="paragraph" w:styleId="Heading3">
    <w:name w:val="heading 3"/>
    <w:basedOn w:val="Normal"/>
    <w:link w:val="Heading3Char"/>
    <w:uiPriority w:val="9"/>
    <w:qFormat/>
    <w:rsid w:val="00407A23"/>
    <w:pPr>
      <w:keepNext/>
      <w:widowControl w:val="0"/>
      <w:spacing w:before="240" w:after="60"/>
      <w:outlineLvl w:val="2"/>
    </w:pPr>
    <w:rPr>
      <w:b/>
      <w:color w:val="000000"/>
    </w:rPr>
  </w:style>
  <w:style w:type="paragraph" w:styleId="Heading4">
    <w:name w:val="heading 4"/>
    <w:basedOn w:val="Normal"/>
    <w:next w:val="Normal"/>
    <w:link w:val="Heading4Char"/>
    <w:autoRedefine/>
    <w:uiPriority w:val="9"/>
    <w:qFormat/>
    <w:rsid w:val="006F6AAC"/>
    <w:pPr>
      <w:widowControl w:val="0"/>
      <w:outlineLvl w:val="3"/>
    </w:pPr>
    <w:rPr>
      <w:b/>
      <w:color w:val="000000"/>
      <w:u w:val="single"/>
    </w:rPr>
  </w:style>
  <w:style w:type="paragraph" w:styleId="Heading5">
    <w:name w:val="heading 5"/>
    <w:basedOn w:val="Normal"/>
    <w:next w:val="Normal"/>
    <w:link w:val="Heading5Char"/>
    <w:autoRedefine/>
    <w:qFormat/>
    <w:rsid w:val="00E77111"/>
    <w:pPr>
      <w:spacing w:before="240" w:after="60"/>
      <w:outlineLvl w:val="4"/>
    </w:pPr>
    <w:rPr>
      <w:i/>
    </w:rPr>
  </w:style>
  <w:style w:type="paragraph" w:styleId="Heading6">
    <w:name w:val="heading 6"/>
    <w:basedOn w:val="Normal"/>
    <w:next w:val="Normal"/>
    <w:link w:val="Heading6Char"/>
    <w:uiPriority w:val="9"/>
    <w:qFormat/>
    <w:rsid w:val="00407A23"/>
    <w:pPr>
      <w:spacing w:before="240" w:after="60"/>
      <w:outlineLvl w:val="5"/>
    </w:pPr>
    <w:rPr>
      <w:b/>
    </w:rPr>
  </w:style>
  <w:style w:type="paragraph" w:styleId="Heading7">
    <w:name w:val="heading 7"/>
    <w:basedOn w:val="Normal"/>
    <w:next w:val="Normal"/>
    <w:link w:val="Heading7Char"/>
    <w:uiPriority w:val="9"/>
    <w:qFormat/>
    <w:rsid w:val="00407A23"/>
    <w:pPr>
      <w:keepNext/>
      <w:numPr>
        <w:numId w:val="22"/>
      </w:numPr>
      <w:tabs>
        <w:tab w:val="decimal" w:pos="8280"/>
      </w:tabs>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1D"/>
    <w:rPr>
      <w:b/>
      <w:sz w:val="24"/>
      <w:szCs w:val="24"/>
    </w:rPr>
  </w:style>
  <w:style w:type="character" w:customStyle="1" w:styleId="Heading3Char">
    <w:name w:val="Heading 3 Char"/>
    <w:basedOn w:val="DefaultParagraphFont"/>
    <w:link w:val="Heading3"/>
    <w:uiPriority w:val="9"/>
    <w:rsid w:val="008359CF"/>
    <w:rPr>
      <w:b/>
      <w:color w:val="000000"/>
    </w:rPr>
  </w:style>
  <w:style w:type="character" w:customStyle="1" w:styleId="Heading4Char">
    <w:name w:val="Heading 4 Char"/>
    <w:basedOn w:val="DefaultParagraphFont"/>
    <w:link w:val="Heading4"/>
    <w:uiPriority w:val="9"/>
    <w:rsid w:val="006F6AAC"/>
    <w:rPr>
      <w:b/>
      <w:color w:val="000000"/>
      <w:u w:val="single"/>
    </w:rPr>
  </w:style>
  <w:style w:type="character" w:customStyle="1" w:styleId="Char">
    <w:name w:val="Char"/>
    <w:basedOn w:val="DefaultParagraphFont"/>
    <w:rsid w:val="00407A23"/>
    <w:rPr>
      <w:rFonts w:ascii="New York" w:hAnsi="New York"/>
      <w:color w:val="000000"/>
      <w:sz w:val="24"/>
      <w:u w:val="single"/>
      <w:lang w:val="en-US" w:eastAsia="en-US" w:bidi="ar-SA"/>
    </w:rPr>
  </w:style>
  <w:style w:type="paragraph" w:styleId="Header">
    <w:name w:val="header"/>
    <w:basedOn w:val="Normal"/>
    <w:link w:val="HeaderChar"/>
    <w:uiPriority w:val="99"/>
    <w:semiHidden/>
    <w:rsid w:val="00407A23"/>
    <w:pPr>
      <w:tabs>
        <w:tab w:val="center" w:pos="4320"/>
        <w:tab w:val="right" w:pos="8640"/>
      </w:tabs>
    </w:pPr>
  </w:style>
  <w:style w:type="paragraph" w:styleId="Footer">
    <w:name w:val="footer"/>
    <w:basedOn w:val="Normal"/>
    <w:link w:val="FooterChar"/>
    <w:uiPriority w:val="99"/>
    <w:rsid w:val="00407A23"/>
    <w:pPr>
      <w:tabs>
        <w:tab w:val="center" w:pos="4320"/>
        <w:tab w:val="right" w:pos="8640"/>
      </w:tabs>
    </w:pPr>
  </w:style>
  <w:style w:type="character" w:styleId="PageNumber">
    <w:name w:val="page number"/>
    <w:basedOn w:val="DefaultParagraphFont"/>
    <w:uiPriority w:val="99"/>
    <w:semiHidden/>
    <w:rsid w:val="00407A23"/>
  </w:style>
  <w:style w:type="paragraph" w:styleId="BodyText">
    <w:name w:val="Body Text"/>
    <w:basedOn w:val="Normal"/>
    <w:link w:val="BodyTextChar"/>
    <w:uiPriority w:val="99"/>
    <w:rsid w:val="00407A23"/>
    <w:pPr>
      <w:widowControl w:val="0"/>
      <w:spacing w:line="480" w:lineRule="auto"/>
    </w:pPr>
    <w:rPr>
      <w:rFonts w:ascii="Courier New" w:hAnsi="Courier New"/>
      <w:sz w:val="24"/>
    </w:rPr>
  </w:style>
  <w:style w:type="character" w:styleId="Hyperlink">
    <w:name w:val="Hyperlink"/>
    <w:basedOn w:val="DefaultParagraphFont"/>
    <w:uiPriority w:val="99"/>
    <w:rsid w:val="00407A23"/>
    <w:rPr>
      <w:color w:val="0000FF"/>
      <w:u w:val="single"/>
    </w:rPr>
  </w:style>
  <w:style w:type="paragraph" w:styleId="Title">
    <w:name w:val="Title"/>
    <w:basedOn w:val="Normal"/>
    <w:link w:val="TitleChar"/>
    <w:uiPriority w:val="10"/>
    <w:qFormat/>
    <w:rsid w:val="00407A23"/>
    <w:pPr>
      <w:jc w:val="center"/>
    </w:pPr>
    <w:rPr>
      <w:b/>
      <w:sz w:val="24"/>
    </w:rPr>
  </w:style>
  <w:style w:type="paragraph" w:customStyle="1" w:styleId="RFPHEADER">
    <w:name w:val="RFP HEADER"/>
    <w:basedOn w:val="Header"/>
    <w:rsid w:val="00407A23"/>
    <w:pPr>
      <w:jc w:val="center"/>
    </w:pPr>
    <w:rPr>
      <w:b/>
      <w:sz w:val="24"/>
    </w:rPr>
  </w:style>
  <w:style w:type="paragraph" w:customStyle="1" w:styleId="SectionHeading">
    <w:name w:val="Section Heading"/>
    <w:basedOn w:val="Heading5"/>
    <w:rsid w:val="00407A23"/>
  </w:style>
  <w:style w:type="character" w:styleId="FollowedHyperlink">
    <w:name w:val="FollowedHyperlink"/>
    <w:basedOn w:val="DefaultParagraphFont"/>
    <w:uiPriority w:val="99"/>
    <w:semiHidden/>
    <w:rsid w:val="00407A23"/>
    <w:rPr>
      <w:color w:val="800080"/>
      <w:u w:val="single"/>
    </w:rPr>
  </w:style>
  <w:style w:type="paragraph" w:customStyle="1" w:styleId="Blockquote">
    <w:name w:val="Blockquote"/>
    <w:basedOn w:val="Normal"/>
    <w:rsid w:val="00407A23"/>
    <w:pPr>
      <w:spacing w:before="100" w:after="100"/>
      <w:ind w:left="360" w:right="360"/>
    </w:pPr>
    <w:rPr>
      <w:snapToGrid w:val="0"/>
      <w:sz w:val="24"/>
    </w:rPr>
  </w:style>
  <w:style w:type="paragraph" w:styleId="PlainText">
    <w:name w:val="Plain Text"/>
    <w:basedOn w:val="Normal"/>
    <w:link w:val="PlainTextChar"/>
    <w:uiPriority w:val="99"/>
    <w:rsid w:val="00407A23"/>
    <w:rPr>
      <w:rFonts w:ascii="Courier New" w:hAnsi="Courier New"/>
    </w:rPr>
  </w:style>
  <w:style w:type="paragraph" w:styleId="TOC1">
    <w:name w:val="toc 1"/>
    <w:basedOn w:val="Normal"/>
    <w:next w:val="Normal"/>
    <w:uiPriority w:val="39"/>
    <w:rsid w:val="00407A23"/>
  </w:style>
  <w:style w:type="paragraph" w:styleId="TOC2">
    <w:name w:val="toc 2"/>
    <w:basedOn w:val="Normal"/>
    <w:next w:val="Normal"/>
    <w:autoRedefine/>
    <w:uiPriority w:val="39"/>
    <w:rsid w:val="00FF2071"/>
    <w:pPr>
      <w:tabs>
        <w:tab w:val="right" w:leader="dot" w:pos="9540"/>
      </w:tabs>
      <w:ind w:left="630"/>
      <w:jc w:val="center"/>
    </w:pPr>
    <w:rPr>
      <w:noProof/>
    </w:rPr>
  </w:style>
  <w:style w:type="paragraph" w:styleId="TOC3">
    <w:name w:val="toc 3"/>
    <w:basedOn w:val="Normal"/>
    <w:next w:val="Normal"/>
    <w:autoRedefine/>
    <w:uiPriority w:val="39"/>
    <w:rsid w:val="00C15DDA"/>
    <w:pPr>
      <w:tabs>
        <w:tab w:val="right" w:leader="dot" w:pos="9540"/>
      </w:tabs>
      <w:ind w:left="630"/>
    </w:pPr>
    <w:rPr>
      <w:noProof/>
    </w:rPr>
  </w:style>
  <w:style w:type="paragraph" w:styleId="TOC4">
    <w:name w:val="toc 4"/>
    <w:basedOn w:val="Normal"/>
    <w:next w:val="Normal"/>
    <w:autoRedefine/>
    <w:uiPriority w:val="39"/>
    <w:rsid w:val="00C15DDA"/>
    <w:pPr>
      <w:tabs>
        <w:tab w:val="right" w:pos="9540"/>
      </w:tabs>
      <w:ind w:left="600"/>
      <w:jc w:val="both"/>
    </w:pPr>
  </w:style>
  <w:style w:type="paragraph" w:styleId="TOC5">
    <w:name w:val="toc 5"/>
    <w:basedOn w:val="Normal"/>
    <w:next w:val="Normal"/>
    <w:autoRedefine/>
    <w:uiPriority w:val="39"/>
    <w:rsid w:val="00E92069"/>
    <w:pPr>
      <w:tabs>
        <w:tab w:val="right" w:leader="dot" w:pos="9540"/>
      </w:tabs>
      <w:ind w:left="800" w:right="-270"/>
    </w:pPr>
    <w:rPr>
      <w:rFonts w:eastAsia="MS Mincho"/>
      <w:noProof/>
    </w:rPr>
  </w:style>
  <w:style w:type="paragraph" w:styleId="TOC6">
    <w:name w:val="toc 6"/>
    <w:basedOn w:val="Normal"/>
    <w:next w:val="Normal"/>
    <w:autoRedefine/>
    <w:uiPriority w:val="39"/>
    <w:rsid w:val="00E92069"/>
    <w:pPr>
      <w:tabs>
        <w:tab w:val="right" w:pos="9540"/>
      </w:tabs>
      <w:ind w:left="1000"/>
    </w:pPr>
  </w:style>
  <w:style w:type="paragraph" w:styleId="TOC7">
    <w:name w:val="toc 7"/>
    <w:basedOn w:val="Normal"/>
    <w:next w:val="Normal"/>
    <w:autoRedefine/>
    <w:uiPriority w:val="39"/>
    <w:rsid w:val="00407A23"/>
    <w:pPr>
      <w:ind w:left="1200"/>
    </w:pPr>
  </w:style>
  <w:style w:type="paragraph" w:styleId="TOC8">
    <w:name w:val="toc 8"/>
    <w:basedOn w:val="Normal"/>
    <w:next w:val="Normal"/>
    <w:autoRedefine/>
    <w:uiPriority w:val="39"/>
    <w:rsid w:val="00407A23"/>
    <w:pPr>
      <w:ind w:left="1400"/>
    </w:pPr>
  </w:style>
  <w:style w:type="paragraph" w:styleId="TOC9">
    <w:name w:val="toc 9"/>
    <w:basedOn w:val="Normal"/>
    <w:next w:val="Normal"/>
    <w:autoRedefine/>
    <w:uiPriority w:val="39"/>
    <w:rsid w:val="00407A23"/>
    <w:pPr>
      <w:ind w:left="1600"/>
    </w:pPr>
  </w:style>
  <w:style w:type="paragraph" w:styleId="BodyTextIndent">
    <w:name w:val="Body Text Indent"/>
    <w:basedOn w:val="Normal"/>
    <w:link w:val="BodyTextIndentChar"/>
    <w:uiPriority w:val="99"/>
    <w:rsid w:val="00407A23"/>
    <w:pPr>
      <w:overflowPunct w:val="0"/>
      <w:autoSpaceDE w:val="0"/>
      <w:autoSpaceDN w:val="0"/>
      <w:adjustRightInd w:val="0"/>
      <w:spacing w:after="120"/>
      <w:ind w:left="360"/>
      <w:textAlignment w:val="baseline"/>
    </w:pPr>
    <w:rPr>
      <w:rFonts w:ascii="New York" w:hAnsi="New York"/>
    </w:rPr>
  </w:style>
  <w:style w:type="character" w:customStyle="1" w:styleId="BodyTextIndentChar">
    <w:name w:val="Body Text Indent Char"/>
    <w:basedOn w:val="DefaultParagraphFont"/>
    <w:link w:val="BodyTextIndent"/>
    <w:uiPriority w:val="99"/>
    <w:rsid w:val="001A49F2"/>
    <w:rPr>
      <w:rFonts w:ascii="New York" w:hAnsi="New York"/>
    </w:rPr>
  </w:style>
  <w:style w:type="paragraph" w:customStyle="1" w:styleId="indent1">
    <w:name w:val="indent 1"/>
    <w:basedOn w:val="Normal"/>
    <w:rsid w:val="00407A23"/>
    <w:pPr>
      <w:tabs>
        <w:tab w:val="left" w:pos="14"/>
      </w:tabs>
      <w:overflowPunct w:val="0"/>
      <w:autoSpaceDE w:val="0"/>
      <w:autoSpaceDN w:val="0"/>
      <w:adjustRightInd w:val="0"/>
      <w:spacing w:line="240" w:lineRule="exact"/>
      <w:ind w:left="144"/>
      <w:textAlignment w:val="baseline"/>
    </w:pPr>
    <w:rPr>
      <w:b/>
    </w:rPr>
  </w:style>
  <w:style w:type="paragraph" w:customStyle="1" w:styleId="indent2">
    <w:name w:val="indent 2"/>
    <w:basedOn w:val="Normal"/>
    <w:rsid w:val="00407A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1440"/>
    </w:pPr>
    <w:rPr>
      <w:rFonts w:ascii="New York" w:hAnsi="New York"/>
      <w:color w:val="000000"/>
    </w:rPr>
  </w:style>
  <w:style w:type="paragraph" w:customStyle="1" w:styleId="indent3">
    <w:name w:val="indent 3"/>
    <w:basedOn w:val="indent2"/>
    <w:rsid w:val="00407A23"/>
    <w:pPr>
      <w:tabs>
        <w:tab w:val="clear" w:pos="1440"/>
      </w:tabs>
      <w:ind w:left="2160"/>
    </w:pPr>
  </w:style>
  <w:style w:type="paragraph" w:customStyle="1" w:styleId="normalbold12">
    <w:name w:val="normal bold 12"/>
    <w:basedOn w:val="Normal"/>
    <w:rsid w:val="00407A23"/>
    <w:rPr>
      <w:rFonts w:eastAsia="MS Mincho"/>
      <w:b/>
      <w:sz w:val="24"/>
    </w:rPr>
  </w:style>
  <w:style w:type="character" w:styleId="CommentReference">
    <w:name w:val="annotation reference"/>
    <w:basedOn w:val="DefaultParagraphFont"/>
    <w:uiPriority w:val="99"/>
    <w:semiHidden/>
    <w:rsid w:val="00407A23"/>
    <w:rPr>
      <w:sz w:val="16"/>
    </w:rPr>
  </w:style>
  <w:style w:type="paragraph" w:styleId="CommentText">
    <w:name w:val="annotation text"/>
    <w:basedOn w:val="Normal"/>
    <w:link w:val="CommentTextChar"/>
    <w:uiPriority w:val="99"/>
    <w:semiHidden/>
    <w:rsid w:val="00407A23"/>
  </w:style>
  <w:style w:type="character" w:customStyle="1" w:styleId="CommentTextChar">
    <w:name w:val="Comment Text Char"/>
    <w:basedOn w:val="DefaultParagraphFont"/>
    <w:link w:val="CommentText"/>
    <w:uiPriority w:val="99"/>
    <w:semiHidden/>
    <w:rsid w:val="006A0778"/>
  </w:style>
  <w:style w:type="paragraph" w:customStyle="1" w:styleId="indent2-B">
    <w:name w:val="indent2-B"/>
    <w:basedOn w:val="indent2"/>
    <w:rsid w:val="00407A23"/>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8640"/>
        <w:tab w:val="clear" w:pos="9360"/>
      </w:tabs>
      <w:overflowPunct w:val="0"/>
      <w:autoSpaceDE w:val="0"/>
      <w:autoSpaceDN w:val="0"/>
      <w:adjustRightInd w:val="0"/>
      <w:spacing w:line="240" w:lineRule="auto"/>
      <w:ind w:left="1260" w:hanging="540"/>
      <w:textAlignment w:val="baseline"/>
    </w:pPr>
    <w:rPr>
      <w:rFonts w:ascii="Monaco" w:hAnsi="Monaco"/>
      <w:color w:val="auto"/>
      <w:sz w:val="18"/>
    </w:rPr>
  </w:style>
  <w:style w:type="paragraph" w:styleId="BodyTextIndent3">
    <w:name w:val="Body Text Indent 3"/>
    <w:basedOn w:val="Normal"/>
    <w:link w:val="BodyTextIndent3Char"/>
    <w:uiPriority w:val="99"/>
    <w:semiHidden/>
    <w:rsid w:val="00407A23"/>
    <w:pPr>
      <w:ind w:left="720"/>
    </w:pPr>
    <w:rPr>
      <w:rFonts w:ascii="Bookman Old Style" w:hAnsi="Bookman Old Style"/>
      <w:sz w:val="24"/>
    </w:rPr>
  </w:style>
  <w:style w:type="paragraph" w:styleId="BodyText2">
    <w:name w:val="Body Text 2"/>
    <w:basedOn w:val="Normal"/>
    <w:link w:val="BodyText2Char"/>
    <w:uiPriority w:val="99"/>
    <w:semiHidden/>
    <w:rsid w:val="00407A23"/>
    <w:pPr>
      <w:tabs>
        <w:tab w:val="left" w:pos="-1440"/>
      </w:tabs>
    </w:pPr>
    <w:rPr>
      <w:rFonts w:ascii="Times" w:hAnsi="Times"/>
      <w:color w:val="000000"/>
    </w:rPr>
  </w:style>
  <w:style w:type="paragraph" w:styleId="BodyTextIndent2">
    <w:name w:val="Body Text Indent 2"/>
    <w:basedOn w:val="Normal"/>
    <w:link w:val="BodyTextIndent2Char"/>
    <w:uiPriority w:val="99"/>
    <w:semiHidden/>
    <w:rsid w:val="00407A23"/>
    <w:pPr>
      <w:ind w:left="360"/>
    </w:pPr>
    <w:rPr>
      <w:color w:val="000000"/>
    </w:rPr>
  </w:style>
  <w:style w:type="paragraph" w:styleId="ListBullet3">
    <w:name w:val="List Bullet 3"/>
    <w:basedOn w:val="Normal"/>
    <w:autoRedefine/>
    <w:uiPriority w:val="99"/>
    <w:semiHidden/>
    <w:rsid w:val="00407A23"/>
    <w:pPr>
      <w:numPr>
        <w:numId w:val="28"/>
      </w:numPr>
    </w:pPr>
  </w:style>
  <w:style w:type="paragraph" w:styleId="List2">
    <w:name w:val="List 2"/>
    <w:basedOn w:val="Normal"/>
    <w:uiPriority w:val="99"/>
    <w:rsid w:val="00407A23"/>
    <w:pPr>
      <w:ind w:left="720" w:hanging="360"/>
    </w:pPr>
  </w:style>
  <w:style w:type="paragraph" w:styleId="List3">
    <w:name w:val="List 3"/>
    <w:basedOn w:val="Normal"/>
    <w:uiPriority w:val="99"/>
    <w:rsid w:val="00407A23"/>
    <w:pPr>
      <w:ind w:left="1080" w:hanging="360"/>
    </w:pPr>
  </w:style>
  <w:style w:type="paragraph" w:styleId="List4">
    <w:name w:val="List 4"/>
    <w:basedOn w:val="Normal"/>
    <w:uiPriority w:val="99"/>
    <w:rsid w:val="00407A23"/>
    <w:pPr>
      <w:ind w:left="1440" w:hanging="360"/>
    </w:pPr>
  </w:style>
  <w:style w:type="paragraph" w:styleId="List5">
    <w:name w:val="List 5"/>
    <w:basedOn w:val="Normal"/>
    <w:uiPriority w:val="99"/>
    <w:semiHidden/>
    <w:rsid w:val="00407A23"/>
    <w:pPr>
      <w:ind w:left="1800" w:hanging="360"/>
    </w:pPr>
  </w:style>
  <w:style w:type="paragraph" w:styleId="Caption">
    <w:name w:val="caption"/>
    <w:basedOn w:val="Normal"/>
    <w:next w:val="Normal"/>
    <w:uiPriority w:val="35"/>
    <w:qFormat/>
    <w:rsid w:val="00407A23"/>
    <w:pPr>
      <w:spacing w:before="120" w:after="120"/>
    </w:pPr>
    <w:rPr>
      <w:b/>
      <w:bCs/>
    </w:rPr>
  </w:style>
  <w:style w:type="paragraph" w:styleId="ListContinue3">
    <w:name w:val="List Continue 3"/>
    <w:basedOn w:val="Normal"/>
    <w:uiPriority w:val="99"/>
    <w:semiHidden/>
    <w:rsid w:val="00407A23"/>
    <w:pPr>
      <w:spacing w:after="120"/>
      <w:ind w:left="1080"/>
    </w:pPr>
  </w:style>
  <w:style w:type="paragraph" w:styleId="NormalIndent">
    <w:name w:val="Normal Indent"/>
    <w:basedOn w:val="Normal"/>
    <w:uiPriority w:val="99"/>
    <w:semiHidden/>
    <w:rsid w:val="00407A23"/>
    <w:pPr>
      <w:ind w:left="720"/>
    </w:pPr>
  </w:style>
  <w:style w:type="paragraph" w:styleId="DocumentMap">
    <w:name w:val="Document Map"/>
    <w:basedOn w:val="Normal"/>
    <w:link w:val="DocumentMapChar"/>
    <w:uiPriority w:val="99"/>
    <w:semiHidden/>
    <w:rsid w:val="00407A23"/>
    <w:pPr>
      <w:shd w:val="clear" w:color="auto" w:fill="000080"/>
    </w:pPr>
    <w:rPr>
      <w:rFonts w:ascii="Tahoma" w:hAnsi="Tahoma"/>
    </w:rPr>
  </w:style>
  <w:style w:type="paragraph" w:customStyle="1" w:styleId="HTMLBody">
    <w:name w:val="HTML Body"/>
    <w:rsid w:val="00407A23"/>
    <w:rPr>
      <w:snapToGrid w:val="0"/>
    </w:rPr>
  </w:style>
  <w:style w:type="paragraph" w:styleId="BalloonText">
    <w:name w:val="Balloon Text"/>
    <w:basedOn w:val="Normal"/>
    <w:link w:val="BalloonTextChar"/>
    <w:uiPriority w:val="99"/>
    <w:semiHidden/>
    <w:rsid w:val="00407A23"/>
    <w:rPr>
      <w:rFonts w:ascii="Tahoma" w:hAnsi="Tahoma" w:cs="Tahoma"/>
      <w:sz w:val="16"/>
      <w:szCs w:val="16"/>
    </w:rPr>
  </w:style>
  <w:style w:type="paragraph" w:styleId="NormalWeb">
    <w:name w:val="Normal (Web)"/>
    <w:basedOn w:val="Normal"/>
    <w:uiPriority w:val="99"/>
    <w:rsid w:val="00407A23"/>
    <w:pPr>
      <w:spacing w:before="100" w:beforeAutospacing="1" w:after="100" w:afterAutospacing="1"/>
    </w:pPr>
    <w:rPr>
      <w:sz w:val="24"/>
      <w:szCs w:val="24"/>
    </w:rPr>
  </w:style>
  <w:style w:type="paragraph" w:styleId="HTMLPreformatted">
    <w:name w:val="HTML Preformatted"/>
    <w:basedOn w:val="Normal"/>
    <w:link w:val="HTMLPreformattedChar"/>
    <w:uiPriority w:val="99"/>
    <w:rsid w:val="00407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basictext">
    <w:name w:val="basictext"/>
    <w:basedOn w:val="Normal"/>
    <w:rsid w:val="00407A23"/>
    <w:pPr>
      <w:spacing w:before="100" w:beforeAutospacing="1" w:after="100" w:afterAutospacing="1"/>
    </w:pPr>
    <w:rPr>
      <w:sz w:val="24"/>
      <w:szCs w:val="24"/>
    </w:rPr>
  </w:style>
  <w:style w:type="paragraph" w:customStyle="1" w:styleId="Heading4TimesNewRoman">
    <w:name w:val="Heading 4 + Times New Roman"/>
    <w:aliases w:val="10 pt"/>
    <w:basedOn w:val="Heading3"/>
    <w:rsid w:val="00407A23"/>
    <w:rPr>
      <w:rFonts w:eastAsia="MS Mincho"/>
    </w:rPr>
  </w:style>
  <w:style w:type="character" w:customStyle="1" w:styleId="smalltxt">
    <w:name w:val="smalltxt"/>
    <w:basedOn w:val="DefaultParagraphFont"/>
    <w:rsid w:val="00407A23"/>
  </w:style>
  <w:style w:type="character" w:customStyle="1" w:styleId="midblackbold">
    <w:name w:val="midblackbold"/>
    <w:basedOn w:val="DefaultParagraphFont"/>
    <w:rsid w:val="00407A23"/>
  </w:style>
  <w:style w:type="character" w:customStyle="1" w:styleId="midblack">
    <w:name w:val="midblack"/>
    <w:basedOn w:val="DefaultParagraphFont"/>
    <w:rsid w:val="00407A23"/>
  </w:style>
  <w:style w:type="character" w:customStyle="1" w:styleId="midgraybold">
    <w:name w:val="midgraybold"/>
    <w:basedOn w:val="DefaultParagraphFont"/>
    <w:rsid w:val="00407A23"/>
  </w:style>
  <w:style w:type="character" w:styleId="Strong">
    <w:name w:val="Strong"/>
    <w:basedOn w:val="DefaultParagraphFont"/>
    <w:uiPriority w:val="22"/>
    <w:qFormat/>
    <w:rsid w:val="00407A23"/>
    <w:rPr>
      <w:b/>
      <w:bCs/>
    </w:rPr>
  </w:style>
  <w:style w:type="character" w:customStyle="1" w:styleId="desc">
    <w:name w:val="desc"/>
    <w:basedOn w:val="DefaultParagraphFont"/>
    <w:rsid w:val="00407A23"/>
  </w:style>
  <w:style w:type="paragraph" w:styleId="Index1">
    <w:name w:val="index 1"/>
    <w:basedOn w:val="Normal"/>
    <w:next w:val="Normal"/>
    <w:autoRedefine/>
    <w:uiPriority w:val="99"/>
    <w:semiHidden/>
    <w:rsid w:val="00407A23"/>
    <w:pPr>
      <w:ind w:left="240" w:hanging="240"/>
    </w:pPr>
    <w:rPr>
      <w:rFonts w:ascii="Courier New" w:hAnsi="Courier New"/>
      <w:sz w:val="24"/>
    </w:rPr>
  </w:style>
  <w:style w:type="paragraph" w:styleId="BodyText3">
    <w:name w:val="Body Text 3"/>
    <w:basedOn w:val="Normal"/>
    <w:link w:val="BodyText3Char"/>
    <w:uiPriority w:val="99"/>
    <w:semiHidden/>
    <w:rsid w:val="00407A23"/>
    <w:pPr>
      <w:spacing w:after="120"/>
    </w:pPr>
    <w:rPr>
      <w:sz w:val="16"/>
      <w:szCs w:val="16"/>
    </w:rPr>
  </w:style>
  <w:style w:type="character" w:customStyle="1" w:styleId="CharChar">
    <w:name w:val="Char Char"/>
    <w:basedOn w:val="DefaultParagraphFont"/>
    <w:rsid w:val="00407A23"/>
    <w:rPr>
      <w:b/>
      <w:lang w:val="en-US" w:eastAsia="en-US" w:bidi="ar-SA"/>
    </w:rPr>
  </w:style>
  <w:style w:type="character" w:customStyle="1" w:styleId="Heading2Char">
    <w:name w:val="Heading 2 Char"/>
    <w:basedOn w:val="DefaultParagraphFont"/>
    <w:uiPriority w:val="9"/>
    <w:rsid w:val="00407A23"/>
    <w:rPr>
      <w:rFonts w:ascii="r New" w:eastAsia="MS Mincho" w:hAnsi="r New"/>
      <w:b/>
      <w:i/>
      <w:color w:val="000000"/>
      <w:sz w:val="28"/>
      <w:lang w:val="en-US" w:eastAsia="en-US" w:bidi="ar-SA"/>
    </w:rPr>
  </w:style>
  <w:style w:type="character" w:styleId="Emphasis">
    <w:name w:val="Emphasis"/>
    <w:basedOn w:val="DefaultParagraphFont"/>
    <w:uiPriority w:val="20"/>
    <w:qFormat/>
    <w:rsid w:val="00407A23"/>
    <w:rPr>
      <w:i/>
      <w:iCs/>
    </w:rPr>
  </w:style>
  <w:style w:type="paragraph" w:customStyle="1" w:styleId="pbody">
    <w:name w:val="pbody"/>
    <w:basedOn w:val="Normal"/>
    <w:rsid w:val="00407A23"/>
    <w:pPr>
      <w:spacing w:line="288" w:lineRule="auto"/>
      <w:ind w:firstLine="240"/>
    </w:pPr>
    <w:rPr>
      <w:rFonts w:ascii="Arial" w:hAnsi="Arial" w:cs="Arial"/>
      <w:color w:val="000000"/>
    </w:rPr>
  </w:style>
  <w:style w:type="paragraph" w:customStyle="1" w:styleId="pbodyctr">
    <w:name w:val="pbodyctr"/>
    <w:basedOn w:val="Normal"/>
    <w:rsid w:val="00407A23"/>
    <w:pPr>
      <w:spacing w:before="240" w:after="240" w:line="288" w:lineRule="auto"/>
      <w:jc w:val="center"/>
    </w:pPr>
    <w:rPr>
      <w:rFonts w:ascii="Arial" w:hAnsi="Arial" w:cs="Arial"/>
      <w:color w:val="000000"/>
    </w:rPr>
  </w:style>
  <w:style w:type="paragraph" w:customStyle="1" w:styleId="pindented1">
    <w:name w:val="pindented1"/>
    <w:basedOn w:val="Normal"/>
    <w:rsid w:val="00407A23"/>
    <w:pPr>
      <w:spacing w:line="288" w:lineRule="auto"/>
      <w:ind w:firstLine="480"/>
    </w:pPr>
    <w:rPr>
      <w:rFonts w:ascii="Arial" w:hAnsi="Arial" w:cs="Arial"/>
      <w:color w:val="000000"/>
    </w:rPr>
  </w:style>
  <w:style w:type="paragraph" w:customStyle="1" w:styleId="pindented2">
    <w:name w:val="pindented2"/>
    <w:basedOn w:val="Normal"/>
    <w:rsid w:val="00407A23"/>
    <w:pPr>
      <w:spacing w:line="288" w:lineRule="auto"/>
      <w:ind w:firstLine="720"/>
    </w:pPr>
    <w:rPr>
      <w:rFonts w:ascii="Arial" w:hAnsi="Arial" w:cs="Arial"/>
      <w:color w:val="000000"/>
    </w:rPr>
  </w:style>
  <w:style w:type="paragraph" w:styleId="ListParagraph">
    <w:name w:val="List Paragraph"/>
    <w:basedOn w:val="Normal"/>
    <w:uiPriority w:val="34"/>
    <w:qFormat/>
    <w:rsid w:val="008E3812"/>
    <w:pPr>
      <w:ind w:left="720"/>
      <w:contextualSpacing/>
    </w:pPr>
  </w:style>
  <w:style w:type="paragraph" w:customStyle="1" w:styleId="Default">
    <w:name w:val="Default"/>
    <w:rsid w:val="00A51BE2"/>
    <w:pPr>
      <w:autoSpaceDE w:val="0"/>
      <w:autoSpaceDN w:val="0"/>
      <w:adjustRightInd w:val="0"/>
    </w:pPr>
    <w:rPr>
      <w:rFonts w:ascii="Arial" w:hAnsi="Arial" w:cs="Arial"/>
      <w:color w:val="000000"/>
      <w:sz w:val="24"/>
      <w:szCs w:val="24"/>
    </w:rPr>
  </w:style>
  <w:style w:type="paragraph" w:customStyle="1" w:styleId="pbodyctrsmcaps">
    <w:name w:val="pbodyctrsmcaps"/>
    <w:basedOn w:val="Normal"/>
    <w:rsid w:val="00DE31F4"/>
    <w:pPr>
      <w:spacing w:before="240" w:after="240" w:line="288" w:lineRule="auto"/>
      <w:jc w:val="center"/>
    </w:pPr>
    <w:rPr>
      <w:rFonts w:ascii="Arial" w:hAnsi="Arial" w:cs="Arial"/>
      <w:smallCaps/>
      <w:color w:val="000000"/>
    </w:rPr>
  </w:style>
  <w:style w:type="paragraph" w:customStyle="1" w:styleId="pindented3">
    <w:name w:val="pindented3"/>
    <w:basedOn w:val="Normal"/>
    <w:rsid w:val="00DE31F4"/>
    <w:pPr>
      <w:spacing w:line="288" w:lineRule="auto"/>
      <w:ind w:firstLine="960"/>
    </w:pPr>
    <w:rPr>
      <w:rFonts w:ascii="Arial" w:hAnsi="Arial" w:cs="Arial"/>
      <w:color w:val="000000"/>
    </w:rPr>
  </w:style>
  <w:style w:type="paragraph" w:customStyle="1" w:styleId="ClauseText9">
    <w:name w:val="Clause Text 9"/>
    <w:next w:val="Normal"/>
    <w:rsid w:val="00DE31F4"/>
    <w:pPr>
      <w:widowControl w:val="0"/>
      <w:autoSpaceDE w:val="0"/>
      <w:autoSpaceDN w:val="0"/>
      <w:adjustRightInd w:val="0"/>
    </w:pPr>
    <w:rPr>
      <w:rFonts w:ascii="Arial" w:hAnsi="Arial" w:cs="Arial"/>
      <w:sz w:val="22"/>
      <w:szCs w:val="22"/>
    </w:rPr>
  </w:style>
  <w:style w:type="paragraph" w:customStyle="1" w:styleId="Heading1Arial11ptBold">
    <w:name w:val="Heading 1 + Arial 11 pt Bold"/>
    <w:basedOn w:val="Heading1"/>
    <w:rsid w:val="00DE31F4"/>
    <w:rPr>
      <w:bCs/>
      <w:sz w:val="22"/>
    </w:rPr>
  </w:style>
  <w:style w:type="paragraph" w:customStyle="1" w:styleId="pbodyalt">
    <w:name w:val="pbodyalt"/>
    <w:basedOn w:val="Normal"/>
    <w:rsid w:val="00B62A89"/>
    <w:pPr>
      <w:spacing w:before="240" w:after="240" w:line="288" w:lineRule="auto"/>
      <w:ind w:left="240" w:right="240" w:firstLine="240"/>
    </w:pPr>
    <w:rPr>
      <w:rFonts w:ascii="Arial" w:hAnsi="Arial" w:cs="Arial"/>
      <w:color w:val="000000"/>
      <w:sz w:val="15"/>
      <w:szCs w:val="15"/>
    </w:rPr>
  </w:style>
  <w:style w:type="paragraph" w:customStyle="1" w:styleId="pbodyaltlist1">
    <w:name w:val="pbodyaltlist1"/>
    <w:basedOn w:val="Normal"/>
    <w:rsid w:val="00B62A89"/>
    <w:pPr>
      <w:spacing w:line="288" w:lineRule="auto"/>
      <w:ind w:left="240" w:right="240" w:firstLine="240"/>
    </w:pPr>
    <w:rPr>
      <w:rFonts w:ascii="Arial" w:hAnsi="Arial" w:cs="Arial"/>
      <w:color w:val="000000"/>
      <w:sz w:val="15"/>
      <w:szCs w:val="15"/>
    </w:rPr>
  </w:style>
  <w:style w:type="paragraph" w:customStyle="1" w:styleId="pcellbodyctr">
    <w:name w:val="pcellbodyctr"/>
    <w:basedOn w:val="Normal"/>
    <w:rsid w:val="00B62A89"/>
    <w:pPr>
      <w:spacing w:line="288" w:lineRule="auto"/>
      <w:jc w:val="center"/>
    </w:pPr>
    <w:rPr>
      <w:rFonts w:ascii="Arial" w:hAnsi="Arial" w:cs="Arial"/>
      <w:color w:val="000000"/>
      <w:sz w:val="15"/>
      <w:szCs w:val="15"/>
    </w:rPr>
  </w:style>
  <w:style w:type="paragraph" w:customStyle="1" w:styleId="pcellheadingctr">
    <w:name w:val="pcellheadingctr"/>
    <w:basedOn w:val="Normal"/>
    <w:rsid w:val="00B62A89"/>
    <w:pPr>
      <w:spacing w:line="288" w:lineRule="auto"/>
      <w:jc w:val="center"/>
    </w:pPr>
    <w:rPr>
      <w:rFonts w:ascii="Arial" w:hAnsi="Arial" w:cs="Arial"/>
      <w:b/>
      <w:bCs/>
      <w:color w:val="000000"/>
      <w:sz w:val="15"/>
      <w:szCs w:val="15"/>
    </w:rPr>
  </w:style>
  <w:style w:type="paragraph" w:customStyle="1" w:styleId="ph6bulleted">
    <w:name w:val="ph6bulleted"/>
    <w:basedOn w:val="Normal"/>
    <w:rsid w:val="00B62A89"/>
    <w:pPr>
      <w:spacing w:line="288" w:lineRule="auto"/>
      <w:ind w:firstLine="720"/>
    </w:pPr>
    <w:rPr>
      <w:rFonts w:ascii="Arial" w:hAnsi="Arial" w:cs="Arial"/>
      <w:color w:val="000000"/>
    </w:rPr>
  </w:style>
  <w:style w:type="paragraph" w:customStyle="1" w:styleId="pbodyaltnoindent">
    <w:name w:val="pbodyaltnoindent"/>
    <w:basedOn w:val="Normal"/>
    <w:rsid w:val="000F1A99"/>
    <w:pPr>
      <w:spacing w:before="240" w:after="240" w:line="288" w:lineRule="auto"/>
      <w:ind w:left="240" w:right="240"/>
    </w:pPr>
    <w:rPr>
      <w:rFonts w:ascii="Arial" w:hAnsi="Arial" w:cs="Arial"/>
      <w:color w:val="000000"/>
      <w:sz w:val="15"/>
      <w:szCs w:val="15"/>
    </w:rPr>
  </w:style>
  <w:style w:type="paragraph" w:styleId="CommentSubject">
    <w:name w:val="annotation subject"/>
    <w:basedOn w:val="CommentText"/>
    <w:next w:val="CommentText"/>
    <w:link w:val="CommentSubjectChar"/>
    <w:uiPriority w:val="99"/>
    <w:semiHidden/>
    <w:unhideWhenUsed/>
    <w:rsid w:val="003E42CD"/>
    <w:rPr>
      <w:b/>
      <w:bCs/>
    </w:rPr>
  </w:style>
  <w:style w:type="character" w:customStyle="1" w:styleId="CommentSubjectChar">
    <w:name w:val="Comment Subject Char"/>
    <w:basedOn w:val="CommentTextChar"/>
    <w:link w:val="CommentSubject"/>
    <w:uiPriority w:val="99"/>
    <w:semiHidden/>
    <w:rsid w:val="003E42CD"/>
    <w:rPr>
      <w:b/>
      <w:bCs/>
    </w:rPr>
  </w:style>
  <w:style w:type="character" w:customStyle="1" w:styleId="BodyTextIndent3Char">
    <w:name w:val="Body Text Indent 3 Char"/>
    <w:link w:val="BodyTextIndent3"/>
    <w:uiPriority w:val="99"/>
    <w:semiHidden/>
    <w:rsid w:val="001C432D"/>
    <w:rPr>
      <w:rFonts w:ascii="Bookman Old Style" w:hAnsi="Bookman Old Style"/>
      <w:sz w:val="24"/>
    </w:rPr>
  </w:style>
  <w:style w:type="character" w:customStyle="1" w:styleId="Heading5Char">
    <w:name w:val="Heading 5 Char"/>
    <w:basedOn w:val="DefaultParagraphFont"/>
    <w:link w:val="Heading5"/>
    <w:locked/>
    <w:rsid w:val="00E77111"/>
    <w:rPr>
      <w:i/>
    </w:rPr>
  </w:style>
  <w:style w:type="character" w:customStyle="1" w:styleId="Heading6Char">
    <w:name w:val="Heading 6 Char"/>
    <w:basedOn w:val="DefaultParagraphFont"/>
    <w:link w:val="Heading6"/>
    <w:uiPriority w:val="9"/>
    <w:locked/>
    <w:rsid w:val="00A4570C"/>
    <w:rPr>
      <w:b/>
    </w:rPr>
  </w:style>
  <w:style w:type="character" w:customStyle="1" w:styleId="Heading7Char">
    <w:name w:val="Heading 7 Char"/>
    <w:basedOn w:val="DefaultParagraphFont"/>
    <w:link w:val="Heading7"/>
    <w:uiPriority w:val="9"/>
    <w:locked/>
    <w:rsid w:val="00A4570C"/>
    <w:rPr>
      <w:sz w:val="24"/>
    </w:rPr>
  </w:style>
  <w:style w:type="character" w:customStyle="1" w:styleId="HeaderChar">
    <w:name w:val="Header Char"/>
    <w:basedOn w:val="DefaultParagraphFont"/>
    <w:link w:val="Header"/>
    <w:uiPriority w:val="99"/>
    <w:semiHidden/>
    <w:locked/>
    <w:rsid w:val="00A4570C"/>
  </w:style>
  <w:style w:type="character" w:customStyle="1" w:styleId="FooterChar">
    <w:name w:val="Footer Char"/>
    <w:basedOn w:val="DefaultParagraphFont"/>
    <w:link w:val="Footer"/>
    <w:uiPriority w:val="99"/>
    <w:locked/>
    <w:rsid w:val="00A4570C"/>
  </w:style>
  <w:style w:type="character" w:customStyle="1" w:styleId="BodyTextChar">
    <w:name w:val="Body Text Char"/>
    <w:basedOn w:val="DefaultParagraphFont"/>
    <w:link w:val="BodyText"/>
    <w:uiPriority w:val="99"/>
    <w:locked/>
    <w:rsid w:val="00A4570C"/>
    <w:rPr>
      <w:rFonts w:ascii="Courier New" w:hAnsi="Courier New"/>
      <w:sz w:val="24"/>
    </w:rPr>
  </w:style>
  <w:style w:type="character" w:customStyle="1" w:styleId="TitleChar">
    <w:name w:val="Title Char"/>
    <w:basedOn w:val="DefaultParagraphFont"/>
    <w:link w:val="Title"/>
    <w:uiPriority w:val="10"/>
    <w:locked/>
    <w:rsid w:val="00A4570C"/>
    <w:rPr>
      <w:b/>
      <w:sz w:val="24"/>
    </w:rPr>
  </w:style>
  <w:style w:type="character" w:customStyle="1" w:styleId="PlainTextChar">
    <w:name w:val="Plain Text Char"/>
    <w:basedOn w:val="DefaultParagraphFont"/>
    <w:link w:val="PlainText"/>
    <w:uiPriority w:val="99"/>
    <w:locked/>
    <w:rsid w:val="00A4570C"/>
    <w:rPr>
      <w:rFonts w:ascii="Courier New" w:hAnsi="Courier New"/>
    </w:rPr>
  </w:style>
  <w:style w:type="character" w:customStyle="1" w:styleId="BodyText2Char">
    <w:name w:val="Body Text 2 Char"/>
    <w:basedOn w:val="DefaultParagraphFont"/>
    <w:link w:val="BodyText2"/>
    <w:uiPriority w:val="99"/>
    <w:semiHidden/>
    <w:locked/>
    <w:rsid w:val="00A4570C"/>
    <w:rPr>
      <w:rFonts w:ascii="Times" w:hAnsi="Times"/>
      <w:color w:val="000000"/>
    </w:rPr>
  </w:style>
  <w:style w:type="character" w:customStyle="1" w:styleId="BodyTextIndent2Char">
    <w:name w:val="Body Text Indent 2 Char"/>
    <w:basedOn w:val="DefaultParagraphFont"/>
    <w:link w:val="BodyTextIndent2"/>
    <w:uiPriority w:val="99"/>
    <w:semiHidden/>
    <w:locked/>
    <w:rsid w:val="00A4570C"/>
    <w:rPr>
      <w:color w:val="000000"/>
    </w:rPr>
  </w:style>
  <w:style w:type="character" w:customStyle="1" w:styleId="DocumentMapChar">
    <w:name w:val="Document Map Char"/>
    <w:basedOn w:val="DefaultParagraphFont"/>
    <w:link w:val="DocumentMap"/>
    <w:uiPriority w:val="99"/>
    <w:semiHidden/>
    <w:locked/>
    <w:rsid w:val="00A4570C"/>
    <w:rPr>
      <w:rFonts w:ascii="Tahoma" w:hAnsi="Tahoma"/>
      <w:shd w:val="clear" w:color="auto" w:fill="000080"/>
    </w:rPr>
  </w:style>
  <w:style w:type="character" w:customStyle="1" w:styleId="BalloonTextChar">
    <w:name w:val="Balloon Text Char"/>
    <w:basedOn w:val="DefaultParagraphFont"/>
    <w:link w:val="BalloonText"/>
    <w:uiPriority w:val="99"/>
    <w:semiHidden/>
    <w:locked/>
    <w:rsid w:val="00A4570C"/>
    <w:rPr>
      <w:rFonts w:ascii="Tahoma" w:hAnsi="Tahoma" w:cs="Tahoma"/>
      <w:sz w:val="16"/>
      <w:szCs w:val="16"/>
    </w:rPr>
  </w:style>
  <w:style w:type="character" w:customStyle="1" w:styleId="HTMLPreformattedChar">
    <w:name w:val="HTML Preformatted Char"/>
    <w:basedOn w:val="DefaultParagraphFont"/>
    <w:link w:val="HTMLPreformatted"/>
    <w:uiPriority w:val="99"/>
    <w:locked/>
    <w:rsid w:val="00A4570C"/>
    <w:rPr>
      <w:rFonts w:ascii="Courier New" w:hAnsi="Courier New" w:cs="Courier New"/>
    </w:rPr>
  </w:style>
  <w:style w:type="character" w:customStyle="1" w:styleId="BodyText3Char">
    <w:name w:val="Body Text 3 Char"/>
    <w:basedOn w:val="DefaultParagraphFont"/>
    <w:link w:val="BodyText3"/>
    <w:uiPriority w:val="99"/>
    <w:semiHidden/>
    <w:locked/>
    <w:rsid w:val="00A4570C"/>
    <w:rPr>
      <w:sz w:val="16"/>
      <w:szCs w:val="16"/>
    </w:rPr>
  </w:style>
  <w:style w:type="character" w:customStyle="1" w:styleId="apple-converted-space">
    <w:name w:val="apple-converted-space"/>
    <w:basedOn w:val="DefaultParagraphFont"/>
    <w:rsid w:val="00A4570C"/>
    <w:rPr>
      <w:rFonts w:cs="Times New Roman"/>
    </w:rPr>
  </w:style>
  <w:style w:type="paragraph" w:styleId="Revision">
    <w:name w:val="Revision"/>
    <w:hidden/>
    <w:uiPriority w:val="99"/>
    <w:semiHidden/>
    <w:rsid w:val="00A4570C"/>
  </w:style>
  <w:style w:type="paragraph" w:customStyle="1" w:styleId="pcellheadingctrsmcaps">
    <w:name w:val="pcellheadingctrsmcaps"/>
    <w:basedOn w:val="Normal"/>
    <w:rsid w:val="00974911"/>
    <w:pPr>
      <w:spacing w:line="288" w:lineRule="auto"/>
      <w:jc w:val="center"/>
    </w:pPr>
    <w:rPr>
      <w:rFonts w:ascii="Arial" w:hAnsi="Arial" w:cs="Arial"/>
      <w:b/>
      <w:bCs/>
      <w:smallCaps/>
      <w:color w:val="000000"/>
      <w:sz w:val="15"/>
      <w:szCs w:val="15"/>
    </w:rPr>
  </w:style>
  <w:style w:type="paragraph" w:customStyle="1" w:styleId="pbodyaltlist2">
    <w:name w:val="pbodyaltlist2"/>
    <w:basedOn w:val="Normal"/>
    <w:rsid w:val="00D61C88"/>
    <w:pPr>
      <w:spacing w:line="288" w:lineRule="auto"/>
      <w:ind w:left="240" w:right="240" w:firstLine="480"/>
    </w:pPr>
    <w:rPr>
      <w:rFonts w:ascii="Arial" w:hAnsi="Arial" w:cs="Arial"/>
      <w:color w:val="000000"/>
      <w:sz w:val="15"/>
      <w:szCs w:val="15"/>
    </w:rPr>
  </w:style>
  <w:style w:type="character" w:customStyle="1" w:styleId="st">
    <w:name w:val="st"/>
    <w:rsid w:val="0052600C"/>
  </w:style>
  <w:style w:type="paragraph" w:styleId="TOCHeading">
    <w:name w:val="TOC Heading"/>
    <w:basedOn w:val="Heading1"/>
    <w:next w:val="Normal"/>
    <w:uiPriority w:val="39"/>
    <w:semiHidden/>
    <w:unhideWhenUsed/>
    <w:qFormat/>
    <w:rsid w:val="006F1E94"/>
    <w:pPr>
      <w:keepLines/>
      <w:spacing w:before="480" w:line="276" w:lineRule="auto"/>
      <w:outlineLvl w:val="9"/>
    </w:pPr>
    <w:rPr>
      <w:rFonts w:asciiTheme="majorHAnsi" w:eastAsiaTheme="majorEastAsia" w:hAnsiTheme="majorHAnsi" w:cstheme="majorBidi"/>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9" w:unhideWhenUsed="0" w:qFormat="1"/>
    <w:lsdException w:name="heading 7" w:semiHidden="0" w:uiPriority="9"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A23"/>
  </w:style>
  <w:style w:type="paragraph" w:styleId="Heading1">
    <w:name w:val="heading 1"/>
    <w:basedOn w:val="Normal"/>
    <w:next w:val="Normal"/>
    <w:link w:val="Heading1Char"/>
    <w:autoRedefine/>
    <w:uiPriority w:val="9"/>
    <w:qFormat/>
    <w:rsid w:val="00D9231D"/>
    <w:pPr>
      <w:keepNext/>
      <w:outlineLvl w:val="0"/>
    </w:pPr>
    <w:rPr>
      <w:b/>
      <w:sz w:val="24"/>
      <w:szCs w:val="24"/>
    </w:rPr>
  </w:style>
  <w:style w:type="paragraph" w:styleId="Heading2">
    <w:name w:val="heading 2"/>
    <w:basedOn w:val="Normal"/>
    <w:autoRedefine/>
    <w:uiPriority w:val="9"/>
    <w:qFormat/>
    <w:rsid w:val="006F6AAC"/>
    <w:pPr>
      <w:keepNext/>
      <w:widowControl w:val="0"/>
      <w:spacing w:before="240" w:after="60"/>
      <w:outlineLvl w:val="1"/>
    </w:pPr>
    <w:rPr>
      <w:rFonts w:eastAsia="MS Mincho"/>
      <w:b/>
      <w:sz w:val="24"/>
      <w:szCs w:val="24"/>
      <w:u w:val="single"/>
    </w:rPr>
  </w:style>
  <w:style w:type="paragraph" w:styleId="Heading3">
    <w:name w:val="heading 3"/>
    <w:basedOn w:val="Normal"/>
    <w:link w:val="Heading3Char"/>
    <w:uiPriority w:val="9"/>
    <w:qFormat/>
    <w:rsid w:val="00407A23"/>
    <w:pPr>
      <w:keepNext/>
      <w:widowControl w:val="0"/>
      <w:spacing w:before="240" w:after="60"/>
      <w:outlineLvl w:val="2"/>
    </w:pPr>
    <w:rPr>
      <w:b/>
      <w:color w:val="000000"/>
    </w:rPr>
  </w:style>
  <w:style w:type="paragraph" w:styleId="Heading4">
    <w:name w:val="heading 4"/>
    <w:basedOn w:val="Normal"/>
    <w:next w:val="Normal"/>
    <w:link w:val="Heading4Char"/>
    <w:autoRedefine/>
    <w:uiPriority w:val="9"/>
    <w:qFormat/>
    <w:rsid w:val="006F6AAC"/>
    <w:pPr>
      <w:widowControl w:val="0"/>
      <w:outlineLvl w:val="3"/>
    </w:pPr>
    <w:rPr>
      <w:b/>
      <w:color w:val="000000"/>
      <w:u w:val="single"/>
    </w:rPr>
  </w:style>
  <w:style w:type="paragraph" w:styleId="Heading5">
    <w:name w:val="heading 5"/>
    <w:basedOn w:val="Normal"/>
    <w:next w:val="Normal"/>
    <w:link w:val="Heading5Char"/>
    <w:autoRedefine/>
    <w:qFormat/>
    <w:rsid w:val="00E77111"/>
    <w:pPr>
      <w:spacing w:before="240" w:after="60"/>
      <w:outlineLvl w:val="4"/>
    </w:pPr>
    <w:rPr>
      <w:i/>
    </w:rPr>
  </w:style>
  <w:style w:type="paragraph" w:styleId="Heading6">
    <w:name w:val="heading 6"/>
    <w:basedOn w:val="Normal"/>
    <w:next w:val="Normal"/>
    <w:link w:val="Heading6Char"/>
    <w:uiPriority w:val="9"/>
    <w:qFormat/>
    <w:rsid w:val="00407A23"/>
    <w:pPr>
      <w:spacing w:before="240" w:after="60"/>
      <w:outlineLvl w:val="5"/>
    </w:pPr>
    <w:rPr>
      <w:b/>
    </w:rPr>
  </w:style>
  <w:style w:type="paragraph" w:styleId="Heading7">
    <w:name w:val="heading 7"/>
    <w:basedOn w:val="Normal"/>
    <w:next w:val="Normal"/>
    <w:link w:val="Heading7Char"/>
    <w:uiPriority w:val="9"/>
    <w:qFormat/>
    <w:rsid w:val="00407A23"/>
    <w:pPr>
      <w:keepNext/>
      <w:numPr>
        <w:numId w:val="22"/>
      </w:numPr>
      <w:tabs>
        <w:tab w:val="decimal" w:pos="8280"/>
      </w:tabs>
      <w:outlineLvl w:val="6"/>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31D"/>
    <w:rPr>
      <w:b/>
      <w:sz w:val="24"/>
      <w:szCs w:val="24"/>
    </w:rPr>
  </w:style>
  <w:style w:type="character" w:customStyle="1" w:styleId="Heading3Char">
    <w:name w:val="Heading 3 Char"/>
    <w:basedOn w:val="DefaultParagraphFont"/>
    <w:link w:val="Heading3"/>
    <w:uiPriority w:val="9"/>
    <w:rsid w:val="008359CF"/>
    <w:rPr>
      <w:b/>
      <w:color w:val="000000"/>
    </w:rPr>
  </w:style>
  <w:style w:type="character" w:customStyle="1" w:styleId="Heading4Char">
    <w:name w:val="Heading 4 Char"/>
    <w:basedOn w:val="DefaultParagraphFont"/>
    <w:link w:val="Heading4"/>
    <w:uiPriority w:val="9"/>
    <w:rsid w:val="006F6AAC"/>
    <w:rPr>
      <w:b/>
      <w:color w:val="000000"/>
      <w:u w:val="single"/>
    </w:rPr>
  </w:style>
  <w:style w:type="character" w:customStyle="1" w:styleId="Char">
    <w:name w:val="Char"/>
    <w:basedOn w:val="DefaultParagraphFont"/>
    <w:rsid w:val="00407A23"/>
    <w:rPr>
      <w:rFonts w:ascii="New York" w:hAnsi="New York"/>
      <w:color w:val="000000"/>
      <w:sz w:val="24"/>
      <w:u w:val="single"/>
      <w:lang w:val="en-US" w:eastAsia="en-US" w:bidi="ar-SA"/>
    </w:rPr>
  </w:style>
  <w:style w:type="paragraph" w:styleId="Header">
    <w:name w:val="header"/>
    <w:basedOn w:val="Normal"/>
    <w:link w:val="HeaderChar"/>
    <w:uiPriority w:val="99"/>
    <w:semiHidden/>
    <w:rsid w:val="00407A23"/>
    <w:pPr>
      <w:tabs>
        <w:tab w:val="center" w:pos="4320"/>
        <w:tab w:val="right" w:pos="8640"/>
      </w:tabs>
    </w:pPr>
  </w:style>
  <w:style w:type="paragraph" w:styleId="Footer">
    <w:name w:val="footer"/>
    <w:basedOn w:val="Normal"/>
    <w:link w:val="FooterChar"/>
    <w:uiPriority w:val="99"/>
    <w:rsid w:val="00407A23"/>
    <w:pPr>
      <w:tabs>
        <w:tab w:val="center" w:pos="4320"/>
        <w:tab w:val="right" w:pos="8640"/>
      </w:tabs>
    </w:pPr>
  </w:style>
  <w:style w:type="character" w:styleId="PageNumber">
    <w:name w:val="page number"/>
    <w:basedOn w:val="DefaultParagraphFont"/>
    <w:uiPriority w:val="99"/>
    <w:semiHidden/>
    <w:rsid w:val="00407A23"/>
  </w:style>
  <w:style w:type="paragraph" w:styleId="BodyText">
    <w:name w:val="Body Text"/>
    <w:basedOn w:val="Normal"/>
    <w:link w:val="BodyTextChar"/>
    <w:uiPriority w:val="99"/>
    <w:rsid w:val="00407A23"/>
    <w:pPr>
      <w:widowControl w:val="0"/>
      <w:spacing w:line="480" w:lineRule="auto"/>
    </w:pPr>
    <w:rPr>
      <w:rFonts w:ascii="Courier New" w:hAnsi="Courier New"/>
      <w:sz w:val="24"/>
    </w:rPr>
  </w:style>
  <w:style w:type="character" w:styleId="Hyperlink">
    <w:name w:val="Hyperlink"/>
    <w:basedOn w:val="DefaultParagraphFont"/>
    <w:uiPriority w:val="99"/>
    <w:rsid w:val="00407A23"/>
    <w:rPr>
      <w:color w:val="0000FF"/>
      <w:u w:val="single"/>
    </w:rPr>
  </w:style>
  <w:style w:type="paragraph" w:styleId="Title">
    <w:name w:val="Title"/>
    <w:basedOn w:val="Normal"/>
    <w:link w:val="TitleChar"/>
    <w:uiPriority w:val="10"/>
    <w:qFormat/>
    <w:rsid w:val="00407A23"/>
    <w:pPr>
      <w:jc w:val="center"/>
    </w:pPr>
    <w:rPr>
      <w:b/>
      <w:sz w:val="24"/>
    </w:rPr>
  </w:style>
  <w:style w:type="paragraph" w:customStyle="1" w:styleId="RFPHEADER">
    <w:name w:val="RFP HEADER"/>
    <w:basedOn w:val="Header"/>
    <w:rsid w:val="00407A23"/>
    <w:pPr>
      <w:jc w:val="center"/>
    </w:pPr>
    <w:rPr>
      <w:b/>
      <w:sz w:val="24"/>
    </w:rPr>
  </w:style>
  <w:style w:type="paragraph" w:customStyle="1" w:styleId="SectionHeading">
    <w:name w:val="Section Heading"/>
    <w:basedOn w:val="Heading5"/>
    <w:rsid w:val="00407A23"/>
  </w:style>
  <w:style w:type="character" w:styleId="FollowedHyperlink">
    <w:name w:val="FollowedHyperlink"/>
    <w:basedOn w:val="DefaultParagraphFont"/>
    <w:uiPriority w:val="99"/>
    <w:semiHidden/>
    <w:rsid w:val="00407A23"/>
    <w:rPr>
      <w:color w:val="800080"/>
      <w:u w:val="single"/>
    </w:rPr>
  </w:style>
  <w:style w:type="paragraph" w:customStyle="1" w:styleId="Blockquote">
    <w:name w:val="Blockquote"/>
    <w:basedOn w:val="Normal"/>
    <w:rsid w:val="00407A23"/>
    <w:pPr>
      <w:spacing w:before="100" w:after="100"/>
      <w:ind w:left="360" w:right="360"/>
    </w:pPr>
    <w:rPr>
      <w:snapToGrid w:val="0"/>
      <w:sz w:val="24"/>
    </w:rPr>
  </w:style>
  <w:style w:type="paragraph" w:styleId="PlainText">
    <w:name w:val="Plain Text"/>
    <w:basedOn w:val="Normal"/>
    <w:link w:val="PlainTextChar"/>
    <w:uiPriority w:val="99"/>
    <w:rsid w:val="00407A23"/>
    <w:rPr>
      <w:rFonts w:ascii="Courier New" w:hAnsi="Courier New"/>
    </w:rPr>
  </w:style>
  <w:style w:type="paragraph" w:styleId="TOC1">
    <w:name w:val="toc 1"/>
    <w:basedOn w:val="Normal"/>
    <w:next w:val="Normal"/>
    <w:uiPriority w:val="39"/>
    <w:rsid w:val="00407A23"/>
  </w:style>
  <w:style w:type="paragraph" w:styleId="TOC2">
    <w:name w:val="toc 2"/>
    <w:basedOn w:val="Normal"/>
    <w:next w:val="Normal"/>
    <w:autoRedefine/>
    <w:uiPriority w:val="39"/>
    <w:rsid w:val="00FF2071"/>
    <w:pPr>
      <w:tabs>
        <w:tab w:val="right" w:leader="dot" w:pos="9540"/>
      </w:tabs>
      <w:ind w:left="630"/>
      <w:jc w:val="center"/>
    </w:pPr>
    <w:rPr>
      <w:noProof/>
    </w:rPr>
  </w:style>
  <w:style w:type="paragraph" w:styleId="TOC3">
    <w:name w:val="toc 3"/>
    <w:basedOn w:val="Normal"/>
    <w:next w:val="Normal"/>
    <w:autoRedefine/>
    <w:uiPriority w:val="39"/>
    <w:rsid w:val="00C15DDA"/>
    <w:pPr>
      <w:tabs>
        <w:tab w:val="right" w:leader="dot" w:pos="9540"/>
      </w:tabs>
      <w:ind w:left="630"/>
    </w:pPr>
    <w:rPr>
      <w:noProof/>
    </w:rPr>
  </w:style>
  <w:style w:type="paragraph" w:styleId="TOC4">
    <w:name w:val="toc 4"/>
    <w:basedOn w:val="Normal"/>
    <w:next w:val="Normal"/>
    <w:autoRedefine/>
    <w:uiPriority w:val="39"/>
    <w:rsid w:val="00C15DDA"/>
    <w:pPr>
      <w:tabs>
        <w:tab w:val="right" w:pos="9540"/>
      </w:tabs>
      <w:ind w:left="600"/>
      <w:jc w:val="both"/>
    </w:pPr>
  </w:style>
  <w:style w:type="paragraph" w:styleId="TOC5">
    <w:name w:val="toc 5"/>
    <w:basedOn w:val="Normal"/>
    <w:next w:val="Normal"/>
    <w:autoRedefine/>
    <w:uiPriority w:val="39"/>
    <w:rsid w:val="00E92069"/>
    <w:pPr>
      <w:tabs>
        <w:tab w:val="right" w:leader="dot" w:pos="9540"/>
      </w:tabs>
      <w:ind w:left="800" w:right="-270"/>
    </w:pPr>
    <w:rPr>
      <w:rFonts w:eastAsia="MS Mincho"/>
      <w:noProof/>
    </w:rPr>
  </w:style>
  <w:style w:type="paragraph" w:styleId="TOC6">
    <w:name w:val="toc 6"/>
    <w:basedOn w:val="Normal"/>
    <w:next w:val="Normal"/>
    <w:autoRedefine/>
    <w:uiPriority w:val="39"/>
    <w:rsid w:val="00E92069"/>
    <w:pPr>
      <w:tabs>
        <w:tab w:val="right" w:pos="9540"/>
      </w:tabs>
      <w:ind w:left="1000"/>
    </w:pPr>
  </w:style>
  <w:style w:type="paragraph" w:styleId="TOC7">
    <w:name w:val="toc 7"/>
    <w:basedOn w:val="Normal"/>
    <w:next w:val="Normal"/>
    <w:autoRedefine/>
    <w:uiPriority w:val="39"/>
    <w:rsid w:val="00407A23"/>
    <w:pPr>
      <w:ind w:left="1200"/>
    </w:pPr>
  </w:style>
  <w:style w:type="paragraph" w:styleId="TOC8">
    <w:name w:val="toc 8"/>
    <w:basedOn w:val="Normal"/>
    <w:next w:val="Normal"/>
    <w:autoRedefine/>
    <w:uiPriority w:val="39"/>
    <w:rsid w:val="00407A23"/>
    <w:pPr>
      <w:ind w:left="1400"/>
    </w:pPr>
  </w:style>
  <w:style w:type="paragraph" w:styleId="TOC9">
    <w:name w:val="toc 9"/>
    <w:basedOn w:val="Normal"/>
    <w:next w:val="Normal"/>
    <w:autoRedefine/>
    <w:uiPriority w:val="39"/>
    <w:rsid w:val="00407A23"/>
    <w:pPr>
      <w:ind w:left="1600"/>
    </w:pPr>
  </w:style>
  <w:style w:type="paragraph" w:styleId="BodyTextIndent">
    <w:name w:val="Body Text Indent"/>
    <w:basedOn w:val="Normal"/>
    <w:link w:val="BodyTextIndentChar"/>
    <w:uiPriority w:val="99"/>
    <w:rsid w:val="00407A23"/>
    <w:pPr>
      <w:overflowPunct w:val="0"/>
      <w:autoSpaceDE w:val="0"/>
      <w:autoSpaceDN w:val="0"/>
      <w:adjustRightInd w:val="0"/>
      <w:spacing w:after="120"/>
      <w:ind w:left="360"/>
      <w:textAlignment w:val="baseline"/>
    </w:pPr>
    <w:rPr>
      <w:rFonts w:ascii="New York" w:hAnsi="New York"/>
    </w:rPr>
  </w:style>
  <w:style w:type="character" w:customStyle="1" w:styleId="BodyTextIndentChar">
    <w:name w:val="Body Text Indent Char"/>
    <w:basedOn w:val="DefaultParagraphFont"/>
    <w:link w:val="BodyTextIndent"/>
    <w:uiPriority w:val="99"/>
    <w:rsid w:val="001A49F2"/>
    <w:rPr>
      <w:rFonts w:ascii="New York" w:hAnsi="New York"/>
    </w:rPr>
  </w:style>
  <w:style w:type="paragraph" w:customStyle="1" w:styleId="indent1">
    <w:name w:val="indent 1"/>
    <w:basedOn w:val="Normal"/>
    <w:rsid w:val="00407A23"/>
    <w:pPr>
      <w:tabs>
        <w:tab w:val="left" w:pos="14"/>
      </w:tabs>
      <w:overflowPunct w:val="0"/>
      <w:autoSpaceDE w:val="0"/>
      <w:autoSpaceDN w:val="0"/>
      <w:adjustRightInd w:val="0"/>
      <w:spacing w:line="240" w:lineRule="exact"/>
      <w:ind w:left="144"/>
      <w:textAlignment w:val="baseline"/>
    </w:pPr>
    <w:rPr>
      <w:b/>
    </w:rPr>
  </w:style>
  <w:style w:type="paragraph" w:customStyle="1" w:styleId="indent2">
    <w:name w:val="indent 2"/>
    <w:basedOn w:val="Normal"/>
    <w:rsid w:val="00407A2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ind w:left="1440"/>
    </w:pPr>
    <w:rPr>
      <w:rFonts w:ascii="New York" w:hAnsi="New York"/>
      <w:color w:val="000000"/>
    </w:rPr>
  </w:style>
  <w:style w:type="paragraph" w:customStyle="1" w:styleId="indent3">
    <w:name w:val="indent 3"/>
    <w:basedOn w:val="indent2"/>
    <w:rsid w:val="00407A23"/>
    <w:pPr>
      <w:tabs>
        <w:tab w:val="clear" w:pos="1440"/>
      </w:tabs>
      <w:ind w:left="2160"/>
    </w:pPr>
  </w:style>
  <w:style w:type="paragraph" w:customStyle="1" w:styleId="normalbold12">
    <w:name w:val="normal bold 12"/>
    <w:basedOn w:val="Normal"/>
    <w:rsid w:val="00407A23"/>
    <w:rPr>
      <w:rFonts w:eastAsia="MS Mincho"/>
      <w:b/>
      <w:sz w:val="24"/>
    </w:rPr>
  </w:style>
  <w:style w:type="character" w:styleId="CommentReference">
    <w:name w:val="annotation reference"/>
    <w:basedOn w:val="DefaultParagraphFont"/>
    <w:uiPriority w:val="99"/>
    <w:semiHidden/>
    <w:rsid w:val="00407A23"/>
    <w:rPr>
      <w:sz w:val="16"/>
    </w:rPr>
  </w:style>
  <w:style w:type="paragraph" w:styleId="CommentText">
    <w:name w:val="annotation text"/>
    <w:basedOn w:val="Normal"/>
    <w:link w:val="CommentTextChar"/>
    <w:uiPriority w:val="99"/>
    <w:semiHidden/>
    <w:rsid w:val="00407A23"/>
  </w:style>
  <w:style w:type="character" w:customStyle="1" w:styleId="CommentTextChar">
    <w:name w:val="Comment Text Char"/>
    <w:basedOn w:val="DefaultParagraphFont"/>
    <w:link w:val="CommentText"/>
    <w:uiPriority w:val="99"/>
    <w:semiHidden/>
    <w:rsid w:val="006A0778"/>
  </w:style>
  <w:style w:type="paragraph" w:customStyle="1" w:styleId="indent2-B">
    <w:name w:val="indent2-B"/>
    <w:basedOn w:val="indent2"/>
    <w:rsid w:val="00407A23"/>
    <w:pPr>
      <w:widowControl/>
      <w:tabs>
        <w:tab w:val="clear" w:pos="720"/>
        <w:tab w:val="clear" w:pos="1440"/>
        <w:tab w:val="clear" w:pos="2160"/>
        <w:tab w:val="clear" w:pos="2880"/>
        <w:tab w:val="clear" w:pos="3600"/>
        <w:tab w:val="clear" w:pos="4320"/>
        <w:tab w:val="clear" w:pos="5040"/>
        <w:tab w:val="clear" w:pos="5760"/>
        <w:tab w:val="clear" w:pos="6480"/>
        <w:tab w:val="clear" w:pos="7200"/>
        <w:tab w:val="clear" w:pos="8640"/>
        <w:tab w:val="clear" w:pos="9360"/>
      </w:tabs>
      <w:overflowPunct w:val="0"/>
      <w:autoSpaceDE w:val="0"/>
      <w:autoSpaceDN w:val="0"/>
      <w:adjustRightInd w:val="0"/>
      <w:spacing w:line="240" w:lineRule="auto"/>
      <w:ind w:left="1260" w:hanging="540"/>
      <w:textAlignment w:val="baseline"/>
    </w:pPr>
    <w:rPr>
      <w:rFonts w:ascii="Monaco" w:hAnsi="Monaco"/>
      <w:color w:val="auto"/>
      <w:sz w:val="18"/>
    </w:rPr>
  </w:style>
  <w:style w:type="paragraph" w:styleId="BodyTextIndent3">
    <w:name w:val="Body Text Indent 3"/>
    <w:basedOn w:val="Normal"/>
    <w:link w:val="BodyTextIndent3Char"/>
    <w:uiPriority w:val="99"/>
    <w:semiHidden/>
    <w:rsid w:val="00407A23"/>
    <w:pPr>
      <w:ind w:left="720"/>
    </w:pPr>
    <w:rPr>
      <w:rFonts w:ascii="Bookman Old Style" w:hAnsi="Bookman Old Style"/>
      <w:sz w:val="24"/>
    </w:rPr>
  </w:style>
  <w:style w:type="paragraph" w:styleId="BodyText2">
    <w:name w:val="Body Text 2"/>
    <w:basedOn w:val="Normal"/>
    <w:link w:val="BodyText2Char"/>
    <w:uiPriority w:val="99"/>
    <w:semiHidden/>
    <w:rsid w:val="00407A23"/>
    <w:pPr>
      <w:tabs>
        <w:tab w:val="left" w:pos="-1440"/>
      </w:tabs>
    </w:pPr>
    <w:rPr>
      <w:rFonts w:ascii="Times" w:hAnsi="Times"/>
      <w:color w:val="000000"/>
    </w:rPr>
  </w:style>
  <w:style w:type="paragraph" w:styleId="BodyTextIndent2">
    <w:name w:val="Body Text Indent 2"/>
    <w:basedOn w:val="Normal"/>
    <w:link w:val="BodyTextIndent2Char"/>
    <w:uiPriority w:val="99"/>
    <w:semiHidden/>
    <w:rsid w:val="00407A23"/>
    <w:pPr>
      <w:ind w:left="360"/>
    </w:pPr>
    <w:rPr>
      <w:color w:val="000000"/>
    </w:rPr>
  </w:style>
  <w:style w:type="paragraph" w:styleId="ListBullet3">
    <w:name w:val="List Bullet 3"/>
    <w:basedOn w:val="Normal"/>
    <w:autoRedefine/>
    <w:uiPriority w:val="99"/>
    <w:semiHidden/>
    <w:rsid w:val="00407A23"/>
    <w:pPr>
      <w:numPr>
        <w:numId w:val="28"/>
      </w:numPr>
    </w:pPr>
  </w:style>
  <w:style w:type="paragraph" w:styleId="List2">
    <w:name w:val="List 2"/>
    <w:basedOn w:val="Normal"/>
    <w:uiPriority w:val="99"/>
    <w:rsid w:val="00407A23"/>
    <w:pPr>
      <w:ind w:left="720" w:hanging="360"/>
    </w:pPr>
  </w:style>
  <w:style w:type="paragraph" w:styleId="List3">
    <w:name w:val="List 3"/>
    <w:basedOn w:val="Normal"/>
    <w:uiPriority w:val="99"/>
    <w:rsid w:val="00407A23"/>
    <w:pPr>
      <w:ind w:left="1080" w:hanging="360"/>
    </w:pPr>
  </w:style>
  <w:style w:type="paragraph" w:styleId="List4">
    <w:name w:val="List 4"/>
    <w:basedOn w:val="Normal"/>
    <w:uiPriority w:val="99"/>
    <w:rsid w:val="00407A23"/>
    <w:pPr>
      <w:ind w:left="1440" w:hanging="360"/>
    </w:pPr>
  </w:style>
  <w:style w:type="paragraph" w:styleId="List5">
    <w:name w:val="List 5"/>
    <w:basedOn w:val="Normal"/>
    <w:uiPriority w:val="99"/>
    <w:semiHidden/>
    <w:rsid w:val="00407A23"/>
    <w:pPr>
      <w:ind w:left="1800" w:hanging="360"/>
    </w:pPr>
  </w:style>
  <w:style w:type="paragraph" w:styleId="Caption">
    <w:name w:val="caption"/>
    <w:basedOn w:val="Normal"/>
    <w:next w:val="Normal"/>
    <w:uiPriority w:val="35"/>
    <w:qFormat/>
    <w:rsid w:val="00407A23"/>
    <w:pPr>
      <w:spacing w:before="120" w:after="120"/>
    </w:pPr>
    <w:rPr>
      <w:b/>
      <w:bCs/>
    </w:rPr>
  </w:style>
  <w:style w:type="paragraph" w:styleId="ListContinue3">
    <w:name w:val="List Continue 3"/>
    <w:basedOn w:val="Normal"/>
    <w:uiPriority w:val="99"/>
    <w:semiHidden/>
    <w:rsid w:val="00407A23"/>
    <w:pPr>
      <w:spacing w:after="120"/>
      <w:ind w:left="1080"/>
    </w:pPr>
  </w:style>
  <w:style w:type="paragraph" w:styleId="NormalIndent">
    <w:name w:val="Normal Indent"/>
    <w:basedOn w:val="Normal"/>
    <w:uiPriority w:val="99"/>
    <w:semiHidden/>
    <w:rsid w:val="00407A23"/>
    <w:pPr>
      <w:ind w:left="720"/>
    </w:pPr>
  </w:style>
  <w:style w:type="paragraph" w:styleId="DocumentMap">
    <w:name w:val="Document Map"/>
    <w:basedOn w:val="Normal"/>
    <w:link w:val="DocumentMapChar"/>
    <w:uiPriority w:val="99"/>
    <w:semiHidden/>
    <w:rsid w:val="00407A23"/>
    <w:pPr>
      <w:shd w:val="clear" w:color="auto" w:fill="000080"/>
    </w:pPr>
    <w:rPr>
      <w:rFonts w:ascii="Tahoma" w:hAnsi="Tahoma"/>
    </w:rPr>
  </w:style>
  <w:style w:type="paragraph" w:customStyle="1" w:styleId="HTMLBody">
    <w:name w:val="HTML Body"/>
    <w:rsid w:val="00407A23"/>
    <w:rPr>
      <w:snapToGrid w:val="0"/>
    </w:rPr>
  </w:style>
  <w:style w:type="paragraph" w:styleId="BalloonText">
    <w:name w:val="Balloon Text"/>
    <w:basedOn w:val="Normal"/>
    <w:link w:val="BalloonTextChar"/>
    <w:uiPriority w:val="99"/>
    <w:semiHidden/>
    <w:rsid w:val="00407A23"/>
    <w:rPr>
      <w:rFonts w:ascii="Tahoma" w:hAnsi="Tahoma" w:cs="Tahoma"/>
      <w:sz w:val="16"/>
      <w:szCs w:val="16"/>
    </w:rPr>
  </w:style>
  <w:style w:type="paragraph" w:styleId="NormalWeb">
    <w:name w:val="Normal (Web)"/>
    <w:basedOn w:val="Normal"/>
    <w:uiPriority w:val="99"/>
    <w:rsid w:val="00407A23"/>
    <w:pPr>
      <w:spacing w:before="100" w:beforeAutospacing="1" w:after="100" w:afterAutospacing="1"/>
    </w:pPr>
    <w:rPr>
      <w:sz w:val="24"/>
      <w:szCs w:val="24"/>
    </w:rPr>
  </w:style>
  <w:style w:type="paragraph" w:styleId="HTMLPreformatted">
    <w:name w:val="HTML Preformatted"/>
    <w:basedOn w:val="Normal"/>
    <w:link w:val="HTMLPreformattedChar"/>
    <w:uiPriority w:val="99"/>
    <w:rsid w:val="00407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customStyle="1" w:styleId="basictext">
    <w:name w:val="basictext"/>
    <w:basedOn w:val="Normal"/>
    <w:rsid w:val="00407A23"/>
    <w:pPr>
      <w:spacing w:before="100" w:beforeAutospacing="1" w:after="100" w:afterAutospacing="1"/>
    </w:pPr>
    <w:rPr>
      <w:sz w:val="24"/>
      <w:szCs w:val="24"/>
    </w:rPr>
  </w:style>
  <w:style w:type="paragraph" w:customStyle="1" w:styleId="Heading4TimesNewRoman">
    <w:name w:val="Heading 4 + Times New Roman"/>
    <w:aliases w:val="10 pt"/>
    <w:basedOn w:val="Heading3"/>
    <w:rsid w:val="00407A23"/>
    <w:rPr>
      <w:rFonts w:eastAsia="MS Mincho"/>
    </w:rPr>
  </w:style>
  <w:style w:type="character" w:customStyle="1" w:styleId="smalltxt">
    <w:name w:val="smalltxt"/>
    <w:basedOn w:val="DefaultParagraphFont"/>
    <w:rsid w:val="00407A23"/>
  </w:style>
  <w:style w:type="character" w:customStyle="1" w:styleId="midblackbold">
    <w:name w:val="midblackbold"/>
    <w:basedOn w:val="DefaultParagraphFont"/>
    <w:rsid w:val="00407A23"/>
  </w:style>
  <w:style w:type="character" w:customStyle="1" w:styleId="midblack">
    <w:name w:val="midblack"/>
    <w:basedOn w:val="DefaultParagraphFont"/>
    <w:rsid w:val="00407A23"/>
  </w:style>
  <w:style w:type="character" w:customStyle="1" w:styleId="midgraybold">
    <w:name w:val="midgraybold"/>
    <w:basedOn w:val="DefaultParagraphFont"/>
    <w:rsid w:val="00407A23"/>
  </w:style>
  <w:style w:type="character" w:styleId="Strong">
    <w:name w:val="Strong"/>
    <w:basedOn w:val="DefaultParagraphFont"/>
    <w:uiPriority w:val="22"/>
    <w:qFormat/>
    <w:rsid w:val="00407A23"/>
    <w:rPr>
      <w:b/>
      <w:bCs/>
    </w:rPr>
  </w:style>
  <w:style w:type="character" w:customStyle="1" w:styleId="desc">
    <w:name w:val="desc"/>
    <w:basedOn w:val="DefaultParagraphFont"/>
    <w:rsid w:val="00407A23"/>
  </w:style>
  <w:style w:type="paragraph" w:styleId="Index1">
    <w:name w:val="index 1"/>
    <w:basedOn w:val="Normal"/>
    <w:next w:val="Normal"/>
    <w:autoRedefine/>
    <w:uiPriority w:val="99"/>
    <w:semiHidden/>
    <w:rsid w:val="00407A23"/>
    <w:pPr>
      <w:ind w:left="240" w:hanging="240"/>
    </w:pPr>
    <w:rPr>
      <w:rFonts w:ascii="Courier New" w:hAnsi="Courier New"/>
      <w:sz w:val="24"/>
    </w:rPr>
  </w:style>
  <w:style w:type="paragraph" w:styleId="BodyText3">
    <w:name w:val="Body Text 3"/>
    <w:basedOn w:val="Normal"/>
    <w:link w:val="BodyText3Char"/>
    <w:uiPriority w:val="99"/>
    <w:semiHidden/>
    <w:rsid w:val="00407A23"/>
    <w:pPr>
      <w:spacing w:after="120"/>
    </w:pPr>
    <w:rPr>
      <w:sz w:val="16"/>
      <w:szCs w:val="16"/>
    </w:rPr>
  </w:style>
  <w:style w:type="character" w:customStyle="1" w:styleId="CharChar">
    <w:name w:val="Char Char"/>
    <w:basedOn w:val="DefaultParagraphFont"/>
    <w:rsid w:val="00407A23"/>
    <w:rPr>
      <w:b/>
      <w:lang w:val="en-US" w:eastAsia="en-US" w:bidi="ar-SA"/>
    </w:rPr>
  </w:style>
  <w:style w:type="character" w:customStyle="1" w:styleId="Heading2Char">
    <w:name w:val="Heading 2 Char"/>
    <w:basedOn w:val="DefaultParagraphFont"/>
    <w:uiPriority w:val="9"/>
    <w:rsid w:val="00407A23"/>
    <w:rPr>
      <w:rFonts w:ascii="r New" w:eastAsia="MS Mincho" w:hAnsi="r New"/>
      <w:b/>
      <w:i/>
      <w:color w:val="000000"/>
      <w:sz w:val="28"/>
      <w:lang w:val="en-US" w:eastAsia="en-US" w:bidi="ar-SA"/>
    </w:rPr>
  </w:style>
  <w:style w:type="character" w:styleId="Emphasis">
    <w:name w:val="Emphasis"/>
    <w:basedOn w:val="DefaultParagraphFont"/>
    <w:uiPriority w:val="20"/>
    <w:qFormat/>
    <w:rsid w:val="00407A23"/>
    <w:rPr>
      <w:i/>
      <w:iCs/>
    </w:rPr>
  </w:style>
  <w:style w:type="paragraph" w:customStyle="1" w:styleId="pbody">
    <w:name w:val="pbody"/>
    <w:basedOn w:val="Normal"/>
    <w:rsid w:val="00407A23"/>
    <w:pPr>
      <w:spacing w:line="288" w:lineRule="auto"/>
      <w:ind w:firstLine="240"/>
    </w:pPr>
    <w:rPr>
      <w:rFonts w:ascii="Arial" w:hAnsi="Arial" w:cs="Arial"/>
      <w:color w:val="000000"/>
    </w:rPr>
  </w:style>
  <w:style w:type="paragraph" w:customStyle="1" w:styleId="pbodyctr">
    <w:name w:val="pbodyctr"/>
    <w:basedOn w:val="Normal"/>
    <w:rsid w:val="00407A23"/>
    <w:pPr>
      <w:spacing w:before="240" w:after="240" w:line="288" w:lineRule="auto"/>
      <w:jc w:val="center"/>
    </w:pPr>
    <w:rPr>
      <w:rFonts w:ascii="Arial" w:hAnsi="Arial" w:cs="Arial"/>
      <w:color w:val="000000"/>
    </w:rPr>
  </w:style>
  <w:style w:type="paragraph" w:customStyle="1" w:styleId="pindented1">
    <w:name w:val="pindented1"/>
    <w:basedOn w:val="Normal"/>
    <w:rsid w:val="00407A23"/>
    <w:pPr>
      <w:spacing w:line="288" w:lineRule="auto"/>
      <w:ind w:firstLine="480"/>
    </w:pPr>
    <w:rPr>
      <w:rFonts w:ascii="Arial" w:hAnsi="Arial" w:cs="Arial"/>
      <w:color w:val="000000"/>
    </w:rPr>
  </w:style>
  <w:style w:type="paragraph" w:customStyle="1" w:styleId="pindented2">
    <w:name w:val="pindented2"/>
    <w:basedOn w:val="Normal"/>
    <w:rsid w:val="00407A23"/>
    <w:pPr>
      <w:spacing w:line="288" w:lineRule="auto"/>
      <w:ind w:firstLine="720"/>
    </w:pPr>
    <w:rPr>
      <w:rFonts w:ascii="Arial" w:hAnsi="Arial" w:cs="Arial"/>
      <w:color w:val="000000"/>
    </w:rPr>
  </w:style>
  <w:style w:type="paragraph" w:styleId="ListParagraph">
    <w:name w:val="List Paragraph"/>
    <w:basedOn w:val="Normal"/>
    <w:uiPriority w:val="34"/>
    <w:qFormat/>
    <w:rsid w:val="008E3812"/>
    <w:pPr>
      <w:ind w:left="720"/>
      <w:contextualSpacing/>
    </w:pPr>
  </w:style>
  <w:style w:type="paragraph" w:customStyle="1" w:styleId="Default">
    <w:name w:val="Default"/>
    <w:rsid w:val="00A51BE2"/>
    <w:pPr>
      <w:autoSpaceDE w:val="0"/>
      <w:autoSpaceDN w:val="0"/>
      <w:adjustRightInd w:val="0"/>
    </w:pPr>
    <w:rPr>
      <w:rFonts w:ascii="Arial" w:hAnsi="Arial" w:cs="Arial"/>
      <w:color w:val="000000"/>
      <w:sz w:val="24"/>
      <w:szCs w:val="24"/>
    </w:rPr>
  </w:style>
  <w:style w:type="paragraph" w:customStyle="1" w:styleId="pbodyctrsmcaps">
    <w:name w:val="pbodyctrsmcaps"/>
    <w:basedOn w:val="Normal"/>
    <w:rsid w:val="00DE31F4"/>
    <w:pPr>
      <w:spacing w:before="240" w:after="240" w:line="288" w:lineRule="auto"/>
      <w:jc w:val="center"/>
    </w:pPr>
    <w:rPr>
      <w:rFonts w:ascii="Arial" w:hAnsi="Arial" w:cs="Arial"/>
      <w:smallCaps/>
      <w:color w:val="000000"/>
    </w:rPr>
  </w:style>
  <w:style w:type="paragraph" w:customStyle="1" w:styleId="pindented3">
    <w:name w:val="pindented3"/>
    <w:basedOn w:val="Normal"/>
    <w:rsid w:val="00DE31F4"/>
    <w:pPr>
      <w:spacing w:line="288" w:lineRule="auto"/>
      <w:ind w:firstLine="960"/>
    </w:pPr>
    <w:rPr>
      <w:rFonts w:ascii="Arial" w:hAnsi="Arial" w:cs="Arial"/>
      <w:color w:val="000000"/>
    </w:rPr>
  </w:style>
  <w:style w:type="paragraph" w:customStyle="1" w:styleId="ClauseText9">
    <w:name w:val="Clause Text 9"/>
    <w:next w:val="Normal"/>
    <w:rsid w:val="00DE31F4"/>
    <w:pPr>
      <w:widowControl w:val="0"/>
      <w:autoSpaceDE w:val="0"/>
      <w:autoSpaceDN w:val="0"/>
      <w:adjustRightInd w:val="0"/>
    </w:pPr>
    <w:rPr>
      <w:rFonts w:ascii="Arial" w:hAnsi="Arial" w:cs="Arial"/>
      <w:sz w:val="22"/>
      <w:szCs w:val="22"/>
    </w:rPr>
  </w:style>
  <w:style w:type="paragraph" w:customStyle="1" w:styleId="Heading1Arial11ptBold">
    <w:name w:val="Heading 1 + Arial 11 pt Bold"/>
    <w:basedOn w:val="Heading1"/>
    <w:rsid w:val="00DE31F4"/>
    <w:rPr>
      <w:bCs/>
      <w:sz w:val="22"/>
    </w:rPr>
  </w:style>
  <w:style w:type="paragraph" w:customStyle="1" w:styleId="pbodyalt">
    <w:name w:val="pbodyalt"/>
    <w:basedOn w:val="Normal"/>
    <w:rsid w:val="00B62A89"/>
    <w:pPr>
      <w:spacing w:before="240" w:after="240" w:line="288" w:lineRule="auto"/>
      <w:ind w:left="240" w:right="240" w:firstLine="240"/>
    </w:pPr>
    <w:rPr>
      <w:rFonts w:ascii="Arial" w:hAnsi="Arial" w:cs="Arial"/>
      <w:color w:val="000000"/>
      <w:sz w:val="15"/>
      <w:szCs w:val="15"/>
    </w:rPr>
  </w:style>
  <w:style w:type="paragraph" w:customStyle="1" w:styleId="pbodyaltlist1">
    <w:name w:val="pbodyaltlist1"/>
    <w:basedOn w:val="Normal"/>
    <w:rsid w:val="00B62A89"/>
    <w:pPr>
      <w:spacing w:line="288" w:lineRule="auto"/>
      <w:ind w:left="240" w:right="240" w:firstLine="240"/>
    </w:pPr>
    <w:rPr>
      <w:rFonts w:ascii="Arial" w:hAnsi="Arial" w:cs="Arial"/>
      <w:color w:val="000000"/>
      <w:sz w:val="15"/>
      <w:szCs w:val="15"/>
    </w:rPr>
  </w:style>
  <w:style w:type="paragraph" w:customStyle="1" w:styleId="pcellbodyctr">
    <w:name w:val="pcellbodyctr"/>
    <w:basedOn w:val="Normal"/>
    <w:rsid w:val="00B62A89"/>
    <w:pPr>
      <w:spacing w:line="288" w:lineRule="auto"/>
      <w:jc w:val="center"/>
    </w:pPr>
    <w:rPr>
      <w:rFonts w:ascii="Arial" w:hAnsi="Arial" w:cs="Arial"/>
      <w:color w:val="000000"/>
      <w:sz w:val="15"/>
      <w:szCs w:val="15"/>
    </w:rPr>
  </w:style>
  <w:style w:type="paragraph" w:customStyle="1" w:styleId="pcellheadingctr">
    <w:name w:val="pcellheadingctr"/>
    <w:basedOn w:val="Normal"/>
    <w:rsid w:val="00B62A89"/>
    <w:pPr>
      <w:spacing w:line="288" w:lineRule="auto"/>
      <w:jc w:val="center"/>
    </w:pPr>
    <w:rPr>
      <w:rFonts w:ascii="Arial" w:hAnsi="Arial" w:cs="Arial"/>
      <w:b/>
      <w:bCs/>
      <w:color w:val="000000"/>
      <w:sz w:val="15"/>
      <w:szCs w:val="15"/>
    </w:rPr>
  </w:style>
  <w:style w:type="paragraph" w:customStyle="1" w:styleId="ph6bulleted">
    <w:name w:val="ph6bulleted"/>
    <w:basedOn w:val="Normal"/>
    <w:rsid w:val="00B62A89"/>
    <w:pPr>
      <w:spacing w:line="288" w:lineRule="auto"/>
      <w:ind w:firstLine="720"/>
    </w:pPr>
    <w:rPr>
      <w:rFonts w:ascii="Arial" w:hAnsi="Arial" w:cs="Arial"/>
      <w:color w:val="000000"/>
    </w:rPr>
  </w:style>
  <w:style w:type="paragraph" w:customStyle="1" w:styleId="pbodyaltnoindent">
    <w:name w:val="pbodyaltnoindent"/>
    <w:basedOn w:val="Normal"/>
    <w:rsid w:val="000F1A99"/>
    <w:pPr>
      <w:spacing w:before="240" w:after="240" w:line="288" w:lineRule="auto"/>
      <w:ind w:left="240" w:right="240"/>
    </w:pPr>
    <w:rPr>
      <w:rFonts w:ascii="Arial" w:hAnsi="Arial" w:cs="Arial"/>
      <w:color w:val="000000"/>
      <w:sz w:val="15"/>
      <w:szCs w:val="15"/>
    </w:rPr>
  </w:style>
  <w:style w:type="paragraph" w:styleId="CommentSubject">
    <w:name w:val="annotation subject"/>
    <w:basedOn w:val="CommentText"/>
    <w:next w:val="CommentText"/>
    <w:link w:val="CommentSubjectChar"/>
    <w:uiPriority w:val="99"/>
    <w:semiHidden/>
    <w:unhideWhenUsed/>
    <w:rsid w:val="003E42CD"/>
    <w:rPr>
      <w:b/>
      <w:bCs/>
    </w:rPr>
  </w:style>
  <w:style w:type="character" w:customStyle="1" w:styleId="CommentSubjectChar">
    <w:name w:val="Comment Subject Char"/>
    <w:basedOn w:val="CommentTextChar"/>
    <w:link w:val="CommentSubject"/>
    <w:uiPriority w:val="99"/>
    <w:semiHidden/>
    <w:rsid w:val="003E42CD"/>
    <w:rPr>
      <w:b/>
      <w:bCs/>
    </w:rPr>
  </w:style>
  <w:style w:type="character" w:customStyle="1" w:styleId="BodyTextIndent3Char">
    <w:name w:val="Body Text Indent 3 Char"/>
    <w:link w:val="BodyTextIndent3"/>
    <w:uiPriority w:val="99"/>
    <w:semiHidden/>
    <w:rsid w:val="001C432D"/>
    <w:rPr>
      <w:rFonts w:ascii="Bookman Old Style" w:hAnsi="Bookman Old Style"/>
      <w:sz w:val="24"/>
    </w:rPr>
  </w:style>
  <w:style w:type="character" w:customStyle="1" w:styleId="Heading5Char">
    <w:name w:val="Heading 5 Char"/>
    <w:basedOn w:val="DefaultParagraphFont"/>
    <w:link w:val="Heading5"/>
    <w:locked/>
    <w:rsid w:val="00E77111"/>
    <w:rPr>
      <w:i/>
    </w:rPr>
  </w:style>
  <w:style w:type="character" w:customStyle="1" w:styleId="Heading6Char">
    <w:name w:val="Heading 6 Char"/>
    <w:basedOn w:val="DefaultParagraphFont"/>
    <w:link w:val="Heading6"/>
    <w:uiPriority w:val="9"/>
    <w:locked/>
    <w:rsid w:val="00A4570C"/>
    <w:rPr>
      <w:b/>
    </w:rPr>
  </w:style>
  <w:style w:type="character" w:customStyle="1" w:styleId="Heading7Char">
    <w:name w:val="Heading 7 Char"/>
    <w:basedOn w:val="DefaultParagraphFont"/>
    <w:link w:val="Heading7"/>
    <w:uiPriority w:val="9"/>
    <w:locked/>
    <w:rsid w:val="00A4570C"/>
    <w:rPr>
      <w:sz w:val="24"/>
    </w:rPr>
  </w:style>
  <w:style w:type="character" w:customStyle="1" w:styleId="HeaderChar">
    <w:name w:val="Header Char"/>
    <w:basedOn w:val="DefaultParagraphFont"/>
    <w:link w:val="Header"/>
    <w:uiPriority w:val="99"/>
    <w:semiHidden/>
    <w:locked/>
    <w:rsid w:val="00A4570C"/>
  </w:style>
  <w:style w:type="character" w:customStyle="1" w:styleId="FooterChar">
    <w:name w:val="Footer Char"/>
    <w:basedOn w:val="DefaultParagraphFont"/>
    <w:link w:val="Footer"/>
    <w:uiPriority w:val="99"/>
    <w:locked/>
    <w:rsid w:val="00A4570C"/>
  </w:style>
  <w:style w:type="character" w:customStyle="1" w:styleId="BodyTextChar">
    <w:name w:val="Body Text Char"/>
    <w:basedOn w:val="DefaultParagraphFont"/>
    <w:link w:val="BodyText"/>
    <w:uiPriority w:val="99"/>
    <w:locked/>
    <w:rsid w:val="00A4570C"/>
    <w:rPr>
      <w:rFonts w:ascii="Courier New" w:hAnsi="Courier New"/>
      <w:sz w:val="24"/>
    </w:rPr>
  </w:style>
  <w:style w:type="character" w:customStyle="1" w:styleId="TitleChar">
    <w:name w:val="Title Char"/>
    <w:basedOn w:val="DefaultParagraphFont"/>
    <w:link w:val="Title"/>
    <w:uiPriority w:val="10"/>
    <w:locked/>
    <w:rsid w:val="00A4570C"/>
    <w:rPr>
      <w:b/>
      <w:sz w:val="24"/>
    </w:rPr>
  </w:style>
  <w:style w:type="character" w:customStyle="1" w:styleId="PlainTextChar">
    <w:name w:val="Plain Text Char"/>
    <w:basedOn w:val="DefaultParagraphFont"/>
    <w:link w:val="PlainText"/>
    <w:uiPriority w:val="99"/>
    <w:locked/>
    <w:rsid w:val="00A4570C"/>
    <w:rPr>
      <w:rFonts w:ascii="Courier New" w:hAnsi="Courier New"/>
    </w:rPr>
  </w:style>
  <w:style w:type="character" w:customStyle="1" w:styleId="BodyText2Char">
    <w:name w:val="Body Text 2 Char"/>
    <w:basedOn w:val="DefaultParagraphFont"/>
    <w:link w:val="BodyText2"/>
    <w:uiPriority w:val="99"/>
    <w:semiHidden/>
    <w:locked/>
    <w:rsid w:val="00A4570C"/>
    <w:rPr>
      <w:rFonts w:ascii="Times" w:hAnsi="Times"/>
      <w:color w:val="000000"/>
    </w:rPr>
  </w:style>
  <w:style w:type="character" w:customStyle="1" w:styleId="BodyTextIndent2Char">
    <w:name w:val="Body Text Indent 2 Char"/>
    <w:basedOn w:val="DefaultParagraphFont"/>
    <w:link w:val="BodyTextIndent2"/>
    <w:uiPriority w:val="99"/>
    <w:semiHidden/>
    <w:locked/>
    <w:rsid w:val="00A4570C"/>
    <w:rPr>
      <w:color w:val="000000"/>
    </w:rPr>
  </w:style>
  <w:style w:type="character" w:customStyle="1" w:styleId="DocumentMapChar">
    <w:name w:val="Document Map Char"/>
    <w:basedOn w:val="DefaultParagraphFont"/>
    <w:link w:val="DocumentMap"/>
    <w:uiPriority w:val="99"/>
    <w:semiHidden/>
    <w:locked/>
    <w:rsid w:val="00A4570C"/>
    <w:rPr>
      <w:rFonts w:ascii="Tahoma" w:hAnsi="Tahoma"/>
      <w:shd w:val="clear" w:color="auto" w:fill="000080"/>
    </w:rPr>
  </w:style>
  <w:style w:type="character" w:customStyle="1" w:styleId="BalloonTextChar">
    <w:name w:val="Balloon Text Char"/>
    <w:basedOn w:val="DefaultParagraphFont"/>
    <w:link w:val="BalloonText"/>
    <w:uiPriority w:val="99"/>
    <w:semiHidden/>
    <w:locked/>
    <w:rsid w:val="00A4570C"/>
    <w:rPr>
      <w:rFonts w:ascii="Tahoma" w:hAnsi="Tahoma" w:cs="Tahoma"/>
      <w:sz w:val="16"/>
      <w:szCs w:val="16"/>
    </w:rPr>
  </w:style>
  <w:style w:type="character" w:customStyle="1" w:styleId="HTMLPreformattedChar">
    <w:name w:val="HTML Preformatted Char"/>
    <w:basedOn w:val="DefaultParagraphFont"/>
    <w:link w:val="HTMLPreformatted"/>
    <w:uiPriority w:val="99"/>
    <w:locked/>
    <w:rsid w:val="00A4570C"/>
    <w:rPr>
      <w:rFonts w:ascii="Courier New" w:hAnsi="Courier New" w:cs="Courier New"/>
    </w:rPr>
  </w:style>
  <w:style w:type="character" w:customStyle="1" w:styleId="BodyText3Char">
    <w:name w:val="Body Text 3 Char"/>
    <w:basedOn w:val="DefaultParagraphFont"/>
    <w:link w:val="BodyText3"/>
    <w:uiPriority w:val="99"/>
    <w:semiHidden/>
    <w:locked/>
    <w:rsid w:val="00A4570C"/>
    <w:rPr>
      <w:sz w:val="16"/>
      <w:szCs w:val="16"/>
    </w:rPr>
  </w:style>
  <w:style w:type="character" w:customStyle="1" w:styleId="apple-converted-space">
    <w:name w:val="apple-converted-space"/>
    <w:basedOn w:val="DefaultParagraphFont"/>
    <w:rsid w:val="00A4570C"/>
    <w:rPr>
      <w:rFonts w:cs="Times New Roman"/>
    </w:rPr>
  </w:style>
  <w:style w:type="paragraph" w:styleId="Revision">
    <w:name w:val="Revision"/>
    <w:hidden/>
    <w:uiPriority w:val="99"/>
    <w:semiHidden/>
    <w:rsid w:val="00A4570C"/>
  </w:style>
  <w:style w:type="paragraph" w:customStyle="1" w:styleId="pcellheadingctrsmcaps">
    <w:name w:val="pcellheadingctrsmcaps"/>
    <w:basedOn w:val="Normal"/>
    <w:rsid w:val="00974911"/>
    <w:pPr>
      <w:spacing w:line="288" w:lineRule="auto"/>
      <w:jc w:val="center"/>
    </w:pPr>
    <w:rPr>
      <w:rFonts w:ascii="Arial" w:hAnsi="Arial" w:cs="Arial"/>
      <w:b/>
      <w:bCs/>
      <w:smallCaps/>
      <w:color w:val="000000"/>
      <w:sz w:val="15"/>
      <w:szCs w:val="15"/>
    </w:rPr>
  </w:style>
  <w:style w:type="paragraph" w:customStyle="1" w:styleId="pbodyaltlist2">
    <w:name w:val="pbodyaltlist2"/>
    <w:basedOn w:val="Normal"/>
    <w:rsid w:val="00D61C88"/>
    <w:pPr>
      <w:spacing w:line="288" w:lineRule="auto"/>
      <w:ind w:left="240" w:right="240" w:firstLine="480"/>
    </w:pPr>
    <w:rPr>
      <w:rFonts w:ascii="Arial" w:hAnsi="Arial" w:cs="Arial"/>
      <w:color w:val="000000"/>
      <w:sz w:val="15"/>
      <w:szCs w:val="15"/>
    </w:rPr>
  </w:style>
  <w:style w:type="character" w:customStyle="1" w:styleId="st">
    <w:name w:val="st"/>
    <w:rsid w:val="0052600C"/>
  </w:style>
  <w:style w:type="paragraph" w:styleId="TOCHeading">
    <w:name w:val="TOC Heading"/>
    <w:basedOn w:val="Heading1"/>
    <w:next w:val="Normal"/>
    <w:uiPriority w:val="39"/>
    <w:semiHidden/>
    <w:unhideWhenUsed/>
    <w:qFormat/>
    <w:rsid w:val="006F1E94"/>
    <w:pPr>
      <w:keepLines/>
      <w:spacing w:before="480" w:line="276" w:lineRule="auto"/>
      <w:outlineLvl w:val="9"/>
    </w:pPr>
    <w:rPr>
      <w:rFonts w:asciiTheme="majorHAnsi" w:eastAsiaTheme="majorEastAsia" w:hAnsiTheme="majorHAnsi" w:cstheme="majorBidi"/>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4982359">
      <w:bodyDiv w:val="1"/>
      <w:marLeft w:val="0"/>
      <w:marRight w:val="0"/>
      <w:marTop w:val="0"/>
      <w:marBottom w:val="0"/>
      <w:divBdr>
        <w:top w:val="none" w:sz="0" w:space="0" w:color="auto"/>
        <w:left w:val="none" w:sz="0" w:space="0" w:color="auto"/>
        <w:bottom w:val="none" w:sz="0" w:space="0" w:color="auto"/>
        <w:right w:val="none" w:sz="0" w:space="0" w:color="auto"/>
      </w:divBdr>
    </w:div>
    <w:div w:id="57558166">
      <w:bodyDiv w:val="1"/>
      <w:marLeft w:val="0"/>
      <w:marRight w:val="0"/>
      <w:marTop w:val="0"/>
      <w:marBottom w:val="0"/>
      <w:divBdr>
        <w:top w:val="none" w:sz="0" w:space="0" w:color="auto"/>
        <w:left w:val="none" w:sz="0" w:space="0" w:color="auto"/>
        <w:bottom w:val="none" w:sz="0" w:space="0" w:color="auto"/>
        <w:right w:val="none" w:sz="0" w:space="0" w:color="auto"/>
      </w:divBdr>
    </w:div>
    <w:div w:id="75909734">
      <w:bodyDiv w:val="1"/>
      <w:marLeft w:val="0"/>
      <w:marRight w:val="0"/>
      <w:marTop w:val="0"/>
      <w:marBottom w:val="0"/>
      <w:divBdr>
        <w:top w:val="none" w:sz="0" w:space="0" w:color="auto"/>
        <w:left w:val="none" w:sz="0" w:space="0" w:color="auto"/>
        <w:bottom w:val="none" w:sz="0" w:space="0" w:color="auto"/>
        <w:right w:val="none" w:sz="0" w:space="0" w:color="auto"/>
      </w:divBdr>
    </w:div>
    <w:div w:id="95056037">
      <w:bodyDiv w:val="1"/>
      <w:marLeft w:val="0"/>
      <w:marRight w:val="0"/>
      <w:marTop w:val="0"/>
      <w:marBottom w:val="0"/>
      <w:divBdr>
        <w:top w:val="none" w:sz="0" w:space="0" w:color="auto"/>
        <w:left w:val="none" w:sz="0" w:space="0" w:color="auto"/>
        <w:bottom w:val="none" w:sz="0" w:space="0" w:color="auto"/>
        <w:right w:val="none" w:sz="0" w:space="0" w:color="auto"/>
      </w:divBdr>
    </w:div>
    <w:div w:id="98263032">
      <w:bodyDiv w:val="1"/>
      <w:marLeft w:val="0"/>
      <w:marRight w:val="0"/>
      <w:marTop w:val="0"/>
      <w:marBottom w:val="0"/>
      <w:divBdr>
        <w:top w:val="none" w:sz="0" w:space="0" w:color="auto"/>
        <w:left w:val="none" w:sz="0" w:space="0" w:color="auto"/>
        <w:bottom w:val="none" w:sz="0" w:space="0" w:color="auto"/>
        <w:right w:val="none" w:sz="0" w:space="0" w:color="auto"/>
      </w:divBdr>
    </w:div>
    <w:div w:id="101263547">
      <w:bodyDiv w:val="1"/>
      <w:marLeft w:val="0"/>
      <w:marRight w:val="0"/>
      <w:marTop w:val="0"/>
      <w:marBottom w:val="0"/>
      <w:divBdr>
        <w:top w:val="none" w:sz="0" w:space="0" w:color="auto"/>
        <w:left w:val="none" w:sz="0" w:space="0" w:color="auto"/>
        <w:bottom w:val="none" w:sz="0" w:space="0" w:color="auto"/>
        <w:right w:val="none" w:sz="0" w:space="0" w:color="auto"/>
      </w:divBdr>
    </w:div>
    <w:div w:id="128477073">
      <w:bodyDiv w:val="1"/>
      <w:marLeft w:val="0"/>
      <w:marRight w:val="0"/>
      <w:marTop w:val="0"/>
      <w:marBottom w:val="0"/>
      <w:divBdr>
        <w:top w:val="none" w:sz="0" w:space="0" w:color="auto"/>
        <w:left w:val="none" w:sz="0" w:space="0" w:color="auto"/>
        <w:bottom w:val="none" w:sz="0" w:space="0" w:color="auto"/>
        <w:right w:val="none" w:sz="0" w:space="0" w:color="auto"/>
      </w:divBdr>
    </w:div>
    <w:div w:id="181096482">
      <w:bodyDiv w:val="1"/>
      <w:marLeft w:val="0"/>
      <w:marRight w:val="0"/>
      <w:marTop w:val="0"/>
      <w:marBottom w:val="0"/>
      <w:divBdr>
        <w:top w:val="none" w:sz="0" w:space="0" w:color="auto"/>
        <w:left w:val="none" w:sz="0" w:space="0" w:color="auto"/>
        <w:bottom w:val="none" w:sz="0" w:space="0" w:color="auto"/>
        <w:right w:val="none" w:sz="0" w:space="0" w:color="auto"/>
      </w:divBdr>
    </w:div>
    <w:div w:id="198931023">
      <w:bodyDiv w:val="1"/>
      <w:marLeft w:val="0"/>
      <w:marRight w:val="0"/>
      <w:marTop w:val="0"/>
      <w:marBottom w:val="0"/>
      <w:divBdr>
        <w:top w:val="none" w:sz="0" w:space="0" w:color="auto"/>
        <w:left w:val="none" w:sz="0" w:space="0" w:color="auto"/>
        <w:bottom w:val="none" w:sz="0" w:space="0" w:color="auto"/>
        <w:right w:val="none" w:sz="0" w:space="0" w:color="auto"/>
      </w:divBdr>
    </w:div>
    <w:div w:id="214662311">
      <w:bodyDiv w:val="1"/>
      <w:marLeft w:val="0"/>
      <w:marRight w:val="0"/>
      <w:marTop w:val="0"/>
      <w:marBottom w:val="0"/>
      <w:divBdr>
        <w:top w:val="none" w:sz="0" w:space="0" w:color="auto"/>
        <w:left w:val="none" w:sz="0" w:space="0" w:color="auto"/>
        <w:bottom w:val="none" w:sz="0" w:space="0" w:color="auto"/>
        <w:right w:val="none" w:sz="0" w:space="0" w:color="auto"/>
      </w:divBdr>
    </w:div>
    <w:div w:id="226452189">
      <w:bodyDiv w:val="1"/>
      <w:marLeft w:val="0"/>
      <w:marRight w:val="0"/>
      <w:marTop w:val="0"/>
      <w:marBottom w:val="0"/>
      <w:divBdr>
        <w:top w:val="none" w:sz="0" w:space="0" w:color="auto"/>
        <w:left w:val="none" w:sz="0" w:space="0" w:color="auto"/>
        <w:bottom w:val="none" w:sz="0" w:space="0" w:color="auto"/>
        <w:right w:val="none" w:sz="0" w:space="0" w:color="auto"/>
      </w:divBdr>
    </w:div>
    <w:div w:id="262109225">
      <w:bodyDiv w:val="1"/>
      <w:marLeft w:val="0"/>
      <w:marRight w:val="0"/>
      <w:marTop w:val="0"/>
      <w:marBottom w:val="0"/>
      <w:divBdr>
        <w:top w:val="none" w:sz="0" w:space="0" w:color="auto"/>
        <w:left w:val="none" w:sz="0" w:space="0" w:color="auto"/>
        <w:bottom w:val="none" w:sz="0" w:space="0" w:color="auto"/>
        <w:right w:val="none" w:sz="0" w:space="0" w:color="auto"/>
      </w:divBdr>
    </w:div>
    <w:div w:id="262690877">
      <w:bodyDiv w:val="1"/>
      <w:marLeft w:val="0"/>
      <w:marRight w:val="0"/>
      <w:marTop w:val="0"/>
      <w:marBottom w:val="0"/>
      <w:divBdr>
        <w:top w:val="none" w:sz="0" w:space="0" w:color="auto"/>
        <w:left w:val="none" w:sz="0" w:space="0" w:color="auto"/>
        <w:bottom w:val="none" w:sz="0" w:space="0" w:color="auto"/>
        <w:right w:val="none" w:sz="0" w:space="0" w:color="auto"/>
      </w:divBdr>
    </w:div>
    <w:div w:id="285506422">
      <w:bodyDiv w:val="1"/>
      <w:marLeft w:val="0"/>
      <w:marRight w:val="0"/>
      <w:marTop w:val="0"/>
      <w:marBottom w:val="0"/>
      <w:divBdr>
        <w:top w:val="none" w:sz="0" w:space="0" w:color="auto"/>
        <w:left w:val="none" w:sz="0" w:space="0" w:color="auto"/>
        <w:bottom w:val="none" w:sz="0" w:space="0" w:color="auto"/>
        <w:right w:val="none" w:sz="0" w:space="0" w:color="auto"/>
      </w:divBdr>
    </w:div>
    <w:div w:id="321585296">
      <w:bodyDiv w:val="1"/>
      <w:marLeft w:val="0"/>
      <w:marRight w:val="0"/>
      <w:marTop w:val="0"/>
      <w:marBottom w:val="0"/>
      <w:divBdr>
        <w:top w:val="none" w:sz="0" w:space="0" w:color="auto"/>
        <w:left w:val="none" w:sz="0" w:space="0" w:color="auto"/>
        <w:bottom w:val="none" w:sz="0" w:space="0" w:color="auto"/>
        <w:right w:val="none" w:sz="0" w:space="0" w:color="auto"/>
      </w:divBdr>
    </w:div>
    <w:div w:id="327095446">
      <w:bodyDiv w:val="1"/>
      <w:marLeft w:val="0"/>
      <w:marRight w:val="0"/>
      <w:marTop w:val="0"/>
      <w:marBottom w:val="0"/>
      <w:divBdr>
        <w:top w:val="none" w:sz="0" w:space="0" w:color="auto"/>
        <w:left w:val="none" w:sz="0" w:space="0" w:color="auto"/>
        <w:bottom w:val="none" w:sz="0" w:space="0" w:color="auto"/>
        <w:right w:val="none" w:sz="0" w:space="0" w:color="auto"/>
      </w:divBdr>
    </w:div>
    <w:div w:id="339040764">
      <w:bodyDiv w:val="1"/>
      <w:marLeft w:val="0"/>
      <w:marRight w:val="0"/>
      <w:marTop w:val="0"/>
      <w:marBottom w:val="0"/>
      <w:divBdr>
        <w:top w:val="none" w:sz="0" w:space="0" w:color="auto"/>
        <w:left w:val="none" w:sz="0" w:space="0" w:color="auto"/>
        <w:bottom w:val="none" w:sz="0" w:space="0" w:color="auto"/>
        <w:right w:val="none" w:sz="0" w:space="0" w:color="auto"/>
      </w:divBdr>
    </w:div>
    <w:div w:id="382874484">
      <w:bodyDiv w:val="1"/>
      <w:marLeft w:val="0"/>
      <w:marRight w:val="0"/>
      <w:marTop w:val="0"/>
      <w:marBottom w:val="0"/>
      <w:divBdr>
        <w:top w:val="none" w:sz="0" w:space="0" w:color="auto"/>
        <w:left w:val="none" w:sz="0" w:space="0" w:color="auto"/>
        <w:bottom w:val="none" w:sz="0" w:space="0" w:color="auto"/>
        <w:right w:val="none" w:sz="0" w:space="0" w:color="auto"/>
      </w:divBdr>
    </w:div>
    <w:div w:id="397242143">
      <w:bodyDiv w:val="1"/>
      <w:marLeft w:val="0"/>
      <w:marRight w:val="0"/>
      <w:marTop w:val="0"/>
      <w:marBottom w:val="0"/>
      <w:divBdr>
        <w:top w:val="none" w:sz="0" w:space="0" w:color="auto"/>
        <w:left w:val="none" w:sz="0" w:space="0" w:color="auto"/>
        <w:bottom w:val="none" w:sz="0" w:space="0" w:color="auto"/>
        <w:right w:val="none" w:sz="0" w:space="0" w:color="auto"/>
      </w:divBdr>
    </w:div>
    <w:div w:id="408892162">
      <w:bodyDiv w:val="1"/>
      <w:marLeft w:val="0"/>
      <w:marRight w:val="0"/>
      <w:marTop w:val="0"/>
      <w:marBottom w:val="0"/>
      <w:divBdr>
        <w:top w:val="none" w:sz="0" w:space="0" w:color="auto"/>
        <w:left w:val="none" w:sz="0" w:space="0" w:color="auto"/>
        <w:bottom w:val="none" w:sz="0" w:space="0" w:color="auto"/>
        <w:right w:val="none" w:sz="0" w:space="0" w:color="auto"/>
      </w:divBdr>
    </w:div>
    <w:div w:id="438912117">
      <w:bodyDiv w:val="1"/>
      <w:marLeft w:val="0"/>
      <w:marRight w:val="0"/>
      <w:marTop w:val="0"/>
      <w:marBottom w:val="0"/>
      <w:divBdr>
        <w:top w:val="none" w:sz="0" w:space="0" w:color="auto"/>
        <w:left w:val="none" w:sz="0" w:space="0" w:color="auto"/>
        <w:bottom w:val="none" w:sz="0" w:space="0" w:color="auto"/>
        <w:right w:val="none" w:sz="0" w:space="0" w:color="auto"/>
      </w:divBdr>
    </w:div>
    <w:div w:id="491457987">
      <w:bodyDiv w:val="1"/>
      <w:marLeft w:val="0"/>
      <w:marRight w:val="0"/>
      <w:marTop w:val="0"/>
      <w:marBottom w:val="0"/>
      <w:divBdr>
        <w:top w:val="none" w:sz="0" w:space="0" w:color="auto"/>
        <w:left w:val="none" w:sz="0" w:space="0" w:color="auto"/>
        <w:bottom w:val="none" w:sz="0" w:space="0" w:color="auto"/>
        <w:right w:val="none" w:sz="0" w:space="0" w:color="auto"/>
      </w:divBdr>
    </w:div>
    <w:div w:id="521432985">
      <w:bodyDiv w:val="1"/>
      <w:marLeft w:val="0"/>
      <w:marRight w:val="0"/>
      <w:marTop w:val="0"/>
      <w:marBottom w:val="0"/>
      <w:divBdr>
        <w:top w:val="none" w:sz="0" w:space="0" w:color="auto"/>
        <w:left w:val="none" w:sz="0" w:space="0" w:color="auto"/>
        <w:bottom w:val="none" w:sz="0" w:space="0" w:color="auto"/>
        <w:right w:val="none" w:sz="0" w:space="0" w:color="auto"/>
      </w:divBdr>
    </w:div>
    <w:div w:id="535048497">
      <w:bodyDiv w:val="1"/>
      <w:marLeft w:val="0"/>
      <w:marRight w:val="0"/>
      <w:marTop w:val="0"/>
      <w:marBottom w:val="0"/>
      <w:divBdr>
        <w:top w:val="none" w:sz="0" w:space="0" w:color="auto"/>
        <w:left w:val="none" w:sz="0" w:space="0" w:color="auto"/>
        <w:bottom w:val="none" w:sz="0" w:space="0" w:color="auto"/>
        <w:right w:val="none" w:sz="0" w:space="0" w:color="auto"/>
      </w:divBdr>
    </w:div>
    <w:div w:id="546599856">
      <w:bodyDiv w:val="1"/>
      <w:marLeft w:val="0"/>
      <w:marRight w:val="0"/>
      <w:marTop w:val="0"/>
      <w:marBottom w:val="0"/>
      <w:divBdr>
        <w:top w:val="none" w:sz="0" w:space="0" w:color="auto"/>
        <w:left w:val="none" w:sz="0" w:space="0" w:color="auto"/>
        <w:bottom w:val="none" w:sz="0" w:space="0" w:color="auto"/>
        <w:right w:val="none" w:sz="0" w:space="0" w:color="auto"/>
      </w:divBdr>
    </w:div>
    <w:div w:id="572854355">
      <w:bodyDiv w:val="1"/>
      <w:marLeft w:val="0"/>
      <w:marRight w:val="0"/>
      <w:marTop w:val="0"/>
      <w:marBottom w:val="0"/>
      <w:divBdr>
        <w:top w:val="none" w:sz="0" w:space="0" w:color="auto"/>
        <w:left w:val="none" w:sz="0" w:space="0" w:color="auto"/>
        <w:bottom w:val="none" w:sz="0" w:space="0" w:color="auto"/>
        <w:right w:val="none" w:sz="0" w:space="0" w:color="auto"/>
      </w:divBdr>
    </w:div>
    <w:div w:id="607737362">
      <w:bodyDiv w:val="1"/>
      <w:marLeft w:val="0"/>
      <w:marRight w:val="0"/>
      <w:marTop w:val="0"/>
      <w:marBottom w:val="0"/>
      <w:divBdr>
        <w:top w:val="none" w:sz="0" w:space="0" w:color="auto"/>
        <w:left w:val="none" w:sz="0" w:space="0" w:color="auto"/>
        <w:bottom w:val="none" w:sz="0" w:space="0" w:color="auto"/>
        <w:right w:val="none" w:sz="0" w:space="0" w:color="auto"/>
      </w:divBdr>
    </w:div>
    <w:div w:id="614672224">
      <w:bodyDiv w:val="1"/>
      <w:marLeft w:val="0"/>
      <w:marRight w:val="0"/>
      <w:marTop w:val="0"/>
      <w:marBottom w:val="0"/>
      <w:divBdr>
        <w:top w:val="none" w:sz="0" w:space="0" w:color="auto"/>
        <w:left w:val="none" w:sz="0" w:space="0" w:color="auto"/>
        <w:bottom w:val="none" w:sz="0" w:space="0" w:color="auto"/>
        <w:right w:val="none" w:sz="0" w:space="0" w:color="auto"/>
      </w:divBdr>
    </w:div>
    <w:div w:id="661159712">
      <w:bodyDiv w:val="1"/>
      <w:marLeft w:val="0"/>
      <w:marRight w:val="0"/>
      <w:marTop w:val="0"/>
      <w:marBottom w:val="0"/>
      <w:divBdr>
        <w:top w:val="none" w:sz="0" w:space="0" w:color="auto"/>
        <w:left w:val="none" w:sz="0" w:space="0" w:color="auto"/>
        <w:bottom w:val="none" w:sz="0" w:space="0" w:color="auto"/>
        <w:right w:val="none" w:sz="0" w:space="0" w:color="auto"/>
      </w:divBdr>
    </w:div>
    <w:div w:id="669716290">
      <w:bodyDiv w:val="1"/>
      <w:marLeft w:val="0"/>
      <w:marRight w:val="0"/>
      <w:marTop w:val="0"/>
      <w:marBottom w:val="0"/>
      <w:divBdr>
        <w:top w:val="none" w:sz="0" w:space="0" w:color="auto"/>
        <w:left w:val="none" w:sz="0" w:space="0" w:color="auto"/>
        <w:bottom w:val="none" w:sz="0" w:space="0" w:color="auto"/>
        <w:right w:val="none" w:sz="0" w:space="0" w:color="auto"/>
      </w:divBdr>
    </w:div>
    <w:div w:id="687407720">
      <w:bodyDiv w:val="1"/>
      <w:marLeft w:val="0"/>
      <w:marRight w:val="0"/>
      <w:marTop w:val="0"/>
      <w:marBottom w:val="0"/>
      <w:divBdr>
        <w:top w:val="none" w:sz="0" w:space="0" w:color="auto"/>
        <w:left w:val="none" w:sz="0" w:space="0" w:color="auto"/>
        <w:bottom w:val="none" w:sz="0" w:space="0" w:color="auto"/>
        <w:right w:val="none" w:sz="0" w:space="0" w:color="auto"/>
      </w:divBdr>
    </w:div>
    <w:div w:id="702244746">
      <w:bodyDiv w:val="1"/>
      <w:marLeft w:val="0"/>
      <w:marRight w:val="0"/>
      <w:marTop w:val="0"/>
      <w:marBottom w:val="0"/>
      <w:divBdr>
        <w:top w:val="none" w:sz="0" w:space="0" w:color="auto"/>
        <w:left w:val="none" w:sz="0" w:space="0" w:color="auto"/>
        <w:bottom w:val="none" w:sz="0" w:space="0" w:color="auto"/>
        <w:right w:val="none" w:sz="0" w:space="0" w:color="auto"/>
      </w:divBdr>
    </w:div>
    <w:div w:id="709571050">
      <w:bodyDiv w:val="1"/>
      <w:marLeft w:val="0"/>
      <w:marRight w:val="0"/>
      <w:marTop w:val="0"/>
      <w:marBottom w:val="0"/>
      <w:divBdr>
        <w:top w:val="none" w:sz="0" w:space="0" w:color="auto"/>
        <w:left w:val="none" w:sz="0" w:space="0" w:color="auto"/>
        <w:bottom w:val="none" w:sz="0" w:space="0" w:color="auto"/>
        <w:right w:val="none" w:sz="0" w:space="0" w:color="auto"/>
      </w:divBdr>
    </w:div>
    <w:div w:id="734012943">
      <w:bodyDiv w:val="1"/>
      <w:marLeft w:val="0"/>
      <w:marRight w:val="0"/>
      <w:marTop w:val="0"/>
      <w:marBottom w:val="0"/>
      <w:divBdr>
        <w:top w:val="none" w:sz="0" w:space="0" w:color="auto"/>
        <w:left w:val="none" w:sz="0" w:space="0" w:color="auto"/>
        <w:bottom w:val="none" w:sz="0" w:space="0" w:color="auto"/>
        <w:right w:val="none" w:sz="0" w:space="0" w:color="auto"/>
      </w:divBdr>
    </w:div>
    <w:div w:id="818493729">
      <w:bodyDiv w:val="1"/>
      <w:marLeft w:val="0"/>
      <w:marRight w:val="0"/>
      <w:marTop w:val="0"/>
      <w:marBottom w:val="0"/>
      <w:divBdr>
        <w:top w:val="none" w:sz="0" w:space="0" w:color="auto"/>
        <w:left w:val="none" w:sz="0" w:space="0" w:color="auto"/>
        <w:bottom w:val="none" w:sz="0" w:space="0" w:color="auto"/>
        <w:right w:val="none" w:sz="0" w:space="0" w:color="auto"/>
      </w:divBdr>
    </w:div>
    <w:div w:id="867370912">
      <w:bodyDiv w:val="1"/>
      <w:marLeft w:val="0"/>
      <w:marRight w:val="0"/>
      <w:marTop w:val="0"/>
      <w:marBottom w:val="0"/>
      <w:divBdr>
        <w:top w:val="none" w:sz="0" w:space="0" w:color="auto"/>
        <w:left w:val="none" w:sz="0" w:space="0" w:color="auto"/>
        <w:bottom w:val="none" w:sz="0" w:space="0" w:color="auto"/>
        <w:right w:val="none" w:sz="0" w:space="0" w:color="auto"/>
      </w:divBdr>
    </w:div>
    <w:div w:id="882792642">
      <w:bodyDiv w:val="1"/>
      <w:marLeft w:val="0"/>
      <w:marRight w:val="0"/>
      <w:marTop w:val="0"/>
      <w:marBottom w:val="0"/>
      <w:divBdr>
        <w:top w:val="none" w:sz="0" w:space="0" w:color="auto"/>
        <w:left w:val="none" w:sz="0" w:space="0" w:color="auto"/>
        <w:bottom w:val="none" w:sz="0" w:space="0" w:color="auto"/>
        <w:right w:val="none" w:sz="0" w:space="0" w:color="auto"/>
      </w:divBdr>
    </w:div>
    <w:div w:id="998266245">
      <w:bodyDiv w:val="1"/>
      <w:marLeft w:val="0"/>
      <w:marRight w:val="0"/>
      <w:marTop w:val="0"/>
      <w:marBottom w:val="0"/>
      <w:divBdr>
        <w:top w:val="none" w:sz="0" w:space="0" w:color="auto"/>
        <w:left w:val="none" w:sz="0" w:space="0" w:color="auto"/>
        <w:bottom w:val="none" w:sz="0" w:space="0" w:color="auto"/>
        <w:right w:val="none" w:sz="0" w:space="0" w:color="auto"/>
      </w:divBdr>
    </w:div>
    <w:div w:id="1049647328">
      <w:bodyDiv w:val="1"/>
      <w:marLeft w:val="0"/>
      <w:marRight w:val="0"/>
      <w:marTop w:val="0"/>
      <w:marBottom w:val="0"/>
      <w:divBdr>
        <w:top w:val="none" w:sz="0" w:space="0" w:color="auto"/>
        <w:left w:val="none" w:sz="0" w:space="0" w:color="auto"/>
        <w:bottom w:val="none" w:sz="0" w:space="0" w:color="auto"/>
        <w:right w:val="none" w:sz="0" w:space="0" w:color="auto"/>
      </w:divBdr>
    </w:div>
    <w:div w:id="1059279471">
      <w:bodyDiv w:val="1"/>
      <w:marLeft w:val="0"/>
      <w:marRight w:val="0"/>
      <w:marTop w:val="0"/>
      <w:marBottom w:val="0"/>
      <w:divBdr>
        <w:top w:val="none" w:sz="0" w:space="0" w:color="auto"/>
        <w:left w:val="none" w:sz="0" w:space="0" w:color="auto"/>
        <w:bottom w:val="none" w:sz="0" w:space="0" w:color="auto"/>
        <w:right w:val="none" w:sz="0" w:space="0" w:color="auto"/>
      </w:divBdr>
    </w:div>
    <w:div w:id="1135830869">
      <w:bodyDiv w:val="1"/>
      <w:marLeft w:val="0"/>
      <w:marRight w:val="0"/>
      <w:marTop w:val="0"/>
      <w:marBottom w:val="0"/>
      <w:divBdr>
        <w:top w:val="none" w:sz="0" w:space="0" w:color="auto"/>
        <w:left w:val="none" w:sz="0" w:space="0" w:color="auto"/>
        <w:bottom w:val="none" w:sz="0" w:space="0" w:color="auto"/>
        <w:right w:val="none" w:sz="0" w:space="0" w:color="auto"/>
      </w:divBdr>
    </w:div>
    <w:div w:id="1138692757">
      <w:bodyDiv w:val="1"/>
      <w:marLeft w:val="0"/>
      <w:marRight w:val="0"/>
      <w:marTop w:val="0"/>
      <w:marBottom w:val="0"/>
      <w:divBdr>
        <w:top w:val="none" w:sz="0" w:space="0" w:color="auto"/>
        <w:left w:val="none" w:sz="0" w:space="0" w:color="auto"/>
        <w:bottom w:val="none" w:sz="0" w:space="0" w:color="auto"/>
        <w:right w:val="none" w:sz="0" w:space="0" w:color="auto"/>
      </w:divBdr>
    </w:div>
    <w:div w:id="1141310815">
      <w:bodyDiv w:val="1"/>
      <w:marLeft w:val="0"/>
      <w:marRight w:val="0"/>
      <w:marTop w:val="0"/>
      <w:marBottom w:val="0"/>
      <w:divBdr>
        <w:top w:val="none" w:sz="0" w:space="0" w:color="auto"/>
        <w:left w:val="none" w:sz="0" w:space="0" w:color="auto"/>
        <w:bottom w:val="none" w:sz="0" w:space="0" w:color="auto"/>
        <w:right w:val="none" w:sz="0" w:space="0" w:color="auto"/>
      </w:divBdr>
    </w:div>
    <w:div w:id="1193306234">
      <w:bodyDiv w:val="1"/>
      <w:marLeft w:val="0"/>
      <w:marRight w:val="0"/>
      <w:marTop w:val="0"/>
      <w:marBottom w:val="0"/>
      <w:divBdr>
        <w:top w:val="none" w:sz="0" w:space="0" w:color="auto"/>
        <w:left w:val="none" w:sz="0" w:space="0" w:color="auto"/>
        <w:bottom w:val="none" w:sz="0" w:space="0" w:color="auto"/>
        <w:right w:val="none" w:sz="0" w:space="0" w:color="auto"/>
      </w:divBdr>
    </w:div>
    <w:div w:id="1227913186">
      <w:bodyDiv w:val="1"/>
      <w:marLeft w:val="0"/>
      <w:marRight w:val="0"/>
      <w:marTop w:val="0"/>
      <w:marBottom w:val="0"/>
      <w:divBdr>
        <w:top w:val="none" w:sz="0" w:space="0" w:color="auto"/>
        <w:left w:val="none" w:sz="0" w:space="0" w:color="auto"/>
        <w:bottom w:val="none" w:sz="0" w:space="0" w:color="auto"/>
        <w:right w:val="none" w:sz="0" w:space="0" w:color="auto"/>
      </w:divBdr>
    </w:div>
    <w:div w:id="1246106498">
      <w:bodyDiv w:val="1"/>
      <w:marLeft w:val="0"/>
      <w:marRight w:val="0"/>
      <w:marTop w:val="0"/>
      <w:marBottom w:val="0"/>
      <w:divBdr>
        <w:top w:val="none" w:sz="0" w:space="0" w:color="auto"/>
        <w:left w:val="none" w:sz="0" w:space="0" w:color="auto"/>
        <w:bottom w:val="none" w:sz="0" w:space="0" w:color="auto"/>
        <w:right w:val="none" w:sz="0" w:space="0" w:color="auto"/>
      </w:divBdr>
    </w:div>
    <w:div w:id="1301811026">
      <w:bodyDiv w:val="1"/>
      <w:marLeft w:val="0"/>
      <w:marRight w:val="0"/>
      <w:marTop w:val="0"/>
      <w:marBottom w:val="0"/>
      <w:divBdr>
        <w:top w:val="none" w:sz="0" w:space="0" w:color="auto"/>
        <w:left w:val="none" w:sz="0" w:space="0" w:color="auto"/>
        <w:bottom w:val="none" w:sz="0" w:space="0" w:color="auto"/>
        <w:right w:val="none" w:sz="0" w:space="0" w:color="auto"/>
      </w:divBdr>
    </w:div>
    <w:div w:id="1303466422">
      <w:bodyDiv w:val="1"/>
      <w:marLeft w:val="0"/>
      <w:marRight w:val="0"/>
      <w:marTop w:val="0"/>
      <w:marBottom w:val="0"/>
      <w:divBdr>
        <w:top w:val="none" w:sz="0" w:space="0" w:color="auto"/>
        <w:left w:val="none" w:sz="0" w:space="0" w:color="auto"/>
        <w:bottom w:val="none" w:sz="0" w:space="0" w:color="auto"/>
        <w:right w:val="none" w:sz="0" w:space="0" w:color="auto"/>
      </w:divBdr>
    </w:div>
    <w:div w:id="1329596259">
      <w:bodyDiv w:val="1"/>
      <w:marLeft w:val="0"/>
      <w:marRight w:val="0"/>
      <w:marTop w:val="0"/>
      <w:marBottom w:val="0"/>
      <w:divBdr>
        <w:top w:val="none" w:sz="0" w:space="0" w:color="auto"/>
        <w:left w:val="none" w:sz="0" w:space="0" w:color="auto"/>
        <w:bottom w:val="none" w:sz="0" w:space="0" w:color="auto"/>
        <w:right w:val="none" w:sz="0" w:space="0" w:color="auto"/>
      </w:divBdr>
    </w:div>
    <w:div w:id="1349335518">
      <w:bodyDiv w:val="1"/>
      <w:marLeft w:val="0"/>
      <w:marRight w:val="0"/>
      <w:marTop w:val="0"/>
      <w:marBottom w:val="0"/>
      <w:divBdr>
        <w:top w:val="none" w:sz="0" w:space="0" w:color="auto"/>
        <w:left w:val="none" w:sz="0" w:space="0" w:color="auto"/>
        <w:bottom w:val="none" w:sz="0" w:space="0" w:color="auto"/>
        <w:right w:val="none" w:sz="0" w:space="0" w:color="auto"/>
      </w:divBdr>
    </w:div>
    <w:div w:id="1425493078">
      <w:bodyDiv w:val="1"/>
      <w:marLeft w:val="0"/>
      <w:marRight w:val="0"/>
      <w:marTop w:val="0"/>
      <w:marBottom w:val="0"/>
      <w:divBdr>
        <w:top w:val="none" w:sz="0" w:space="0" w:color="auto"/>
        <w:left w:val="none" w:sz="0" w:space="0" w:color="auto"/>
        <w:bottom w:val="none" w:sz="0" w:space="0" w:color="auto"/>
        <w:right w:val="none" w:sz="0" w:space="0" w:color="auto"/>
      </w:divBdr>
    </w:div>
    <w:div w:id="1497261715">
      <w:bodyDiv w:val="1"/>
      <w:marLeft w:val="0"/>
      <w:marRight w:val="0"/>
      <w:marTop w:val="0"/>
      <w:marBottom w:val="0"/>
      <w:divBdr>
        <w:top w:val="none" w:sz="0" w:space="0" w:color="auto"/>
        <w:left w:val="none" w:sz="0" w:space="0" w:color="auto"/>
        <w:bottom w:val="none" w:sz="0" w:space="0" w:color="auto"/>
        <w:right w:val="none" w:sz="0" w:space="0" w:color="auto"/>
      </w:divBdr>
    </w:div>
    <w:div w:id="1507280150">
      <w:bodyDiv w:val="1"/>
      <w:marLeft w:val="0"/>
      <w:marRight w:val="0"/>
      <w:marTop w:val="0"/>
      <w:marBottom w:val="0"/>
      <w:divBdr>
        <w:top w:val="none" w:sz="0" w:space="0" w:color="auto"/>
        <w:left w:val="none" w:sz="0" w:space="0" w:color="auto"/>
        <w:bottom w:val="none" w:sz="0" w:space="0" w:color="auto"/>
        <w:right w:val="none" w:sz="0" w:space="0" w:color="auto"/>
      </w:divBdr>
    </w:div>
    <w:div w:id="1559898104">
      <w:bodyDiv w:val="1"/>
      <w:marLeft w:val="0"/>
      <w:marRight w:val="0"/>
      <w:marTop w:val="0"/>
      <w:marBottom w:val="0"/>
      <w:divBdr>
        <w:top w:val="none" w:sz="0" w:space="0" w:color="auto"/>
        <w:left w:val="none" w:sz="0" w:space="0" w:color="auto"/>
        <w:bottom w:val="none" w:sz="0" w:space="0" w:color="auto"/>
        <w:right w:val="none" w:sz="0" w:space="0" w:color="auto"/>
      </w:divBdr>
    </w:div>
    <w:div w:id="1586766176">
      <w:bodyDiv w:val="1"/>
      <w:marLeft w:val="0"/>
      <w:marRight w:val="0"/>
      <w:marTop w:val="0"/>
      <w:marBottom w:val="0"/>
      <w:divBdr>
        <w:top w:val="none" w:sz="0" w:space="0" w:color="auto"/>
        <w:left w:val="none" w:sz="0" w:space="0" w:color="auto"/>
        <w:bottom w:val="none" w:sz="0" w:space="0" w:color="auto"/>
        <w:right w:val="none" w:sz="0" w:space="0" w:color="auto"/>
      </w:divBdr>
    </w:div>
    <w:div w:id="1593584108">
      <w:bodyDiv w:val="1"/>
      <w:marLeft w:val="0"/>
      <w:marRight w:val="0"/>
      <w:marTop w:val="0"/>
      <w:marBottom w:val="0"/>
      <w:divBdr>
        <w:top w:val="none" w:sz="0" w:space="0" w:color="auto"/>
        <w:left w:val="none" w:sz="0" w:space="0" w:color="auto"/>
        <w:bottom w:val="none" w:sz="0" w:space="0" w:color="auto"/>
        <w:right w:val="none" w:sz="0" w:space="0" w:color="auto"/>
      </w:divBdr>
    </w:div>
    <w:div w:id="1605187327">
      <w:bodyDiv w:val="1"/>
      <w:marLeft w:val="0"/>
      <w:marRight w:val="0"/>
      <w:marTop w:val="0"/>
      <w:marBottom w:val="0"/>
      <w:divBdr>
        <w:top w:val="none" w:sz="0" w:space="0" w:color="auto"/>
        <w:left w:val="none" w:sz="0" w:space="0" w:color="auto"/>
        <w:bottom w:val="none" w:sz="0" w:space="0" w:color="auto"/>
        <w:right w:val="none" w:sz="0" w:space="0" w:color="auto"/>
      </w:divBdr>
    </w:div>
    <w:div w:id="1689865195">
      <w:bodyDiv w:val="1"/>
      <w:marLeft w:val="0"/>
      <w:marRight w:val="0"/>
      <w:marTop w:val="0"/>
      <w:marBottom w:val="0"/>
      <w:divBdr>
        <w:top w:val="none" w:sz="0" w:space="0" w:color="auto"/>
        <w:left w:val="none" w:sz="0" w:space="0" w:color="auto"/>
        <w:bottom w:val="none" w:sz="0" w:space="0" w:color="auto"/>
        <w:right w:val="none" w:sz="0" w:space="0" w:color="auto"/>
      </w:divBdr>
    </w:div>
    <w:div w:id="1738898249">
      <w:bodyDiv w:val="1"/>
      <w:marLeft w:val="0"/>
      <w:marRight w:val="0"/>
      <w:marTop w:val="0"/>
      <w:marBottom w:val="0"/>
      <w:divBdr>
        <w:top w:val="none" w:sz="0" w:space="0" w:color="auto"/>
        <w:left w:val="none" w:sz="0" w:space="0" w:color="auto"/>
        <w:bottom w:val="none" w:sz="0" w:space="0" w:color="auto"/>
        <w:right w:val="none" w:sz="0" w:space="0" w:color="auto"/>
      </w:divBdr>
    </w:div>
    <w:div w:id="1740325573">
      <w:bodyDiv w:val="1"/>
      <w:marLeft w:val="0"/>
      <w:marRight w:val="0"/>
      <w:marTop w:val="0"/>
      <w:marBottom w:val="0"/>
      <w:divBdr>
        <w:top w:val="none" w:sz="0" w:space="0" w:color="auto"/>
        <w:left w:val="none" w:sz="0" w:space="0" w:color="auto"/>
        <w:bottom w:val="none" w:sz="0" w:space="0" w:color="auto"/>
        <w:right w:val="none" w:sz="0" w:space="0" w:color="auto"/>
      </w:divBdr>
    </w:div>
    <w:div w:id="1783068187">
      <w:bodyDiv w:val="1"/>
      <w:marLeft w:val="0"/>
      <w:marRight w:val="0"/>
      <w:marTop w:val="0"/>
      <w:marBottom w:val="0"/>
      <w:divBdr>
        <w:top w:val="none" w:sz="0" w:space="0" w:color="auto"/>
        <w:left w:val="none" w:sz="0" w:space="0" w:color="auto"/>
        <w:bottom w:val="none" w:sz="0" w:space="0" w:color="auto"/>
        <w:right w:val="none" w:sz="0" w:space="0" w:color="auto"/>
      </w:divBdr>
    </w:div>
    <w:div w:id="1783719866">
      <w:bodyDiv w:val="1"/>
      <w:marLeft w:val="0"/>
      <w:marRight w:val="0"/>
      <w:marTop w:val="0"/>
      <w:marBottom w:val="0"/>
      <w:divBdr>
        <w:top w:val="none" w:sz="0" w:space="0" w:color="auto"/>
        <w:left w:val="none" w:sz="0" w:space="0" w:color="auto"/>
        <w:bottom w:val="none" w:sz="0" w:space="0" w:color="auto"/>
        <w:right w:val="none" w:sz="0" w:space="0" w:color="auto"/>
      </w:divBdr>
    </w:div>
    <w:div w:id="1868905178">
      <w:bodyDiv w:val="1"/>
      <w:marLeft w:val="0"/>
      <w:marRight w:val="0"/>
      <w:marTop w:val="0"/>
      <w:marBottom w:val="0"/>
      <w:divBdr>
        <w:top w:val="none" w:sz="0" w:space="0" w:color="auto"/>
        <w:left w:val="none" w:sz="0" w:space="0" w:color="auto"/>
        <w:bottom w:val="none" w:sz="0" w:space="0" w:color="auto"/>
        <w:right w:val="none" w:sz="0" w:space="0" w:color="auto"/>
      </w:divBdr>
    </w:div>
    <w:div w:id="1924870602">
      <w:bodyDiv w:val="1"/>
      <w:marLeft w:val="0"/>
      <w:marRight w:val="0"/>
      <w:marTop w:val="0"/>
      <w:marBottom w:val="0"/>
      <w:divBdr>
        <w:top w:val="none" w:sz="0" w:space="0" w:color="auto"/>
        <w:left w:val="none" w:sz="0" w:space="0" w:color="auto"/>
        <w:bottom w:val="none" w:sz="0" w:space="0" w:color="auto"/>
        <w:right w:val="none" w:sz="0" w:space="0" w:color="auto"/>
      </w:divBdr>
    </w:div>
    <w:div w:id="1948345173">
      <w:bodyDiv w:val="1"/>
      <w:marLeft w:val="0"/>
      <w:marRight w:val="0"/>
      <w:marTop w:val="0"/>
      <w:marBottom w:val="0"/>
      <w:divBdr>
        <w:top w:val="none" w:sz="0" w:space="0" w:color="auto"/>
        <w:left w:val="none" w:sz="0" w:space="0" w:color="auto"/>
        <w:bottom w:val="none" w:sz="0" w:space="0" w:color="auto"/>
        <w:right w:val="none" w:sz="0" w:space="0" w:color="auto"/>
      </w:divBdr>
    </w:div>
    <w:div w:id="1955863202">
      <w:bodyDiv w:val="1"/>
      <w:marLeft w:val="0"/>
      <w:marRight w:val="0"/>
      <w:marTop w:val="0"/>
      <w:marBottom w:val="0"/>
      <w:divBdr>
        <w:top w:val="none" w:sz="0" w:space="0" w:color="auto"/>
        <w:left w:val="none" w:sz="0" w:space="0" w:color="auto"/>
        <w:bottom w:val="none" w:sz="0" w:space="0" w:color="auto"/>
        <w:right w:val="none" w:sz="0" w:space="0" w:color="auto"/>
      </w:divBdr>
    </w:div>
    <w:div w:id="1980185768">
      <w:bodyDiv w:val="1"/>
      <w:marLeft w:val="0"/>
      <w:marRight w:val="0"/>
      <w:marTop w:val="0"/>
      <w:marBottom w:val="0"/>
      <w:divBdr>
        <w:top w:val="none" w:sz="0" w:space="0" w:color="auto"/>
        <w:left w:val="none" w:sz="0" w:space="0" w:color="auto"/>
        <w:bottom w:val="none" w:sz="0" w:space="0" w:color="auto"/>
        <w:right w:val="none" w:sz="0" w:space="0" w:color="auto"/>
      </w:divBdr>
    </w:div>
    <w:div w:id="1982029644">
      <w:bodyDiv w:val="1"/>
      <w:marLeft w:val="0"/>
      <w:marRight w:val="0"/>
      <w:marTop w:val="0"/>
      <w:marBottom w:val="0"/>
      <w:divBdr>
        <w:top w:val="none" w:sz="0" w:space="0" w:color="auto"/>
        <w:left w:val="none" w:sz="0" w:space="0" w:color="auto"/>
        <w:bottom w:val="none" w:sz="0" w:space="0" w:color="auto"/>
        <w:right w:val="none" w:sz="0" w:space="0" w:color="auto"/>
      </w:divBdr>
    </w:div>
    <w:div w:id="1984264829">
      <w:bodyDiv w:val="1"/>
      <w:marLeft w:val="0"/>
      <w:marRight w:val="0"/>
      <w:marTop w:val="0"/>
      <w:marBottom w:val="0"/>
      <w:divBdr>
        <w:top w:val="none" w:sz="0" w:space="0" w:color="auto"/>
        <w:left w:val="none" w:sz="0" w:space="0" w:color="auto"/>
        <w:bottom w:val="none" w:sz="0" w:space="0" w:color="auto"/>
        <w:right w:val="none" w:sz="0" w:space="0" w:color="auto"/>
      </w:divBdr>
    </w:div>
    <w:div w:id="1985886669">
      <w:bodyDiv w:val="1"/>
      <w:marLeft w:val="0"/>
      <w:marRight w:val="0"/>
      <w:marTop w:val="0"/>
      <w:marBottom w:val="0"/>
      <w:divBdr>
        <w:top w:val="none" w:sz="0" w:space="0" w:color="auto"/>
        <w:left w:val="none" w:sz="0" w:space="0" w:color="auto"/>
        <w:bottom w:val="none" w:sz="0" w:space="0" w:color="auto"/>
        <w:right w:val="none" w:sz="0" w:space="0" w:color="auto"/>
      </w:divBdr>
    </w:div>
    <w:div w:id="2050302669">
      <w:bodyDiv w:val="1"/>
      <w:marLeft w:val="0"/>
      <w:marRight w:val="0"/>
      <w:marTop w:val="0"/>
      <w:marBottom w:val="0"/>
      <w:divBdr>
        <w:top w:val="none" w:sz="0" w:space="0" w:color="auto"/>
        <w:left w:val="none" w:sz="0" w:space="0" w:color="auto"/>
        <w:bottom w:val="none" w:sz="0" w:space="0" w:color="auto"/>
        <w:right w:val="none" w:sz="0" w:space="0" w:color="auto"/>
      </w:divBdr>
    </w:div>
    <w:div w:id="2068601540">
      <w:bodyDiv w:val="1"/>
      <w:marLeft w:val="0"/>
      <w:marRight w:val="0"/>
      <w:marTop w:val="0"/>
      <w:marBottom w:val="0"/>
      <w:divBdr>
        <w:top w:val="none" w:sz="0" w:space="0" w:color="auto"/>
        <w:left w:val="none" w:sz="0" w:space="0" w:color="auto"/>
        <w:bottom w:val="none" w:sz="0" w:space="0" w:color="auto"/>
        <w:right w:val="none" w:sz="0" w:space="0" w:color="auto"/>
      </w:divBdr>
    </w:div>
    <w:div w:id="2121947952">
      <w:bodyDiv w:val="1"/>
      <w:marLeft w:val="0"/>
      <w:marRight w:val="0"/>
      <w:marTop w:val="0"/>
      <w:marBottom w:val="0"/>
      <w:divBdr>
        <w:top w:val="none" w:sz="0" w:space="0" w:color="auto"/>
        <w:left w:val="none" w:sz="0" w:space="0" w:color="auto"/>
        <w:bottom w:val="none" w:sz="0" w:space="0" w:color="auto"/>
        <w:right w:val="none" w:sz="0" w:space="0" w:color="auto"/>
      </w:divBdr>
    </w:div>
    <w:div w:id="2128625255">
      <w:bodyDiv w:val="1"/>
      <w:marLeft w:val="0"/>
      <w:marRight w:val="0"/>
      <w:marTop w:val="0"/>
      <w:marBottom w:val="0"/>
      <w:divBdr>
        <w:top w:val="none" w:sz="0" w:space="0" w:color="auto"/>
        <w:left w:val="none" w:sz="0" w:space="0" w:color="auto"/>
        <w:bottom w:val="none" w:sz="0" w:space="0" w:color="auto"/>
        <w:right w:val="none" w:sz="0" w:space="0" w:color="auto"/>
      </w:divBdr>
    </w:div>
    <w:div w:id="2147156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acquisition.gov/Far/current/html/52_217_221.html" TargetMode="External"/><Relationship Id="rId299" Type="http://schemas.openxmlformats.org/officeDocument/2006/relationships/hyperlink" Target="http://www.acquisition.gov/Far/current/html/CISADA106@state.gov" TargetMode="External"/><Relationship Id="rId303" Type="http://schemas.openxmlformats.org/officeDocument/2006/relationships/footer" Target="footer1.xml"/><Relationship Id="rId21" Type="http://schemas.openxmlformats.org/officeDocument/2006/relationships/hyperlink" Target="http://www.acquisition.gov/Far/current/html/Subpart%2032_6.html" TargetMode="External"/><Relationship Id="rId42" Type="http://schemas.openxmlformats.org/officeDocument/2006/relationships/hyperlink" Target="http://www.sba.gov/hubzone" TargetMode="External"/><Relationship Id="rId63" Type="http://schemas.openxmlformats.org/officeDocument/2006/relationships/hyperlink" Target="http://uscode.house.gov/" TargetMode="External"/><Relationship Id="rId84" Type="http://schemas.openxmlformats.org/officeDocument/2006/relationships/hyperlink" Target="http://uscode.house.gov/uscode-cgi/fastweb.exe?getdoc+uscview+t13t16+492+90++%2815%29%20%20AND%20%28%2815%29%20ADJ%20USC%29%3ACITE%20%20%20%20%20%20%20%20%20" TargetMode="External"/><Relationship Id="rId138" Type="http://schemas.openxmlformats.org/officeDocument/2006/relationships/hyperlink" Target="http://www.acquisition.gov/Far/current/html/52_223_226.html" TargetMode="External"/><Relationship Id="rId159" Type="http://schemas.openxmlformats.org/officeDocument/2006/relationships/hyperlink" Target="http://www.acquisition.gov/Far/current/html/52_223_226.html" TargetMode="External"/><Relationship Id="rId170" Type="http://schemas.openxmlformats.org/officeDocument/2006/relationships/hyperlink" Target="http://uscode.house.gov/uscode-cgi/fastweb.exe?getdoc+uscview+t29t32+1665+30++%2831%29%20%20AND%20%28%2831%29%20ADJ%20USC%29%3ACITE%20%20%20%20%20%20%20%20%20" TargetMode="External"/><Relationship Id="rId191" Type="http://schemas.openxmlformats.org/officeDocument/2006/relationships/hyperlink" Target="http://uscode.house.gov/" TargetMode="External"/><Relationship Id="rId205" Type="http://schemas.openxmlformats.org/officeDocument/2006/relationships/hyperlink" Target="http://www.acquisition.gov/Far/current/html/52_222.html" TargetMode="External"/><Relationship Id="rId226" Type="http://schemas.openxmlformats.org/officeDocument/2006/relationships/hyperlink" Target="http://uscode.house.gov/uscode-cgi/fastweb.exe?getdoc+uscview+t09t12+1445+65++%2810%20U.S.C.%202302%20Note%29%20%20%20%20%20%20%20%20%20%20" TargetMode="External"/><Relationship Id="rId247" Type="http://schemas.openxmlformats.org/officeDocument/2006/relationships/hyperlink" Target="http://en.wikipedia.org/wiki/Image_scanner" TargetMode="External"/><Relationship Id="rId107" Type="http://schemas.openxmlformats.org/officeDocument/2006/relationships/hyperlink" Target="http://www.acquisition.gov/Far/current/html/52_217_221.html" TargetMode="External"/><Relationship Id="rId268" Type="http://schemas.openxmlformats.org/officeDocument/2006/relationships/hyperlink" Target="http://uscode.house.gov/" TargetMode="External"/><Relationship Id="rId289" Type="http://schemas.openxmlformats.org/officeDocument/2006/relationships/hyperlink" Target="http://www.acquisition.gov/Far/current/html/Subpart%2022_10.html" TargetMode="External"/><Relationship Id="rId11" Type="http://schemas.openxmlformats.org/officeDocument/2006/relationships/hyperlink" Target="http://uscode.house.gov/uscode-cgi/fastweb.exe?getdoc+uscview+t29t32+1665+30++%2831%29%20%20AND%20%28%2831%29%20ADJ%20USC%29%3ACITE%20%20%20%20%20%20%20%20%20" TargetMode="External"/><Relationship Id="rId32" Type="http://schemas.openxmlformats.org/officeDocument/2006/relationships/hyperlink" Target="http://www.acquisition.gov/Far/current/html/FormsStandard68.html" TargetMode="External"/><Relationship Id="rId53" Type="http://schemas.openxmlformats.org/officeDocument/2006/relationships/hyperlink" Target="http://acquisition.gov/far/current/html/Subpart%2019_1.html" TargetMode="External"/><Relationship Id="rId74" Type="http://schemas.openxmlformats.org/officeDocument/2006/relationships/hyperlink" Target="http://www.acquisition.gov/Far/current/html/52_200_206.html" TargetMode="External"/><Relationship Id="rId128" Type="http://schemas.openxmlformats.org/officeDocument/2006/relationships/hyperlink" Target="http://www.acquisition.gov/Far/current/html/52_222.html" TargetMode="External"/><Relationship Id="rId149" Type="http://schemas.openxmlformats.org/officeDocument/2006/relationships/hyperlink" Target="http://www.acquisition.gov/Far/current/html/52_223_226.html" TargetMode="External"/><Relationship Id="rId5" Type="http://schemas.openxmlformats.org/officeDocument/2006/relationships/numbering" Target="numbering.xml"/><Relationship Id="rId95" Type="http://schemas.openxmlformats.org/officeDocument/2006/relationships/hyperlink" Target="http://www.acquisition.gov/Far/current/html/52_217_221.html" TargetMode="External"/><Relationship Id="rId160" Type="http://schemas.openxmlformats.org/officeDocument/2006/relationships/hyperlink" Target="http://uscode.house.gov/uscode-cgi/fastweb.exe?getdoc+uscview+t41t42+250+1286++%2842%29%20%20AND%20%28%2842%29%20ADJ%20USC%29%3ACITE%20%20%20%20%20%20%20%20%20" TargetMode="External"/><Relationship Id="rId181" Type="http://schemas.openxmlformats.org/officeDocument/2006/relationships/hyperlink" Target="http://www.acquisition.gov/Far/current/html/52_222.html" TargetMode="External"/><Relationship Id="rId216" Type="http://schemas.openxmlformats.org/officeDocument/2006/relationships/hyperlink" Target="http://www.acquisition.gov/Far/current/html/52_222.html" TargetMode="External"/><Relationship Id="rId237" Type="http://schemas.openxmlformats.org/officeDocument/2006/relationships/hyperlink" Target="http://en.wikipedia.org/wiki/Federal_Information_Processing_Standard" TargetMode="External"/><Relationship Id="rId258" Type="http://schemas.openxmlformats.org/officeDocument/2006/relationships/hyperlink" Target="http://assistdocs.com/" TargetMode="External"/><Relationship Id="rId279" Type="http://schemas.openxmlformats.org/officeDocument/2006/relationships/hyperlink" Target="http://www.acquisition.gov/Far/current/html/FARTOCP25.html" TargetMode="External"/><Relationship Id="rId22" Type="http://schemas.openxmlformats.org/officeDocument/2006/relationships/hyperlink" Target="http://www.acquisition.gov/Far/current/html/Subpart%2032_6.html" TargetMode="External"/><Relationship Id="rId43" Type="http://schemas.openxmlformats.org/officeDocument/2006/relationships/hyperlink" Target="http://acquisition.gov/far/current/html/Subpart%2019_1.html" TargetMode="External"/><Relationship Id="rId64" Type="http://schemas.openxmlformats.org/officeDocument/2006/relationships/hyperlink" Target="http://www.acquisition.gov/Far/current/html/52_222.html" TargetMode="External"/><Relationship Id="rId118" Type="http://schemas.openxmlformats.org/officeDocument/2006/relationships/hyperlink" Target="http://uscode.house.gov/" TargetMode="External"/><Relationship Id="rId139" Type="http://schemas.openxmlformats.org/officeDocument/2006/relationships/hyperlink" Target="http://www.acquisition.gov/Far/current/html/52_223_226.html" TargetMode="External"/><Relationship Id="rId290" Type="http://schemas.openxmlformats.org/officeDocument/2006/relationships/hyperlink" Target="http://www.acquisition.gov/Far/current/html/Subpart%2022_10.html" TargetMode="External"/><Relationship Id="rId304" Type="http://schemas.openxmlformats.org/officeDocument/2006/relationships/footer" Target="footer2.xml"/><Relationship Id="rId85" Type="http://schemas.openxmlformats.org/officeDocument/2006/relationships/hyperlink" Target="http://www.acquisition.gov/Far/current/html/52_217_221.html" TargetMode="External"/><Relationship Id="rId150" Type="http://schemas.openxmlformats.org/officeDocument/2006/relationships/hyperlink" Target="http://www.acquisition.gov/Far/current/html/52_223_226.html" TargetMode="External"/><Relationship Id="rId171" Type="http://schemas.openxmlformats.org/officeDocument/2006/relationships/hyperlink" Target="http://www.acquisition.gov/Far/current/html/52_232.html" TargetMode="External"/><Relationship Id="rId192" Type="http://schemas.openxmlformats.org/officeDocument/2006/relationships/hyperlink" Target="http://www.acquisition.gov/Far/current/html/52_222.html" TargetMode="External"/><Relationship Id="rId206" Type="http://schemas.openxmlformats.org/officeDocument/2006/relationships/hyperlink" Target="http://www.acquisition.gov/Far/current/html/52_222.html" TargetMode="External"/><Relationship Id="rId227" Type="http://schemas.openxmlformats.org/officeDocument/2006/relationships/hyperlink" Target="http://www.acquisition.gov/Far/current/html/52_223_226.html" TargetMode="External"/><Relationship Id="rId248" Type="http://schemas.openxmlformats.org/officeDocument/2006/relationships/hyperlink" Target="http://en.wikipedia.org/wiki/Digital_camera" TargetMode="External"/><Relationship Id="rId269" Type="http://schemas.openxmlformats.org/officeDocument/2006/relationships/hyperlink" Target="http://uscode.house.gov/" TargetMode="External"/><Relationship Id="rId12" Type="http://schemas.openxmlformats.org/officeDocument/2006/relationships/hyperlink" Target="http://uscode.house.gov/uscode-cgi/fastweb.exe?getdoc+uscview+t41t42+2+13++%2841%29%20%20AND%20%28%2841%29%20ADJ%20USC%29%3ACITE%20%20%20%20%20%20%20%20%20" TargetMode="External"/><Relationship Id="rId33" Type="http://schemas.openxmlformats.org/officeDocument/2006/relationships/hyperlink" Target="http://www.acquisition.gov/Far/current/html/Subpart%2042_12.html" TargetMode="External"/><Relationship Id="rId108" Type="http://schemas.openxmlformats.org/officeDocument/2006/relationships/hyperlink" Target="http://uscode.house.gov/uscode-cgi/fastweb.exe?getdoc+uscview+t09t12+37+408++%2810%29%20%252" TargetMode="External"/><Relationship Id="rId129" Type="http://schemas.openxmlformats.org/officeDocument/2006/relationships/hyperlink" Target="http://www.acquisition.gov/Far/current/html/52_222.html" TargetMode="External"/><Relationship Id="rId280" Type="http://schemas.openxmlformats.org/officeDocument/2006/relationships/hyperlink" Target="http://www.acquisition.gov/Far/current/html/52_223_226.html" TargetMode="External"/><Relationship Id="rId54" Type="http://schemas.openxmlformats.org/officeDocument/2006/relationships/hyperlink" Target="http://acquisition.gov/far/current/html/Subpart%2019_1.html" TargetMode="External"/><Relationship Id="rId75" Type="http://schemas.openxmlformats.org/officeDocument/2006/relationships/hyperlink" Target="http://www.acquisition.gov/Far/current/html/52_200_206.html" TargetMode="External"/><Relationship Id="rId96" Type="http://schemas.openxmlformats.org/officeDocument/2006/relationships/hyperlink" Target="http://www.acquisition.gov/Far/current/html/52_217_221.html" TargetMode="External"/><Relationship Id="rId140" Type="http://schemas.openxmlformats.org/officeDocument/2006/relationships/hyperlink" Target="http://www.acquisition.gov/Far/current/html/52_223_226.html" TargetMode="External"/><Relationship Id="rId161" Type="http://schemas.openxmlformats.org/officeDocument/2006/relationships/hyperlink" Target="http://www.acquisition.gov/Far/current/html/52_232.html" TargetMode="External"/><Relationship Id="rId182" Type="http://schemas.openxmlformats.org/officeDocument/2006/relationships/hyperlink" Target="http://uscode.house.gov/uscode-cgi/fastweb.exe?getdoc+uscview+t29t32+2+78++%2829%29%20%20AND%20%28%2829%29%20ADJ%20USC%29%3ACITE%20%20%20%20%20%20%20%20%20" TargetMode="External"/><Relationship Id="rId217" Type="http://schemas.openxmlformats.org/officeDocument/2006/relationships/hyperlink" Target="http://uscode.house.gov/uscode-cgi/fastweb.exe?getdoc+uscview+t21t25+618+103++%2822%29%20%20AND%20%28%2822%29%20ADJ%20USC%29%3ACITE%20%20%20%20%20%20%20%20%20" TargetMode="External"/><Relationship Id="rId6" Type="http://schemas.openxmlformats.org/officeDocument/2006/relationships/styles" Target="styles.xml"/><Relationship Id="rId238" Type="http://schemas.openxmlformats.org/officeDocument/2006/relationships/hyperlink" Target="http://en.wikipedia.org/wiki/Government_of_the_United_States" TargetMode="External"/><Relationship Id="rId259" Type="http://schemas.openxmlformats.org/officeDocument/2006/relationships/hyperlink" Target="http://assist.daps.dla.mil/wizard" TargetMode="External"/><Relationship Id="rId23" Type="http://schemas.openxmlformats.org/officeDocument/2006/relationships/hyperlink" Target="http://uscode.house.gov/uscode-cgi/fastweb.exe?getdoc+uscview+t29t32+1665+30++%2831%29%20%20AND%20%28%2831%29%20ADJ%20USC%29%3ACITE%20%20%20%20%20%20%20%20%20" TargetMode="External"/><Relationship Id="rId119" Type="http://schemas.openxmlformats.org/officeDocument/2006/relationships/hyperlink" Target="http://www.acquisition.gov/Far/current/html/52_222.html" TargetMode="External"/><Relationship Id="rId270" Type="http://schemas.openxmlformats.org/officeDocument/2006/relationships/hyperlink" Target="http://uscode.house.gov/" TargetMode="External"/><Relationship Id="rId291" Type="http://schemas.openxmlformats.org/officeDocument/2006/relationships/hyperlink" Target="http://www.acquisition.gov/Far/current/html/Subpart%2022_10.html" TargetMode="External"/><Relationship Id="rId305" Type="http://schemas.openxmlformats.org/officeDocument/2006/relationships/header" Target="header2.xml"/><Relationship Id="rId44" Type="http://schemas.openxmlformats.org/officeDocument/2006/relationships/hyperlink" Target="http://acquisition.gov/far/current/html/Subpart%2019_1.html" TargetMode="External"/><Relationship Id="rId65" Type="http://schemas.openxmlformats.org/officeDocument/2006/relationships/hyperlink" Target="http://uscode.house.gov/" TargetMode="External"/><Relationship Id="rId86" Type="http://schemas.openxmlformats.org/officeDocument/2006/relationships/hyperlink" Target="http://uscode.house.gov/uscode-cgi/fastweb.exe?getdoc+uscview+t13t16+492+90++%2815%29%20%20AND%20%28%2815%29%20ADJ%20USC%29%3ACITE%20%20%20%20%20%20%20%20%20" TargetMode="External"/><Relationship Id="rId130" Type="http://schemas.openxmlformats.org/officeDocument/2006/relationships/hyperlink" Target="http://www.acquisition.gov/Far/current/html/Subpart%2022_18.html" TargetMode="External"/><Relationship Id="rId151" Type="http://schemas.openxmlformats.org/officeDocument/2006/relationships/hyperlink" Target="http://www.acquisition.gov/Far/current/html/52_223_226.html" TargetMode="External"/><Relationship Id="rId172" Type="http://schemas.openxmlformats.org/officeDocument/2006/relationships/hyperlink" Target="http://uscode.house.gov/uscode-cgi/fastweb.exe?getdoc+uscview+t29t32+1665+30++%2831%29%20%20AND%20%28%2831%29%20ADJ%20USC%29%3ACITE%20%20%20%20%20%20%20%20%20" TargetMode="External"/><Relationship Id="rId193" Type="http://schemas.openxmlformats.org/officeDocument/2006/relationships/hyperlink" Target="http://uscode.house.gov/" TargetMode="External"/><Relationship Id="rId207" Type="http://schemas.openxmlformats.org/officeDocument/2006/relationships/hyperlink" Target="http://www.acquisition.gov/Far/current/html/52_222.html" TargetMode="External"/><Relationship Id="rId228" Type="http://schemas.openxmlformats.org/officeDocument/2006/relationships/hyperlink" Target="http://www.acquisition.gov/Far/current/html/52_223_226.html" TargetMode="External"/><Relationship Id="rId249" Type="http://schemas.openxmlformats.org/officeDocument/2006/relationships/hyperlink" Target="http://en.wikipedia.org/wiki/TWAIN" TargetMode="External"/><Relationship Id="rId13" Type="http://schemas.openxmlformats.org/officeDocument/2006/relationships/hyperlink" Target="http://www.acquisition.gov/Far/current/html/52_233_240.html" TargetMode="External"/><Relationship Id="rId109" Type="http://schemas.openxmlformats.org/officeDocument/2006/relationships/hyperlink" Target="http://www.acquisition.gov/Far/current/html/52_217_221.html" TargetMode="External"/><Relationship Id="rId260" Type="http://schemas.openxmlformats.org/officeDocument/2006/relationships/hyperlink" Target="http://www.acquisition.gov/Far/current/html/Subpart%2032_11.html" TargetMode="External"/><Relationship Id="rId281" Type="http://schemas.openxmlformats.org/officeDocument/2006/relationships/hyperlink" Target="http://www.acquisition.gov/Far/current/html/FARTOCP25.html" TargetMode="External"/><Relationship Id="rId34" Type="http://schemas.openxmlformats.org/officeDocument/2006/relationships/hyperlink" Target="http://www.acquisition.gov/Far/current/html/Subpart%2042_12.html" TargetMode="External"/><Relationship Id="rId55" Type="http://schemas.openxmlformats.org/officeDocument/2006/relationships/hyperlink" Target="http://www.acquisition.gov/Far/current/html/Subpart%208_4.html" TargetMode="External"/><Relationship Id="rId76" Type="http://schemas.openxmlformats.org/officeDocument/2006/relationships/hyperlink" Target="http://uscode.house.gov/" TargetMode="External"/><Relationship Id="rId97" Type="http://schemas.openxmlformats.org/officeDocument/2006/relationships/hyperlink" Target="http://www.acquisition.gov/Far/current/html/52_217_221.html" TargetMode="External"/><Relationship Id="rId120" Type="http://schemas.openxmlformats.org/officeDocument/2006/relationships/hyperlink" Target="http://www.acquisition.gov/Far/current/html/52_222.html" TargetMode="External"/><Relationship Id="rId141" Type="http://schemas.openxmlformats.org/officeDocument/2006/relationships/hyperlink" Target="http://uscode.house.gov/" TargetMode="External"/><Relationship Id="rId7" Type="http://schemas.openxmlformats.org/officeDocument/2006/relationships/settings" Target="settings.xml"/><Relationship Id="rId162" Type="http://schemas.openxmlformats.org/officeDocument/2006/relationships/hyperlink" Target="http://uscode.house.gov/uscode-cgi/fastweb.exe?getdoc+uscview+t41t42+2+13++%2841%29%20%20AND%20%28%2841%29%20ADJ%20USC%29%3ACITE%20%20%20%20%20%20%20%20%20" TargetMode="External"/><Relationship Id="rId183" Type="http://schemas.openxmlformats.org/officeDocument/2006/relationships/hyperlink" Target="http://uscode.house.gov/uscode-cgi/fastweb.exe?getdoc+uscview+t41t42+2+13++%2841%29%20%20AND%20%28%2841%29%20ADJ%20USC%29%3ACITE%20%20%20%20%20%20%20%20%20" TargetMode="External"/><Relationship Id="rId218" Type="http://schemas.openxmlformats.org/officeDocument/2006/relationships/hyperlink" Target="http://www.acquisition.gov/Far/current/html/52_222.html" TargetMode="External"/><Relationship Id="rId239" Type="http://schemas.openxmlformats.org/officeDocument/2006/relationships/hyperlink" Target="http://en.wikipedia.org/wiki/Computer_security" TargetMode="External"/><Relationship Id="rId250" Type="http://schemas.openxmlformats.org/officeDocument/2006/relationships/hyperlink" Target="http://en.wikipedia.org/wiki/Heptafluoropropane" TargetMode="External"/><Relationship Id="rId271" Type="http://schemas.openxmlformats.org/officeDocument/2006/relationships/hyperlink" Target="http://uscode.house.gov/uscode-cgi/fastweb.exe?getdoc+uscview+t37t40+200+2++%2838%29%20%20AND%20%28%2838%29%20ADJ%20USC%29%3ACITE%20%20%20%20%20%20%20%20%20" TargetMode="External"/><Relationship Id="rId292" Type="http://schemas.openxmlformats.org/officeDocument/2006/relationships/hyperlink" Target="http://uscode.house.gov/" TargetMode="External"/><Relationship Id="rId306" Type="http://schemas.openxmlformats.org/officeDocument/2006/relationships/footer" Target="footer3.xml"/><Relationship Id="rId24" Type="http://schemas.openxmlformats.org/officeDocument/2006/relationships/hyperlink" Target="http://uscode.house.gov/uscode-cgi/fastweb.exe?getdoc+uscview+t17t20+160+141++%2818%29%20%25" TargetMode="External"/><Relationship Id="rId40" Type="http://schemas.openxmlformats.org/officeDocument/2006/relationships/hyperlink" Target="http://uscode.house.gov/uscode-cgi/fastweb.exe?getdoc+uscview+t37t40+200+2++%2838%29%20%20AND%20%28%2838%29%20ADJ%20USC%29%3ACITE%20%20%20%20%20%20%20%20%20" TargetMode="External"/><Relationship Id="rId45" Type="http://schemas.openxmlformats.org/officeDocument/2006/relationships/hyperlink" Target="http://acquisition.gov/far/current/html/52_217_221.html" TargetMode="External"/><Relationship Id="rId66" Type="http://schemas.openxmlformats.org/officeDocument/2006/relationships/hyperlink" Target="http://www.acquisition.gov/Far/current/html/52_233_240.html" TargetMode="External"/><Relationship Id="rId87" Type="http://schemas.openxmlformats.org/officeDocument/2006/relationships/hyperlink" Target="http://www.acquisition.gov/Far/current/html/52_217_221.html" TargetMode="External"/><Relationship Id="rId110" Type="http://schemas.openxmlformats.org/officeDocument/2006/relationships/hyperlink" Target="http://uscode.house.gov/uscode-cgi/fastweb.exe?getdoc+uscview+t09t12+37+408++%2810%29%20%252" TargetMode="External"/><Relationship Id="rId115" Type="http://schemas.openxmlformats.org/officeDocument/2006/relationships/hyperlink" Target="http://www.acquisition.gov/Far/current/html/52_217_221.html" TargetMode="External"/><Relationship Id="rId131" Type="http://schemas.openxmlformats.org/officeDocument/2006/relationships/hyperlink" Target="http://www.acquisition.gov/Far/current/html/52_223_226.html" TargetMode="External"/><Relationship Id="rId136" Type="http://schemas.openxmlformats.org/officeDocument/2006/relationships/hyperlink" Target="http://uscode.house.gov/" TargetMode="External"/><Relationship Id="rId157" Type="http://schemas.openxmlformats.org/officeDocument/2006/relationships/hyperlink" Target="http://www.acquisition.gov/Far/current/html/52_223_226.html" TargetMode="External"/><Relationship Id="rId178" Type="http://schemas.openxmlformats.org/officeDocument/2006/relationships/hyperlink" Target="http://www.acquisition.gov/Far/current/html/52_247.html" TargetMode="External"/><Relationship Id="rId301" Type="http://schemas.openxmlformats.org/officeDocument/2006/relationships/hyperlink" Target="http://www.acquisition.gov/Far/current/html/52_212_213.html" TargetMode="External"/><Relationship Id="rId61" Type="http://schemas.openxmlformats.org/officeDocument/2006/relationships/hyperlink" Target="https://www.acquisition.gov/far/html/FARTOCP25.html" TargetMode="External"/><Relationship Id="rId82" Type="http://schemas.openxmlformats.org/officeDocument/2006/relationships/hyperlink" Target="http://uscode.house.gov/uscode-cgi/fastweb.exe?getdoc+uscview+t13t16+492+90++%2815%29%20%20AND%20%28%2815%29%20ADJ%20USC%29%3ACITE%20%20%20%20%20%20%20%20%20" TargetMode="External"/><Relationship Id="rId152" Type="http://schemas.openxmlformats.org/officeDocument/2006/relationships/hyperlink" Target="http://uscode.house.gov/uscode-cgi/fastweb.exe?getdoc+uscview+t17t20+1727+50++%2819%29%20%20AND%20%28%2819%29%20ADJ%20USC%29%3ACITE%20%20%20%20%20%20%20%20%20" TargetMode="External"/><Relationship Id="rId173" Type="http://schemas.openxmlformats.org/officeDocument/2006/relationships/hyperlink" Target="http://www.acquisition.gov/Far/current/html/52_233_240.html" TargetMode="External"/><Relationship Id="rId194" Type="http://schemas.openxmlformats.org/officeDocument/2006/relationships/hyperlink" Target="http://www.acquisition.gov/Far/current/html/52_222.html" TargetMode="External"/><Relationship Id="rId199" Type="http://schemas.openxmlformats.org/officeDocument/2006/relationships/hyperlink" Target="http://www.acquisition.gov/Far/current/html/Subpart%204_7.html" TargetMode="External"/><Relationship Id="rId203" Type="http://schemas.openxmlformats.org/officeDocument/2006/relationships/hyperlink" Target="http://uscode.house.gov/uscode-cgi/fastweb.exe?getdoc+uscview+t13t16+492+90++%2815%29%20%20AND%20%28%2815%29%20ADJ%20USC%29%3ACITE%20%20%20%20%20%20%20%20%20" TargetMode="External"/><Relationship Id="rId208" Type="http://schemas.openxmlformats.org/officeDocument/2006/relationships/hyperlink" Target="http://www.acquisition.gov/Far/current/html/52_222.html" TargetMode="External"/><Relationship Id="rId229" Type="http://schemas.openxmlformats.org/officeDocument/2006/relationships/hyperlink" Target="http://www.acquisition.gov/Far/current/html/52_247.html" TargetMode="External"/><Relationship Id="rId19" Type="http://schemas.openxmlformats.org/officeDocument/2006/relationships/hyperlink" Target="http://www.acquisition.gov/Far/current/html/52_212_213.html" TargetMode="External"/><Relationship Id="rId224" Type="http://schemas.openxmlformats.org/officeDocument/2006/relationships/hyperlink" Target="http://www.acquisition.gov/Far/current/html/52_222.html" TargetMode="External"/><Relationship Id="rId240" Type="http://schemas.openxmlformats.org/officeDocument/2006/relationships/hyperlink" Target="http://en.wikipedia.org/wiki/Standardization" TargetMode="External"/><Relationship Id="rId245" Type="http://schemas.openxmlformats.org/officeDocument/2006/relationships/hyperlink" Target="http://en.wikipedia.org/wiki/Infiniband" TargetMode="External"/><Relationship Id="rId261" Type="http://schemas.openxmlformats.org/officeDocument/2006/relationships/hyperlink" Target="http://fedgov.dnb.com/webform" TargetMode="External"/><Relationship Id="rId266" Type="http://schemas.openxmlformats.org/officeDocument/2006/relationships/hyperlink" Target="http://uscode.house.gov/" TargetMode="External"/><Relationship Id="rId287" Type="http://schemas.openxmlformats.org/officeDocument/2006/relationships/hyperlink" Target="http://www.acquisition.gov/Far/current/html/Subpart%2022_15.html" TargetMode="External"/><Relationship Id="rId14" Type="http://schemas.openxmlformats.org/officeDocument/2006/relationships/hyperlink" Target="http://www.acquisition.gov/Far/current/html/52_200_206.html" TargetMode="External"/><Relationship Id="rId30" Type="http://schemas.openxmlformats.org/officeDocument/2006/relationships/hyperlink" Target="http://uscode.house.gov/uscode-cgi/fastweb.exe?getdoc+uscview+t41t42+2+13++%2841%29%20%20AND%20%28%2841%29%20ADJ%20USC%29%3ACITE%20%20%20%20%20%20%20%20%20" TargetMode="External"/><Relationship Id="rId35" Type="http://schemas.openxmlformats.org/officeDocument/2006/relationships/hyperlink" Target="http://www.acquisition.gov/Far/current/html/Subpart%2032_8.html" TargetMode="External"/><Relationship Id="rId56" Type="http://schemas.openxmlformats.org/officeDocument/2006/relationships/hyperlink" Target="http://www.acquisition.gov/Far/current/html/Subpart%2016_5.html" TargetMode="External"/><Relationship Id="rId77" Type="http://schemas.openxmlformats.org/officeDocument/2006/relationships/hyperlink" Target="http://www.acquisition.gov/Far/current/html/52_200_206.html" TargetMode="External"/><Relationship Id="rId100" Type="http://schemas.openxmlformats.org/officeDocument/2006/relationships/hyperlink" Target="http://www.acquisition.gov/Far/current/html/52_217_221.html" TargetMode="External"/><Relationship Id="rId105" Type="http://schemas.openxmlformats.org/officeDocument/2006/relationships/hyperlink" Target="http://uscode.house.gov/uscode-cgi/fastweb.exe?getdoc+uscview+t09t12+37+408++%2810%29%20%252" TargetMode="External"/><Relationship Id="rId126" Type="http://schemas.openxmlformats.org/officeDocument/2006/relationships/hyperlink" Target="http://uscode.house.gov/uscode-cgi/fastweb.exe?getdoc+uscview+t29t32+2+78++%2829%29%20%20AND%20%28%2829%29%20ADJ%20USC%29%3ACITE%20%20%20%20%20%20%20%20%20" TargetMode="External"/><Relationship Id="rId147" Type="http://schemas.openxmlformats.org/officeDocument/2006/relationships/hyperlink" Target="http://uscode.house.gov/" TargetMode="External"/><Relationship Id="rId168" Type="http://schemas.openxmlformats.org/officeDocument/2006/relationships/hyperlink" Target="http://uscode.house.gov/uscode-cgi/fastweb.exe?getdoc+uscview+t29t32+1665+30++%2831%29%20%20AND%20%28%2831%29%20ADJ%20USC%29%3ACITE%20%20%20%20%20%20%20%20%20" TargetMode="External"/><Relationship Id="rId282" Type="http://schemas.openxmlformats.org/officeDocument/2006/relationships/hyperlink" Target="http://www.acquisition.gov/Far/current/html/52_223_226.html" TargetMode="External"/><Relationship Id="rId8" Type="http://schemas.openxmlformats.org/officeDocument/2006/relationships/webSettings" Target="webSettings.xml"/><Relationship Id="rId51" Type="http://schemas.openxmlformats.org/officeDocument/2006/relationships/hyperlink" Target="http://acquisition.gov/far/current/html/Subpart%208_4.html" TargetMode="External"/><Relationship Id="rId72" Type="http://schemas.openxmlformats.org/officeDocument/2006/relationships/hyperlink" Target="http://www.acquisition.gov/Far/current/html/52_200_206.html" TargetMode="External"/><Relationship Id="rId93" Type="http://schemas.openxmlformats.org/officeDocument/2006/relationships/hyperlink" Target="http://www.acquisition.gov/Far/current/html/52_217_221.html" TargetMode="External"/><Relationship Id="rId98" Type="http://schemas.openxmlformats.org/officeDocument/2006/relationships/hyperlink" Target="http://www.acquisition.gov/Far/current/html/52_217_221.html" TargetMode="External"/><Relationship Id="rId121" Type="http://schemas.openxmlformats.org/officeDocument/2006/relationships/hyperlink" Target="http://www.acquisition.gov/Far/current/html/52_222.html" TargetMode="External"/><Relationship Id="rId142" Type="http://schemas.openxmlformats.org/officeDocument/2006/relationships/hyperlink" Target="http://www.acquisition.gov/Far/current/html/52_223_226.html" TargetMode="External"/><Relationship Id="rId163" Type="http://schemas.openxmlformats.org/officeDocument/2006/relationships/hyperlink" Target="http://uscode.house.gov/uscode-cgi/fastweb.exe?getdoc+uscview+t09t12+37+408++%2810%29%20%252" TargetMode="External"/><Relationship Id="rId184" Type="http://schemas.openxmlformats.org/officeDocument/2006/relationships/hyperlink" Target="http://www.acquisition.gov/Far/current/html/52_222.html" TargetMode="External"/><Relationship Id="rId189" Type="http://schemas.openxmlformats.org/officeDocument/2006/relationships/hyperlink" Target="http://uscode.house.gov/uscode-cgi/fastweb.exe?getdoc+uscview+t41t42+2+13++%2841%29%20%20AND%20%28%2841%29%20ADJ%20USC%29%3ACITE%20%20%20%20%20%20%20%20%20" TargetMode="External"/><Relationship Id="rId219" Type="http://schemas.openxmlformats.org/officeDocument/2006/relationships/hyperlink" Target="http://uscode.house.gov/uscode-cgi/fastweb.exe?getdoc+uscview+t21t25+618+103++%2822%29%20%20AND%20%28%2822%29%20ADJ%20USC%29%3ACITE%20%20%20%20%20%20%20%20%20" TargetMode="External"/><Relationship Id="rId3" Type="http://schemas.openxmlformats.org/officeDocument/2006/relationships/customXml" Target="../customXml/item3.xml"/><Relationship Id="rId214" Type="http://schemas.openxmlformats.org/officeDocument/2006/relationships/hyperlink" Target="http://www.acquisition.gov/Far/current/html/52_222.html" TargetMode="External"/><Relationship Id="rId230" Type="http://schemas.openxmlformats.org/officeDocument/2006/relationships/hyperlink" Target="http://uscode.house.gov/uscode-cgi/fastweb.exe?getdoc+uscview+t45t48+351+1++%2846%29%20%20AND%20%28%2846%29%20ADJ%20USC%29%3ACITE%20%20%20%20%20%20%20%20%20" TargetMode="External"/><Relationship Id="rId235" Type="http://schemas.openxmlformats.org/officeDocument/2006/relationships/hyperlink" Target="http://en.wikipedia.org/wiki/Energy_conservation" TargetMode="External"/><Relationship Id="rId251" Type="http://schemas.openxmlformats.org/officeDocument/2006/relationships/hyperlink" Target="http://www.acquisition.gov/Far/current/html/FormsStandard68.html" TargetMode="External"/><Relationship Id="rId256" Type="http://schemas.openxmlformats.org/officeDocument/2006/relationships/hyperlink" Target="http://assist.daps.dla.mil/" TargetMode="External"/><Relationship Id="rId277" Type="http://schemas.openxmlformats.org/officeDocument/2006/relationships/hyperlink" Target="http://www.acquisition.gov/Far/current/html/52_217_221.html" TargetMode="External"/><Relationship Id="rId298" Type="http://schemas.openxmlformats.org/officeDocument/2006/relationships/hyperlink" Target="http://uscode.house.gov/" TargetMode="External"/><Relationship Id="rId25" Type="http://schemas.openxmlformats.org/officeDocument/2006/relationships/hyperlink" Target="http://uscode.house.gov/uscode-cgi/fastweb.exe?getdoc+uscview+t37t40+1574+51++%2840%29%20%20AND%20%28%2840%29%20ADJ%20USC%29%3ACITE%20%20%20%20%20%20%20%20%20" TargetMode="External"/><Relationship Id="rId46" Type="http://schemas.openxmlformats.org/officeDocument/2006/relationships/hyperlink" Target="http://uscode.house.gov/uscode-cgi/fastweb.exe?getdoc+uscview+t13t16+492+90++%2815%29%20%20AND%20%28%2815%29%20ADJ%20USC%29%3ACITE%20%20%20%20%20%20%20%20%20" TargetMode="External"/><Relationship Id="rId67" Type="http://schemas.openxmlformats.org/officeDocument/2006/relationships/hyperlink" Target="http://uscode.house.gov/uscode-cgi/fastweb.exe?getdoc+uscview+t29t32+1665+30++%2831%29%20%20AND%20%28%2831%29%20ADJ%20USC%29%3ACITE%20%20%20%20%20%20%20%20%20" TargetMode="External"/><Relationship Id="rId116" Type="http://schemas.openxmlformats.org/officeDocument/2006/relationships/hyperlink" Target="http://uscode.house.gov/" TargetMode="External"/><Relationship Id="rId137" Type="http://schemas.openxmlformats.org/officeDocument/2006/relationships/hyperlink" Target="http://www.acquisition.gov/Far/current/html/52_223_226.html" TargetMode="External"/><Relationship Id="rId158" Type="http://schemas.openxmlformats.org/officeDocument/2006/relationships/hyperlink" Target="http://uscode.house.gov/uscode-cgi/fastweb.exe?getdoc+uscview+t41t42+250+1286++%2842%29%20%20AND%20%28%2842%29%20ADJ%20USC%29%3ACITE%20%20%20%20%20%20%20%20%20" TargetMode="External"/><Relationship Id="rId272" Type="http://schemas.openxmlformats.org/officeDocument/2006/relationships/hyperlink" Target="http://uscode.house.gov/uscode-cgi/fastweb.exe?getdoc+uscview+t37t40+200+2++%2838%29%20%20AND%20%28%2838%29%20ADJ%20USC%29%3ACITE%20%20%20%20%20%20%20%20%20" TargetMode="External"/><Relationship Id="rId293" Type="http://schemas.openxmlformats.org/officeDocument/2006/relationships/hyperlink" Target="http://uscode.house.gov/" TargetMode="External"/><Relationship Id="rId302" Type="http://schemas.openxmlformats.org/officeDocument/2006/relationships/header" Target="header1.xml"/><Relationship Id="rId307" Type="http://schemas.openxmlformats.org/officeDocument/2006/relationships/fontTable" Target="fontTable.xml"/><Relationship Id="rId20" Type="http://schemas.openxmlformats.org/officeDocument/2006/relationships/hyperlink" Target="http://www.acquisition.gov/Far/current/html/Subpart%2033_2.html" TargetMode="External"/><Relationship Id="rId41" Type="http://schemas.openxmlformats.org/officeDocument/2006/relationships/hyperlink" Target="http://dsbs.sba.gov/dsbs/search/dsp_searchhubzone.cfm" TargetMode="External"/><Relationship Id="rId62" Type="http://schemas.openxmlformats.org/officeDocument/2006/relationships/hyperlink" Target="http://www.acquisition.gov/Far/current/html/52_222.html" TargetMode="External"/><Relationship Id="rId83" Type="http://schemas.openxmlformats.org/officeDocument/2006/relationships/hyperlink" Target="http://www.acquisition.gov/Far/current/html/52_217_221.html" TargetMode="External"/><Relationship Id="rId88" Type="http://schemas.openxmlformats.org/officeDocument/2006/relationships/hyperlink" Target="http://uscode.house.gov/uscode-cgi/fastweb.exe?getdoc+uscview+t13t16+492+90++%2815%29%20%20AND%20%28%2815%29%20ADJ%20USC%29%3ACITE%20%20%20%20%20%20%20%20%20" TargetMode="External"/><Relationship Id="rId111" Type="http://schemas.openxmlformats.org/officeDocument/2006/relationships/hyperlink" Target="http://www.acquisition.gov/Far/current/html/52_217_221.html" TargetMode="External"/><Relationship Id="rId132" Type="http://schemas.openxmlformats.org/officeDocument/2006/relationships/hyperlink" Target="http://uscode.house.gov/" TargetMode="External"/><Relationship Id="rId153" Type="http://schemas.openxmlformats.org/officeDocument/2006/relationships/hyperlink" Target="http://uscode.house.gov/uscode-cgi/fastweb.exe?getdoc+uscview+t17t20+1727+50++%2819%29%20%20AND%20%28%2819%29%20ADJ%20USC%29%3ACITE%20%20%20%20%20%20%20%20%20" TargetMode="External"/><Relationship Id="rId174" Type="http://schemas.openxmlformats.org/officeDocument/2006/relationships/hyperlink" Target="http://uscode.house.gov/uscode-cgi/fastweb.exe?getdoc+uscview+t05t08+2+3++%285%29%20%20AND" TargetMode="External"/><Relationship Id="rId179" Type="http://schemas.openxmlformats.org/officeDocument/2006/relationships/hyperlink" Target="http://www.acquisition.gov/Far/current/html/52_222.html" TargetMode="External"/><Relationship Id="rId195" Type="http://schemas.openxmlformats.org/officeDocument/2006/relationships/hyperlink" Target="http://www.acquisition.gov/Far/current/html/52_223_226.html" TargetMode="External"/><Relationship Id="rId209" Type="http://schemas.openxmlformats.org/officeDocument/2006/relationships/hyperlink" Target="http://uscode.house.gov/uscode-cgi/fastweb.exe?getdoc+uscview+t37t40+200+2++%2838%29%20%20AND%20%28%2838%29%20ADJ%20USC%29%3ACITE%20%20%20%20%20%20%20%20%20" TargetMode="External"/><Relationship Id="rId190" Type="http://schemas.openxmlformats.org/officeDocument/2006/relationships/hyperlink" Target="http://www.acquisition.gov/Far/current/html/52_222.html" TargetMode="External"/><Relationship Id="rId204" Type="http://schemas.openxmlformats.org/officeDocument/2006/relationships/hyperlink" Target="http://www.acquisition.gov/Far/current/html/52_217_221.html" TargetMode="External"/><Relationship Id="rId220" Type="http://schemas.openxmlformats.org/officeDocument/2006/relationships/hyperlink" Target="http://www.acquisition.gov/Far/current/html/52_222.html" TargetMode="External"/><Relationship Id="rId225" Type="http://schemas.openxmlformats.org/officeDocument/2006/relationships/hyperlink" Target="http://www.acquisition.gov/Far/current/html/52_223_226.html" TargetMode="External"/><Relationship Id="rId241" Type="http://schemas.openxmlformats.org/officeDocument/2006/relationships/hyperlink" Target="http://en.wikipedia.org/wiki/Cryptographic" TargetMode="External"/><Relationship Id="rId246" Type="http://schemas.openxmlformats.org/officeDocument/2006/relationships/hyperlink" Target="http://en.wikipedia.org/wiki/Applications_programming_interface" TargetMode="External"/><Relationship Id="rId267" Type="http://schemas.openxmlformats.org/officeDocument/2006/relationships/hyperlink" Target="http://uscode.house.gov/" TargetMode="External"/><Relationship Id="rId288" Type="http://schemas.openxmlformats.org/officeDocument/2006/relationships/hyperlink" Target="http://www.acquisition.gov/Far/current/html/Subpart%2022_10.html" TargetMode="External"/><Relationship Id="rId15" Type="http://schemas.openxmlformats.org/officeDocument/2006/relationships/hyperlink" Target="http://www.acquisition.gov/Far/current/html/52_232.html" TargetMode="External"/><Relationship Id="rId36" Type="http://schemas.openxmlformats.org/officeDocument/2006/relationships/hyperlink" Target="https://www.acquisition.gov/" TargetMode="External"/><Relationship Id="rId57" Type="http://schemas.openxmlformats.org/officeDocument/2006/relationships/hyperlink" Target="http://www.acquisition.gov/Far/current/html/Subpart%2019_1.html" TargetMode="External"/><Relationship Id="rId106" Type="http://schemas.openxmlformats.org/officeDocument/2006/relationships/hyperlink" Target="http://www.acquisition.gov/Far/current/html/52_217_221.html" TargetMode="External"/><Relationship Id="rId127" Type="http://schemas.openxmlformats.org/officeDocument/2006/relationships/hyperlink" Target="http://www.acquisition.gov/Far/current/html/52_222.html" TargetMode="External"/><Relationship Id="rId262" Type="http://schemas.openxmlformats.org/officeDocument/2006/relationships/hyperlink" Target="https://www.acquisition.gov/" TargetMode="External"/><Relationship Id="rId283" Type="http://schemas.openxmlformats.org/officeDocument/2006/relationships/hyperlink" Target="http://www.acquisition.gov/Far/current/html/52_223_226.html" TargetMode="External"/><Relationship Id="rId10" Type="http://schemas.openxmlformats.org/officeDocument/2006/relationships/endnotes" Target="endnotes.xml"/><Relationship Id="rId31" Type="http://schemas.openxmlformats.org/officeDocument/2006/relationships/hyperlink" Target="http://www.acquisition.gov/Far/current/html/52_212_213.html" TargetMode="External"/><Relationship Id="rId52" Type="http://schemas.openxmlformats.org/officeDocument/2006/relationships/hyperlink" Target="http://acquisition.gov/far/current/html/Subpart%2016_5.html" TargetMode="External"/><Relationship Id="rId73" Type="http://schemas.openxmlformats.org/officeDocument/2006/relationships/hyperlink" Target="http://uscode.house.gov/" TargetMode="External"/><Relationship Id="rId78" Type="http://schemas.openxmlformats.org/officeDocument/2006/relationships/hyperlink" Target="http://www.acquisition.gov/Far/current/html/52_207_211.html" TargetMode="External"/><Relationship Id="rId94" Type="http://schemas.openxmlformats.org/officeDocument/2006/relationships/hyperlink" Target="http://uscode.house.gov/uscode-cgi/fastweb.exe?getdoc+uscview+t13t16+492+90++%2815%29%20%20AND%20%28%2815%29%20ADJ%20USC%29%3ACITE%20%20%20%20%20%20%20%20%20" TargetMode="External"/><Relationship Id="rId99" Type="http://schemas.openxmlformats.org/officeDocument/2006/relationships/hyperlink" Target="http://uscode.house.gov/" TargetMode="External"/><Relationship Id="rId101" Type="http://schemas.openxmlformats.org/officeDocument/2006/relationships/hyperlink" Target="http://uscode.house.gov/uscode-cgi/fastweb.exe?getdoc+uscview+t13t16+492+90++%2815%29%20%20AND%20%28%2815%29%20ADJ%20USC%29%3ACITE%20%20%20%20%20%20%20%20%20" TargetMode="External"/><Relationship Id="rId122" Type="http://schemas.openxmlformats.org/officeDocument/2006/relationships/hyperlink" Target="http://www.acquisition.gov/Far/current/html/52_222.html" TargetMode="External"/><Relationship Id="rId143" Type="http://schemas.openxmlformats.org/officeDocument/2006/relationships/hyperlink" Target="http://uscode.house.gov/" TargetMode="External"/><Relationship Id="rId148" Type="http://schemas.openxmlformats.org/officeDocument/2006/relationships/hyperlink" Target="http://www.acquisition.gov/Far/current/html/52_223_226.html" TargetMode="External"/><Relationship Id="rId164" Type="http://schemas.openxmlformats.org/officeDocument/2006/relationships/hyperlink" Target="http://www.acquisition.gov/Far/current/html/52_232.html" TargetMode="External"/><Relationship Id="rId169" Type="http://schemas.openxmlformats.org/officeDocument/2006/relationships/hyperlink" Target="http://www.acquisition.gov/Far/current/html/52_232.html" TargetMode="External"/><Relationship Id="rId185" Type="http://schemas.openxmlformats.org/officeDocument/2006/relationships/hyperlink" Target="http://uscode.house.gov/uscode-cgi/fastweb.exe?getdoc+uscview+t29t32+2+78++%2829%29%20%20AND%20%28%2829%29%20ADJ%20USC%29%3ACITE%20%20%20%20%20%20%20%20%20"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uscode.house.gov/uscode-cgi/fastweb.exe?getdoc+uscview+t41t42+2+13++%2841%29%20%20AND%20%28%2841%29%20ADJ%20USC%29%3ACITE%20%20%20%20%20%20%20%20%20" TargetMode="External"/><Relationship Id="rId210" Type="http://schemas.openxmlformats.org/officeDocument/2006/relationships/hyperlink" Target="http://www.acquisition.gov/Far/current/html/52_222.html" TargetMode="External"/><Relationship Id="rId215" Type="http://schemas.openxmlformats.org/officeDocument/2006/relationships/hyperlink" Target="http://uscode.house.gov/uscode-cgi/fastweb.exe?getdoc+uscview+t41t42+2+13++%2841%29%20%20AND%20%28%2841%29%20ADJ%20USC%29%3ACITE%20%20%20%20%20%20%20%20%20" TargetMode="External"/><Relationship Id="rId236" Type="http://schemas.openxmlformats.org/officeDocument/2006/relationships/hyperlink" Target="http://en.wikipedia.org/wiki/Consumer" TargetMode="External"/><Relationship Id="rId257" Type="http://schemas.openxmlformats.org/officeDocument/2006/relationships/hyperlink" Target="http://assist.daps.dla.mil/quicksearch" TargetMode="External"/><Relationship Id="rId278" Type="http://schemas.openxmlformats.org/officeDocument/2006/relationships/hyperlink" Target="http://www.acquisition.gov/Far/current/html/52_223_226.html" TargetMode="External"/><Relationship Id="rId26" Type="http://schemas.openxmlformats.org/officeDocument/2006/relationships/hyperlink" Target="http://uscode.house.gov/uscode-cgi/fastweb.exe?getdoc+uscview+t41t42+2+13++%2841%29%20%20AND%20%28%2841%29%20ADJ%20USC%29%3ACITE%20%20%20%20%20%20%20%20%20" TargetMode="External"/><Relationship Id="rId231" Type="http://schemas.openxmlformats.org/officeDocument/2006/relationships/hyperlink" Target="http://uscode.house.gov/uscode-cgi/fastweb.exe?getdoc+uscview+t09t12+37+408++%2810%29%20%252" TargetMode="External"/><Relationship Id="rId252" Type="http://schemas.openxmlformats.org/officeDocument/2006/relationships/hyperlink" Target="http://www.acquisition.gov/Far/current/html/FormsStandard68.html" TargetMode="External"/><Relationship Id="rId273" Type="http://schemas.openxmlformats.org/officeDocument/2006/relationships/hyperlink" Target="http://uscode.house.gov/uscode-cgi/fastweb.exe?getdoc+uscview+t37t40+200+2++%2838%29%20%20AND%20%28%2838%29%20ADJ%20USC%29%3ACITE%20%20%20%20%20%20%20%20%20" TargetMode="External"/><Relationship Id="rId294" Type="http://schemas.openxmlformats.org/officeDocument/2006/relationships/hyperlink" Target="http://uscode.house.gov/" TargetMode="External"/><Relationship Id="rId308" Type="http://schemas.openxmlformats.org/officeDocument/2006/relationships/theme" Target="theme/theme1.xml"/><Relationship Id="rId47" Type="http://schemas.openxmlformats.org/officeDocument/2006/relationships/hyperlink" Target="https://acquisition.gov/far/current/html/Subpart%208_4.html" TargetMode="External"/><Relationship Id="rId68" Type="http://schemas.openxmlformats.org/officeDocument/2006/relationships/hyperlink" Target="http://www.acquisition.gov/Far/current/html/52_233_240.html" TargetMode="External"/><Relationship Id="rId89" Type="http://schemas.openxmlformats.org/officeDocument/2006/relationships/hyperlink" Target="http://www.acquisition.gov/Far/current/html/52_217_221.html" TargetMode="External"/><Relationship Id="rId112" Type="http://schemas.openxmlformats.org/officeDocument/2006/relationships/hyperlink" Target="http://uscode.house.gov/uscode-cgi/fastweb.exe?getdoc+uscview+t13t16+492+90++%2815%29%20%20AND%20%28%2815%29%20ADJ%20USC%29%3ACITE%20%20%20%20%20%20%20%20%20" TargetMode="External"/><Relationship Id="rId133" Type="http://schemas.openxmlformats.org/officeDocument/2006/relationships/hyperlink" Target="http://www.acquisition.gov/Far/current/html/52_223_226.html" TargetMode="External"/><Relationship Id="rId154" Type="http://schemas.openxmlformats.org/officeDocument/2006/relationships/hyperlink" Target="http://www.acquisition.gov/Far/current/html/52_223_226.html" TargetMode="External"/><Relationship Id="rId175" Type="http://schemas.openxmlformats.org/officeDocument/2006/relationships/hyperlink" Target="http://www.acquisition.gov/Far/current/html/52_247.html" TargetMode="External"/><Relationship Id="rId196" Type="http://schemas.openxmlformats.org/officeDocument/2006/relationships/hyperlink" Target="http://www.acquisition.gov/Far/current/html/52_233_240.html" TargetMode="External"/><Relationship Id="rId200" Type="http://schemas.openxmlformats.org/officeDocument/2006/relationships/hyperlink" Target="http://www.acquisition.gov/Far/current/html/52_200_206.html" TargetMode="External"/><Relationship Id="rId16" Type="http://schemas.openxmlformats.org/officeDocument/2006/relationships/hyperlink" Target="http://www.acquisition.gov/Far/current/html/52_232.html" TargetMode="External"/><Relationship Id="rId221" Type="http://schemas.openxmlformats.org/officeDocument/2006/relationships/hyperlink" Target="http://uscode.house.gov/" TargetMode="External"/><Relationship Id="rId242" Type="http://schemas.openxmlformats.org/officeDocument/2006/relationships/hyperlink" Target="http://en.wikipedia.org/wiki/FIPS_140" TargetMode="External"/><Relationship Id="rId263" Type="http://schemas.openxmlformats.org/officeDocument/2006/relationships/hyperlink" Target="https://www.acquisition.gov/far/html/Subpart%2031_1.html" TargetMode="External"/><Relationship Id="rId284" Type="http://schemas.openxmlformats.org/officeDocument/2006/relationships/hyperlink" Target="http://www.acquisition.gov/Far/current/html/52_223_226.html" TargetMode="External"/><Relationship Id="rId37" Type="http://schemas.openxmlformats.org/officeDocument/2006/relationships/hyperlink" Target="https://www.nssc.nasa.gov/portal/site/customerservice/menuitem.bb29c518138071c056969daf4dd72749/" TargetMode="External"/><Relationship Id="rId58" Type="http://schemas.openxmlformats.org/officeDocument/2006/relationships/hyperlink" Target="http://www.acquisition.gov/Far/current/html/Subpart%208_4.html" TargetMode="External"/><Relationship Id="rId79" Type="http://schemas.openxmlformats.org/officeDocument/2006/relationships/hyperlink" Target="http://www.acquisition.gov/Far/current/html/52_207_211.html" TargetMode="External"/><Relationship Id="rId102" Type="http://schemas.openxmlformats.org/officeDocument/2006/relationships/hyperlink" Target="http://www.acquisition.gov/Far/current/html/52_217_221.html" TargetMode="External"/><Relationship Id="rId123" Type="http://schemas.openxmlformats.org/officeDocument/2006/relationships/hyperlink" Target="http://www.acquisition.gov/Far/current/html/52_222.html" TargetMode="External"/><Relationship Id="rId144" Type="http://schemas.openxmlformats.org/officeDocument/2006/relationships/hyperlink" Target="http://uscode.house.gov/uscode-cgi/fastweb.exe?getdoc+uscview+t17t20+1727+50++%2819%29%20%20AND%20%28%2819%29%20ADJ%20USC%29%3ACITE%20%20%20%20%20%20%20%20%20" TargetMode="External"/><Relationship Id="rId90" Type="http://schemas.openxmlformats.org/officeDocument/2006/relationships/hyperlink" Target="http://www.acquisition.gov/Far/current/html/52_217_221.html" TargetMode="External"/><Relationship Id="rId165" Type="http://schemas.openxmlformats.org/officeDocument/2006/relationships/hyperlink" Target="http://uscode.house.gov/uscode-cgi/fastweb.exe?getdoc+uscview+t41t42+2+13++%2841%29%20%20AND%20%28%2841%29%20ADJ%20USC%29%3ACITE%20%20%20%20%20%20%20%20%20" TargetMode="External"/><Relationship Id="rId186" Type="http://schemas.openxmlformats.org/officeDocument/2006/relationships/hyperlink" Target="http://uscode.house.gov/uscode-cgi/fastweb.exe?getdoc+uscview+t41t42+2+13++%2841%29%20%20AND%20%28%2841%29%20ADJ%20USC%29%3ACITE%20%20%20%20%20%20%20%20%20" TargetMode="External"/><Relationship Id="rId211" Type="http://schemas.openxmlformats.org/officeDocument/2006/relationships/hyperlink" Target="http://uscode.house.gov/uscode-cgi/fastweb.exe?getdoc+uscview+t29t32+2+78++%2829%29%20%20AND%20%28%2829%29%20ADJ%20USC%29%3ACITE%20%20%20%20%20%20%20%20%20" TargetMode="External"/><Relationship Id="rId232" Type="http://schemas.openxmlformats.org/officeDocument/2006/relationships/hyperlink" Target="http://www.acquisition.gov/Far/current/html/52_247.html" TargetMode="External"/><Relationship Id="rId253" Type="http://schemas.openxmlformats.org/officeDocument/2006/relationships/hyperlink" Target="http://www.acquisition.gov/Far/current/html/52_212_213.html" TargetMode="External"/><Relationship Id="rId274" Type="http://schemas.openxmlformats.org/officeDocument/2006/relationships/hyperlink" Target="http://www.acquisition.gov/" TargetMode="External"/><Relationship Id="rId295" Type="http://schemas.openxmlformats.org/officeDocument/2006/relationships/hyperlink" Target="http://uscode.house.gov/" TargetMode="External"/><Relationship Id="rId309" Type="http://schemas.microsoft.com/office/2007/relationships/stylesWithEffects" Target="stylesWithEffects.xml"/><Relationship Id="rId27" Type="http://schemas.openxmlformats.org/officeDocument/2006/relationships/hyperlink" Target="http://uscode.house.gov/uscode-cgi/fastweb.exe?getdoc+uscview+t41t42+2+13++%2841%29%20%20AND%20%28%2841%29%20ADJ%20USC%29%3ACITE%20%20%20%20%20%20%20%20%20" TargetMode="External"/><Relationship Id="rId48" Type="http://schemas.openxmlformats.org/officeDocument/2006/relationships/hyperlink" Target="https://acquisition.gov/far/current/html/Subpart%2016_5.html" TargetMode="External"/><Relationship Id="rId69" Type="http://schemas.openxmlformats.org/officeDocument/2006/relationships/hyperlink" Target="http://www.acquisition.gov/Far/current/html/52_200_206.html" TargetMode="External"/><Relationship Id="rId113" Type="http://schemas.openxmlformats.org/officeDocument/2006/relationships/hyperlink" Target="http://www.acquisition.gov/Far/current/html/52_217_221.html" TargetMode="External"/><Relationship Id="rId134" Type="http://schemas.openxmlformats.org/officeDocument/2006/relationships/hyperlink" Target="http://uscode.house.gov/uscode-cgi/fastweb.exe?getdoc+uscview+t41t42+250+1286++%2842%29%20%20AND%20%28%2842%29%20ADJ%20USC%29%3ACITE%20%20%20%20%20%20%20%20%20" TargetMode="External"/><Relationship Id="rId80" Type="http://schemas.openxmlformats.org/officeDocument/2006/relationships/hyperlink" Target="http://www.acquisition.gov/Far/current/html/52_207_211.html" TargetMode="External"/><Relationship Id="rId155" Type="http://schemas.openxmlformats.org/officeDocument/2006/relationships/hyperlink" Target="http://www.acquisition.gov/Far/current/html/52_223_226.html" TargetMode="External"/><Relationship Id="rId176" Type="http://schemas.openxmlformats.org/officeDocument/2006/relationships/hyperlink" Target="http://uscode.house.gov/uscode-cgi/fastweb.exe?getdoc+uscview+t45t48+351+1++%2846%29%20%20AND%20%28%2846%29%20ADJ%20USC%29%3ACITE%20%20%20%20%20%20%20%20%20" TargetMode="External"/><Relationship Id="rId197" Type="http://schemas.openxmlformats.org/officeDocument/2006/relationships/hyperlink" Target="http://uscode.house.gov/uscode-cgi/fastweb.exe?getdoc+uscview+t29t32+1665+30++%2831%29%20%20AND%20%28%2831%29%20ADJ%20USC%29%3ACITE%20%20%20%20%20%20%20%20%20" TargetMode="External"/><Relationship Id="rId201" Type="http://schemas.openxmlformats.org/officeDocument/2006/relationships/hyperlink" Target="http://uscode.house.gov/" TargetMode="External"/><Relationship Id="rId222" Type="http://schemas.openxmlformats.org/officeDocument/2006/relationships/hyperlink" Target="http://www.acquisition.gov/Far/current/html/52_222.html" TargetMode="External"/><Relationship Id="rId243" Type="http://schemas.openxmlformats.org/officeDocument/2006/relationships/hyperlink" Target="http://en.wikipedia.org/wiki/Switched_fabric" TargetMode="External"/><Relationship Id="rId264" Type="http://schemas.openxmlformats.org/officeDocument/2006/relationships/hyperlink" Target="http://nvlpubs.nist.gov/nistpubs/ir/2012/NIST.IR.7622.pdf" TargetMode="External"/><Relationship Id="rId285" Type="http://schemas.openxmlformats.org/officeDocument/2006/relationships/hyperlink" Target="http://www.acquisition.gov/Far/current/html/52_223_226.html" TargetMode="External"/><Relationship Id="rId17" Type="http://schemas.openxmlformats.org/officeDocument/2006/relationships/hyperlink" Target="http://uscode.house.gov/uscode-cgi/fastweb.exe?getdoc+uscview+t29t32+1665+30++%2831%29%20%20AND%20%28%2831%29%20ADJ%20USC%29%3ACITE%20%20%20%20%20%20%20%20%20" TargetMode="External"/><Relationship Id="rId38" Type="http://schemas.openxmlformats.org/officeDocument/2006/relationships/hyperlink" Target="http://uscode.house.gov/uscode-cgi/fastweb.exe?getdoc+uscview+t37t40+200+2++%2838%29%20%20AND%20%28%2838%29%20ADJ%20USC%29%3ACITE%20%20%20%20%20%20%20%20%20" TargetMode="External"/><Relationship Id="rId59" Type="http://schemas.openxmlformats.org/officeDocument/2006/relationships/hyperlink" Target="http://www.acquisition.gov/Far/current/html/Subpart%2016_5.html" TargetMode="External"/><Relationship Id="rId103" Type="http://schemas.openxmlformats.org/officeDocument/2006/relationships/hyperlink" Target="http://uscode.house.gov/uscode-cgi/fastweb.exe?getdoc+uscview+t13t16+492+90++%2815%29%20%20AND%20%28%2815%29%20ADJ%20USC%29%3ACITE%20%20%20%20%20%20%20%20%20" TargetMode="External"/><Relationship Id="rId124" Type="http://schemas.openxmlformats.org/officeDocument/2006/relationships/hyperlink" Target="http://uscode.house.gov/uscode-cgi/fastweb.exe?getdoc+uscview+t37t40+200+2++%2838%29%20%20AND%20%28%2838%29%20ADJ%20USC%29%3ACITE%20%20%20%20%20%20%20%20%20" TargetMode="External"/><Relationship Id="rId70" Type="http://schemas.openxmlformats.org/officeDocument/2006/relationships/hyperlink" Target="http://uscode.house.gov/uscode-cgi/fastweb.exe?getdoc+uscview+t41t42+2+13++%2841%29%20%20AND%20%28%2841%29%20ADJ%20USC%29%3ACITE%20%20%20%20%20%20%20%20%20" TargetMode="External"/><Relationship Id="rId91" Type="http://schemas.openxmlformats.org/officeDocument/2006/relationships/hyperlink" Target="http://www.acquisition.gov/Far/current/html/52_217_221.html" TargetMode="External"/><Relationship Id="rId145" Type="http://schemas.openxmlformats.org/officeDocument/2006/relationships/hyperlink" Target="http://uscode.house.gov/uscode-cgi/fastweb.exe?getdoc+uscview+t17t20+1727+50++%2819%29%20%20AND%20%28%2819%29%20ADJ%20USC%29%3ACITE%20%20%20%20%20%20%20%20%20" TargetMode="External"/><Relationship Id="rId166" Type="http://schemas.openxmlformats.org/officeDocument/2006/relationships/hyperlink" Target="http://uscode.house.gov/uscode-cgi/fastweb.exe?getdoc+uscview+t09t12+37+408++%2810%29%20%252" TargetMode="External"/><Relationship Id="rId187" Type="http://schemas.openxmlformats.org/officeDocument/2006/relationships/hyperlink" Target="http://www.acquisition.gov/Far/current/html/52_222.html" TargetMode="External"/><Relationship Id="rId1" Type="http://schemas.openxmlformats.org/officeDocument/2006/relationships/customXml" Target="../customXml/item1.xml"/><Relationship Id="rId212" Type="http://schemas.openxmlformats.org/officeDocument/2006/relationships/hyperlink" Target="http://www.acquisition.gov/Far/current/html/52_222.html" TargetMode="External"/><Relationship Id="rId233" Type="http://schemas.openxmlformats.org/officeDocument/2006/relationships/hyperlink" Target="http://en.wikipedia.org/wiki/CCM_mode" TargetMode="External"/><Relationship Id="rId254" Type="http://schemas.openxmlformats.org/officeDocument/2006/relationships/hyperlink" Target="http://www.acquisition.gov/Far/current/html/52_212_213.html" TargetMode="External"/><Relationship Id="rId28" Type="http://schemas.openxmlformats.org/officeDocument/2006/relationships/hyperlink" Target="http://uscode.house.gov/uscode-cgi/fastweb.exe?getdoc+uscview+t09t12+37+408++%2810%29%20%252" TargetMode="External"/><Relationship Id="rId49" Type="http://schemas.openxmlformats.org/officeDocument/2006/relationships/hyperlink" Target="http://uscode.house.gov/uscode-cgi/fastweb.exe?getdoc+uscview+t37t40+200+2++%2838%29%20%20AND%20%28%2838%29%20ADJ%20USC%29%3ACITE%20%20%20%20%20%20%20%20%20" TargetMode="External"/><Relationship Id="rId114" Type="http://schemas.openxmlformats.org/officeDocument/2006/relationships/hyperlink" Target="http://uscode.house.gov/uscode-cgi/fastweb.exe?getdoc+uscview+t13t16+492+90++%2815%29%20%20AND%20%28%2815%29%20ADJ%20USC%29%3ACITE%20%20%20%20%20%20%20%20%20" TargetMode="External"/><Relationship Id="rId275" Type="http://schemas.openxmlformats.org/officeDocument/2006/relationships/hyperlink" Target="http://www.acquisition.gov/Far/current/html/Subpart%204_12.html" TargetMode="External"/><Relationship Id="rId296" Type="http://schemas.openxmlformats.org/officeDocument/2006/relationships/hyperlink" Target="http://uscode.house.gov/" TargetMode="External"/><Relationship Id="rId300" Type="http://schemas.openxmlformats.org/officeDocument/2006/relationships/hyperlink" Target="http://www.treasury.gov/ofac/downloads/t11sdn.pdf" TargetMode="External"/><Relationship Id="rId60" Type="http://schemas.openxmlformats.org/officeDocument/2006/relationships/hyperlink" Target="http://www.acquisition.gov/Far/current/html/Subpart%2019_1.html" TargetMode="External"/><Relationship Id="rId81" Type="http://schemas.openxmlformats.org/officeDocument/2006/relationships/hyperlink" Target="http://www.acquisition.gov/Far/current/html/52_217_221.html" TargetMode="External"/><Relationship Id="rId135" Type="http://schemas.openxmlformats.org/officeDocument/2006/relationships/hyperlink" Target="http://www.acquisition.gov/Far/current/html/52_223_226.html" TargetMode="External"/><Relationship Id="rId156" Type="http://schemas.openxmlformats.org/officeDocument/2006/relationships/hyperlink" Target="http://uscode.house.gov/uscode-cgi/fastweb.exe?getdoc+uscview+t09t12+1445+65++%2810%20U.S.C.%202302%20Note%29%20%20%20%20%20%20%20%20%20%20" TargetMode="External"/><Relationship Id="rId177" Type="http://schemas.openxmlformats.org/officeDocument/2006/relationships/hyperlink" Target="http://uscode.house.gov/uscode-cgi/fastweb.exe?getdoc+uscview+t09t12+37+408++%2810%29%20%252" TargetMode="External"/><Relationship Id="rId198" Type="http://schemas.openxmlformats.org/officeDocument/2006/relationships/hyperlink" Target="http://www.acquisition.gov/Far/current/html/52_215.html" TargetMode="External"/><Relationship Id="rId202" Type="http://schemas.openxmlformats.org/officeDocument/2006/relationships/hyperlink" Target="http://www.acquisition.gov/Far/current/html/52_217_221.html" TargetMode="External"/><Relationship Id="rId223" Type="http://schemas.openxmlformats.org/officeDocument/2006/relationships/hyperlink" Target="http://uscode.house.gov/" TargetMode="External"/><Relationship Id="rId244" Type="http://schemas.openxmlformats.org/officeDocument/2006/relationships/hyperlink" Target="http://en.wikipedia.org/wiki/High-performance_computing" TargetMode="External"/><Relationship Id="rId18" Type="http://schemas.openxmlformats.org/officeDocument/2006/relationships/hyperlink" Target="http://uscode.house.gov/uscode-cgi/fastweb.exe?getdoc+uscview+t29t32+1665+30++%2831%29%20%20AND%20%28%2831%29%20ADJ%20USC%29%3ACITE%20%20%20%20%20%20%20%20%20" TargetMode="External"/><Relationship Id="rId39" Type="http://schemas.openxmlformats.org/officeDocument/2006/relationships/hyperlink" Target="http://uscode.house.gov/uscode-cgi/fastweb.exe?getdoc+uscview+t37t40+200+2++%2838%29%20%20AND%20%28%2838%29%20ADJ%20USC%29%3ACITE%20%20%20%20%20%20%20%20%20" TargetMode="External"/><Relationship Id="rId265" Type="http://schemas.openxmlformats.org/officeDocument/2006/relationships/hyperlink" Target="http://www.acquisition.gov/" TargetMode="External"/><Relationship Id="rId286" Type="http://schemas.openxmlformats.org/officeDocument/2006/relationships/hyperlink" Target="http://www.acquisition.gov/Far/current/html/FARTOCP25.html" TargetMode="External"/><Relationship Id="rId50" Type="http://schemas.openxmlformats.org/officeDocument/2006/relationships/hyperlink" Target="http://uscode.house.gov/uscode-cgi/fastweb.exe?getdoc+uscview+t37t40+200+2++%2838%29%20%20AND%20%28%2838%29%20ADJ%20USC%29%3ACITE%20%20%20%20%20%20%20%20%20" TargetMode="External"/><Relationship Id="rId104" Type="http://schemas.openxmlformats.org/officeDocument/2006/relationships/hyperlink" Target="http://www.acquisition.gov/Far/current/html/52_217_221.html" TargetMode="External"/><Relationship Id="rId125" Type="http://schemas.openxmlformats.org/officeDocument/2006/relationships/hyperlink" Target="http://www.acquisition.gov/Far/current/html/52_222.html" TargetMode="External"/><Relationship Id="rId146" Type="http://schemas.openxmlformats.org/officeDocument/2006/relationships/hyperlink" Target="http://uscode.house.gov/" TargetMode="External"/><Relationship Id="rId167" Type="http://schemas.openxmlformats.org/officeDocument/2006/relationships/hyperlink" Target="http://www.acquisition.gov/Far/current/html/52_232.html" TargetMode="External"/><Relationship Id="rId188" Type="http://schemas.openxmlformats.org/officeDocument/2006/relationships/hyperlink" Target="http://uscode.house.gov/uscode-cgi/fastweb.exe?getdoc+uscview+t29t32+2+78++%2829%29%20%20AND%20%28%2829%29%20ADJ%20USC%29%3ACITE%20%20%20%20%20%20%20%20%20" TargetMode="External"/><Relationship Id="rId71" Type="http://schemas.openxmlformats.org/officeDocument/2006/relationships/hyperlink" Target="http://uscode.house.gov/uscode-cgi/fastweb.exe?getdoc+uscview+t09t12+37+408++%2810%29%20%252" TargetMode="External"/><Relationship Id="rId92" Type="http://schemas.openxmlformats.org/officeDocument/2006/relationships/hyperlink" Target="http://uscode.house.gov/uscode-cgi/fastweb.exe?getdoc+uscview+t13t16+492+90++%2815%29%20%20AND%20%28%2815%29%20ADJ%20USC%29%3ACITE%20%20%20%20%20%20%20%20%20" TargetMode="External"/><Relationship Id="rId213" Type="http://schemas.openxmlformats.org/officeDocument/2006/relationships/hyperlink" Target="http://www.acquisition.gov/Far/current/html/52_222.html" TargetMode="External"/><Relationship Id="rId234" Type="http://schemas.openxmlformats.org/officeDocument/2006/relationships/hyperlink" Target="http://www.section508.gov" TargetMode="External"/><Relationship Id="rId2" Type="http://schemas.openxmlformats.org/officeDocument/2006/relationships/customXml" Target="../customXml/item2.xml"/><Relationship Id="rId29" Type="http://schemas.openxmlformats.org/officeDocument/2006/relationships/hyperlink" Target="http://uscode.house.gov/uscode-cgi/fastweb.exe?getdoc+uscview+t49t50+2+224++%2849%29%20%20AND%20%28%2849%29%20ADJ%20USC%29%3ACITE%20%20%20%20%20%20%20%20%20" TargetMode="External"/><Relationship Id="rId255" Type="http://schemas.openxmlformats.org/officeDocument/2006/relationships/hyperlink" Target="http://www.acquisition.gov/Far/current/html/FormsStandard68.html" TargetMode="External"/><Relationship Id="rId276" Type="http://schemas.openxmlformats.org/officeDocument/2006/relationships/hyperlink" Target="http://www.acquisition.gov/Far/current/html/52_217_221.html" TargetMode="External"/><Relationship Id="rId297" Type="http://schemas.openxmlformats.org/officeDocument/2006/relationships/hyperlink" Target="http://www.acquisition.gov/Far/current/html/Subpart%204_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C76BD6EA74ED94AB46DA383F7B4A0E0" ma:contentTypeVersion="0" ma:contentTypeDescription="Create a new document." ma:contentTypeScope="" ma:versionID="7145e80fbb7618ff63c6c3032e75edde">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C4C0D7-CE68-49A2-914E-3EB7ACCA787E}">
  <ds:schemaRefs>
    <ds:schemaRef ds:uri="http://schemas.microsoft.com/office/2006/metadata/properties"/>
  </ds:schemaRefs>
</ds:datastoreItem>
</file>

<file path=customXml/itemProps2.xml><?xml version="1.0" encoding="utf-8"?>
<ds:datastoreItem xmlns:ds="http://schemas.openxmlformats.org/officeDocument/2006/customXml" ds:itemID="{2B851691-24B5-4065-A9A3-A73987A7B900}">
  <ds:schemaRefs>
    <ds:schemaRef ds:uri="http://schemas.microsoft.com/sharepoint/v3/contenttype/forms"/>
  </ds:schemaRefs>
</ds:datastoreItem>
</file>

<file path=customXml/itemProps3.xml><?xml version="1.0" encoding="utf-8"?>
<ds:datastoreItem xmlns:ds="http://schemas.openxmlformats.org/officeDocument/2006/customXml" ds:itemID="{E5CDEBAD-9D8D-49E0-8C15-544653DCC2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8F0A862C-329C-406B-BD56-1F552AAD0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167</Pages>
  <Words>73923</Words>
  <Characters>462453</Characters>
  <Application>Microsoft Office Word</Application>
  <DocSecurity>4</DocSecurity>
  <Lines>3853</Lines>
  <Paragraphs>1070</Paragraphs>
  <ScaleCrop>false</ScaleCrop>
  <HeadingPairs>
    <vt:vector size="2" baseType="variant">
      <vt:variant>
        <vt:lpstr>Title</vt:lpstr>
      </vt:variant>
      <vt:variant>
        <vt:i4>1</vt:i4>
      </vt:variant>
    </vt:vector>
  </HeadingPairs>
  <TitlesOfParts>
    <vt:vector size="1" baseType="lpstr">
      <vt:lpstr>INSTRUCTIONS TO OFFERORS3/4COMMERCIAL ITEMS 52</vt:lpstr>
    </vt:vector>
  </TitlesOfParts>
  <Company>Intellisource</Company>
  <LinksUpToDate>false</LinksUpToDate>
  <CharactersWithSpaces>535306</CharactersWithSpaces>
  <SharedDoc>false</SharedDoc>
  <HLinks>
    <vt:vector size="3096" baseType="variant">
      <vt:variant>
        <vt:i4>1507335</vt:i4>
      </vt:variant>
      <vt:variant>
        <vt:i4>3081</vt:i4>
      </vt:variant>
      <vt:variant>
        <vt:i4>0</vt:i4>
      </vt:variant>
      <vt:variant>
        <vt:i4>5</vt:i4>
      </vt:variant>
      <vt:variant>
        <vt:lpwstr>http://orca.bpn.gov/</vt:lpwstr>
      </vt:variant>
      <vt:variant>
        <vt:lpwstr/>
      </vt:variant>
      <vt:variant>
        <vt:i4>7995490</vt:i4>
      </vt:variant>
      <vt:variant>
        <vt:i4>3078</vt:i4>
      </vt:variant>
      <vt:variant>
        <vt:i4>0</vt:i4>
      </vt:variant>
      <vt:variant>
        <vt:i4>5</vt:i4>
      </vt:variant>
      <vt:variant>
        <vt:lpwstr>http://www.sewp.nasa.gov:8090/sewp3/s3rfp.shtml</vt:lpwstr>
      </vt:variant>
      <vt:variant>
        <vt:lpwstr/>
      </vt:variant>
      <vt:variant>
        <vt:i4>5570632</vt:i4>
      </vt:variant>
      <vt:variant>
        <vt:i4>3075</vt:i4>
      </vt:variant>
      <vt:variant>
        <vt:i4>0</vt:i4>
      </vt:variant>
      <vt:variant>
        <vt:i4>5</vt:i4>
      </vt:variant>
      <vt:variant>
        <vt:lpwstr>http://www.arnet.gov/far</vt:lpwstr>
      </vt:variant>
      <vt:variant>
        <vt:lpwstr/>
      </vt:variant>
      <vt:variant>
        <vt:i4>3080233</vt:i4>
      </vt:variant>
      <vt:variant>
        <vt:i4>3072</vt:i4>
      </vt:variant>
      <vt:variant>
        <vt:i4>0</vt:i4>
      </vt:variant>
      <vt:variant>
        <vt:i4>5</vt:i4>
      </vt:variant>
      <vt:variant>
        <vt:lpwstr>http://standards.nasa.gov/</vt:lpwstr>
      </vt:variant>
      <vt:variant>
        <vt:lpwstr/>
      </vt:variant>
      <vt:variant>
        <vt:i4>6422578</vt:i4>
      </vt:variant>
      <vt:variant>
        <vt:i4>3069</vt:i4>
      </vt:variant>
      <vt:variant>
        <vt:i4>0</vt:i4>
      </vt:variant>
      <vt:variant>
        <vt:i4>5</vt:i4>
      </vt:variant>
      <vt:variant>
        <vt:lpwstr>http://www.section508.gov/</vt:lpwstr>
      </vt:variant>
      <vt:variant>
        <vt:lpwstr/>
      </vt:variant>
      <vt:variant>
        <vt:i4>1638450</vt:i4>
      </vt:variant>
      <vt:variant>
        <vt:i4>3062</vt:i4>
      </vt:variant>
      <vt:variant>
        <vt:i4>0</vt:i4>
      </vt:variant>
      <vt:variant>
        <vt:i4>5</vt:i4>
      </vt:variant>
      <vt:variant>
        <vt:lpwstr/>
      </vt:variant>
      <vt:variant>
        <vt:lpwstr>_Toc133693985</vt:lpwstr>
      </vt:variant>
      <vt:variant>
        <vt:i4>1638450</vt:i4>
      </vt:variant>
      <vt:variant>
        <vt:i4>3056</vt:i4>
      </vt:variant>
      <vt:variant>
        <vt:i4>0</vt:i4>
      </vt:variant>
      <vt:variant>
        <vt:i4>5</vt:i4>
      </vt:variant>
      <vt:variant>
        <vt:lpwstr/>
      </vt:variant>
      <vt:variant>
        <vt:lpwstr>_Toc133693984</vt:lpwstr>
      </vt:variant>
      <vt:variant>
        <vt:i4>1638450</vt:i4>
      </vt:variant>
      <vt:variant>
        <vt:i4>3050</vt:i4>
      </vt:variant>
      <vt:variant>
        <vt:i4>0</vt:i4>
      </vt:variant>
      <vt:variant>
        <vt:i4>5</vt:i4>
      </vt:variant>
      <vt:variant>
        <vt:lpwstr/>
      </vt:variant>
      <vt:variant>
        <vt:lpwstr>_Toc133693983</vt:lpwstr>
      </vt:variant>
      <vt:variant>
        <vt:i4>1638450</vt:i4>
      </vt:variant>
      <vt:variant>
        <vt:i4>3044</vt:i4>
      </vt:variant>
      <vt:variant>
        <vt:i4>0</vt:i4>
      </vt:variant>
      <vt:variant>
        <vt:i4>5</vt:i4>
      </vt:variant>
      <vt:variant>
        <vt:lpwstr/>
      </vt:variant>
      <vt:variant>
        <vt:lpwstr>_Toc133693982</vt:lpwstr>
      </vt:variant>
      <vt:variant>
        <vt:i4>1638450</vt:i4>
      </vt:variant>
      <vt:variant>
        <vt:i4>3038</vt:i4>
      </vt:variant>
      <vt:variant>
        <vt:i4>0</vt:i4>
      </vt:variant>
      <vt:variant>
        <vt:i4>5</vt:i4>
      </vt:variant>
      <vt:variant>
        <vt:lpwstr/>
      </vt:variant>
      <vt:variant>
        <vt:lpwstr>_Toc133693981</vt:lpwstr>
      </vt:variant>
      <vt:variant>
        <vt:i4>1638450</vt:i4>
      </vt:variant>
      <vt:variant>
        <vt:i4>3032</vt:i4>
      </vt:variant>
      <vt:variant>
        <vt:i4>0</vt:i4>
      </vt:variant>
      <vt:variant>
        <vt:i4>5</vt:i4>
      </vt:variant>
      <vt:variant>
        <vt:lpwstr/>
      </vt:variant>
      <vt:variant>
        <vt:lpwstr>_Toc133693980</vt:lpwstr>
      </vt:variant>
      <vt:variant>
        <vt:i4>1441842</vt:i4>
      </vt:variant>
      <vt:variant>
        <vt:i4>3026</vt:i4>
      </vt:variant>
      <vt:variant>
        <vt:i4>0</vt:i4>
      </vt:variant>
      <vt:variant>
        <vt:i4>5</vt:i4>
      </vt:variant>
      <vt:variant>
        <vt:lpwstr/>
      </vt:variant>
      <vt:variant>
        <vt:lpwstr>_Toc133693979</vt:lpwstr>
      </vt:variant>
      <vt:variant>
        <vt:i4>1441842</vt:i4>
      </vt:variant>
      <vt:variant>
        <vt:i4>3020</vt:i4>
      </vt:variant>
      <vt:variant>
        <vt:i4>0</vt:i4>
      </vt:variant>
      <vt:variant>
        <vt:i4>5</vt:i4>
      </vt:variant>
      <vt:variant>
        <vt:lpwstr/>
      </vt:variant>
      <vt:variant>
        <vt:lpwstr>_Toc133693978</vt:lpwstr>
      </vt:variant>
      <vt:variant>
        <vt:i4>1441842</vt:i4>
      </vt:variant>
      <vt:variant>
        <vt:i4>3014</vt:i4>
      </vt:variant>
      <vt:variant>
        <vt:i4>0</vt:i4>
      </vt:variant>
      <vt:variant>
        <vt:i4>5</vt:i4>
      </vt:variant>
      <vt:variant>
        <vt:lpwstr/>
      </vt:variant>
      <vt:variant>
        <vt:lpwstr>_Toc133693977</vt:lpwstr>
      </vt:variant>
      <vt:variant>
        <vt:i4>1441842</vt:i4>
      </vt:variant>
      <vt:variant>
        <vt:i4>3008</vt:i4>
      </vt:variant>
      <vt:variant>
        <vt:i4>0</vt:i4>
      </vt:variant>
      <vt:variant>
        <vt:i4>5</vt:i4>
      </vt:variant>
      <vt:variant>
        <vt:lpwstr/>
      </vt:variant>
      <vt:variant>
        <vt:lpwstr>_Toc133693976</vt:lpwstr>
      </vt:variant>
      <vt:variant>
        <vt:i4>1441842</vt:i4>
      </vt:variant>
      <vt:variant>
        <vt:i4>3002</vt:i4>
      </vt:variant>
      <vt:variant>
        <vt:i4>0</vt:i4>
      </vt:variant>
      <vt:variant>
        <vt:i4>5</vt:i4>
      </vt:variant>
      <vt:variant>
        <vt:lpwstr/>
      </vt:variant>
      <vt:variant>
        <vt:lpwstr>_Toc133693975</vt:lpwstr>
      </vt:variant>
      <vt:variant>
        <vt:i4>1441842</vt:i4>
      </vt:variant>
      <vt:variant>
        <vt:i4>2996</vt:i4>
      </vt:variant>
      <vt:variant>
        <vt:i4>0</vt:i4>
      </vt:variant>
      <vt:variant>
        <vt:i4>5</vt:i4>
      </vt:variant>
      <vt:variant>
        <vt:lpwstr/>
      </vt:variant>
      <vt:variant>
        <vt:lpwstr>_Toc133693974</vt:lpwstr>
      </vt:variant>
      <vt:variant>
        <vt:i4>1441842</vt:i4>
      </vt:variant>
      <vt:variant>
        <vt:i4>2990</vt:i4>
      </vt:variant>
      <vt:variant>
        <vt:i4>0</vt:i4>
      </vt:variant>
      <vt:variant>
        <vt:i4>5</vt:i4>
      </vt:variant>
      <vt:variant>
        <vt:lpwstr/>
      </vt:variant>
      <vt:variant>
        <vt:lpwstr>_Toc133693973</vt:lpwstr>
      </vt:variant>
      <vt:variant>
        <vt:i4>1441842</vt:i4>
      </vt:variant>
      <vt:variant>
        <vt:i4>2984</vt:i4>
      </vt:variant>
      <vt:variant>
        <vt:i4>0</vt:i4>
      </vt:variant>
      <vt:variant>
        <vt:i4>5</vt:i4>
      </vt:variant>
      <vt:variant>
        <vt:lpwstr/>
      </vt:variant>
      <vt:variant>
        <vt:lpwstr>_Toc133693972</vt:lpwstr>
      </vt:variant>
      <vt:variant>
        <vt:i4>1441842</vt:i4>
      </vt:variant>
      <vt:variant>
        <vt:i4>2978</vt:i4>
      </vt:variant>
      <vt:variant>
        <vt:i4>0</vt:i4>
      </vt:variant>
      <vt:variant>
        <vt:i4>5</vt:i4>
      </vt:variant>
      <vt:variant>
        <vt:lpwstr/>
      </vt:variant>
      <vt:variant>
        <vt:lpwstr>_Toc133693971</vt:lpwstr>
      </vt:variant>
      <vt:variant>
        <vt:i4>1441842</vt:i4>
      </vt:variant>
      <vt:variant>
        <vt:i4>2972</vt:i4>
      </vt:variant>
      <vt:variant>
        <vt:i4>0</vt:i4>
      </vt:variant>
      <vt:variant>
        <vt:i4>5</vt:i4>
      </vt:variant>
      <vt:variant>
        <vt:lpwstr/>
      </vt:variant>
      <vt:variant>
        <vt:lpwstr>_Toc133693970</vt:lpwstr>
      </vt:variant>
      <vt:variant>
        <vt:i4>1507378</vt:i4>
      </vt:variant>
      <vt:variant>
        <vt:i4>2966</vt:i4>
      </vt:variant>
      <vt:variant>
        <vt:i4>0</vt:i4>
      </vt:variant>
      <vt:variant>
        <vt:i4>5</vt:i4>
      </vt:variant>
      <vt:variant>
        <vt:lpwstr/>
      </vt:variant>
      <vt:variant>
        <vt:lpwstr>_Toc133693969</vt:lpwstr>
      </vt:variant>
      <vt:variant>
        <vt:i4>1507378</vt:i4>
      </vt:variant>
      <vt:variant>
        <vt:i4>2960</vt:i4>
      </vt:variant>
      <vt:variant>
        <vt:i4>0</vt:i4>
      </vt:variant>
      <vt:variant>
        <vt:i4>5</vt:i4>
      </vt:variant>
      <vt:variant>
        <vt:lpwstr/>
      </vt:variant>
      <vt:variant>
        <vt:lpwstr>_Toc133693968</vt:lpwstr>
      </vt:variant>
      <vt:variant>
        <vt:i4>1507378</vt:i4>
      </vt:variant>
      <vt:variant>
        <vt:i4>2954</vt:i4>
      </vt:variant>
      <vt:variant>
        <vt:i4>0</vt:i4>
      </vt:variant>
      <vt:variant>
        <vt:i4>5</vt:i4>
      </vt:variant>
      <vt:variant>
        <vt:lpwstr/>
      </vt:variant>
      <vt:variant>
        <vt:lpwstr>_Toc133693967</vt:lpwstr>
      </vt:variant>
      <vt:variant>
        <vt:i4>1507378</vt:i4>
      </vt:variant>
      <vt:variant>
        <vt:i4>2948</vt:i4>
      </vt:variant>
      <vt:variant>
        <vt:i4>0</vt:i4>
      </vt:variant>
      <vt:variant>
        <vt:i4>5</vt:i4>
      </vt:variant>
      <vt:variant>
        <vt:lpwstr/>
      </vt:variant>
      <vt:variant>
        <vt:lpwstr>_Toc133693966</vt:lpwstr>
      </vt:variant>
      <vt:variant>
        <vt:i4>1507378</vt:i4>
      </vt:variant>
      <vt:variant>
        <vt:i4>2942</vt:i4>
      </vt:variant>
      <vt:variant>
        <vt:i4>0</vt:i4>
      </vt:variant>
      <vt:variant>
        <vt:i4>5</vt:i4>
      </vt:variant>
      <vt:variant>
        <vt:lpwstr/>
      </vt:variant>
      <vt:variant>
        <vt:lpwstr>_Toc133693965</vt:lpwstr>
      </vt:variant>
      <vt:variant>
        <vt:i4>1507378</vt:i4>
      </vt:variant>
      <vt:variant>
        <vt:i4>2936</vt:i4>
      </vt:variant>
      <vt:variant>
        <vt:i4>0</vt:i4>
      </vt:variant>
      <vt:variant>
        <vt:i4>5</vt:i4>
      </vt:variant>
      <vt:variant>
        <vt:lpwstr/>
      </vt:variant>
      <vt:variant>
        <vt:lpwstr>_Toc133693964</vt:lpwstr>
      </vt:variant>
      <vt:variant>
        <vt:i4>1507378</vt:i4>
      </vt:variant>
      <vt:variant>
        <vt:i4>2930</vt:i4>
      </vt:variant>
      <vt:variant>
        <vt:i4>0</vt:i4>
      </vt:variant>
      <vt:variant>
        <vt:i4>5</vt:i4>
      </vt:variant>
      <vt:variant>
        <vt:lpwstr/>
      </vt:variant>
      <vt:variant>
        <vt:lpwstr>_Toc133693963</vt:lpwstr>
      </vt:variant>
      <vt:variant>
        <vt:i4>1507378</vt:i4>
      </vt:variant>
      <vt:variant>
        <vt:i4>2924</vt:i4>
      </vt:variant>
      <vt:variant>
        <vt:i4>0</vt:i4>
      </vt:variant>
      <vt:variant>
        <vt:i4>5</vt:i4>
      </vt:variant>
      <vt:variant>
        <vt:lpwstr/>
      </vt:variant>
      <vt:variant>
        <vt:lpwstr>_Toc133693962</vt:lpwstr>
      </vt:variant>
      <vt:variant>
        <vt:i4>1507378</vt:i4>
      </vt:variant>
      <vt:variant>
        <vt:i4>2918</vt:i4>
      </vt:variant>
      <vt:variant>
        <vt:i4>0</vt:i4>
      </vt:variant>
      <vt:variant>
        <vt:i4>5</vt:i4>
      </vt:variant>
      <vt:variant>
        <vt:lpwstr/>
      </vt:variant>
      <vt:variant>
        <vt:lpwstr>_Toc133693961</vt:lpwstr>
      </vt:variant>
      <vt:variant>
        <vt:i4>1507378</vt:i4>
      </vt:variant>
      <vt:variant>
        <vt:i4>2912</vt:i4>
      </vt:variant>
      <vt:variant>
        <vt:i4>0</vt:i4>
      </vt:variant>
      <vt:variant>
        <vt:i4>5</vt:i4>
      </vt:variant>
      <vt:variant>
        <vt:lpwstr/>
      </vt:variant>
      <vt:variant>
        <vt:lpwstr>_Toc133693960</vt:lpwstr>
      </vt:variant>
      <vt:variant>
        <vt:i4>1310770</vt:i4>
      </vt:variant>
      <vt:variant>
        <vt:i4>2906</vt:i4>
      </vt:variant>
      <vt:variant>
        <vt:i4>0</vt:i4>
      </vt:variant>
      <vt:variant>
        <vt:i4>5</vt:i4>
      </vt:variant>
      <vt:variant>
        <vt:lpwstr/>
      </vt:variant>
      <vt:variant>
        <vt:lpwstr>_Toc133693959</vt:lpwstr>
      </vt:variant>
      <vt:variant>
        <vt:i4>1310770</vt:i4>
      </vt:variant>
      <vt:variant>
        <vt:i4>2900</vt:i4>
      </vt:variant>
      <vt:variant>
        <vt:i4>0</vt:i4>
      </vt:variant>
      <vt:variant>
        <vt:i4>5</vt:i4>
      </vt:variant>
      <vt:variant>
        <vt:lpwstr/>
      </vt:variant>
      <vt:variant>
        <vt:lpwstr>_Toc133693958</vt:lpwstr>
      </vt:variant>
      <vt:variant>
        <vt:i4>1310770</vt:i4>
      </vt:variant>
      <vt:variant>
        <vt:i4>2894</vt:i4>
      </vt:variant>
      <vt:variant>
        <vt:i4>0</vt:i4>
      </vt:variant>
      <vt:variant>
        <vt:i4>5</vt:i4>
      </vt:variant>
      <vt:variant>
        <vt:lpwstr/>
      </vt:variant>
      <vt:variant>
        <vt:lpwstr>_Toc133693957</vt:lpwstr>
      </vt:variant>
      <vt:variant>
        <vt:i4>1310770</vt:i4>
      </vt:variant>
      <vt:variant>
        <vt:i4>2888</vt:i4>
      </vt:variant>
      <vt:variant>
        <vt:i4>0</vt:i4>
      </vt:variant>
      <vt:variant>
        <vt:i4>5</vt:i4>
      </vt:variant>
      <vt:variant>
        <vt:lpwstr/>
      </vt:variant>
      <vt:variant>
        <vt:lpwstr>_Toc133693956</vt:lpwstr>
      </vt:variant>
      <vt:variant>
        <vt:i4>1310770</vt:i4>
      </vt:variant>
      <vt:variant>
        <vt:i4>2882</vt:i4>
      </vt:variant>
      <vt:variant>
        <vt:i4>0</vt:i4>
      </vt:variant>
      <vt:variant>
        <vt:i4>5</vt:i4>
      </vt:variant>
      <vt:variant>
        <vt:lpwstr/>
      </vt:variant>
      <vt:variant>
        <vt:lpwstr>_Toc133693955</vt:lpwstr>
      </vt:variant>
      <vt:variant>
        <vt:i4>1310770</vt:i4>
      </vt:variant>
      <vt:variant>
        <vt:i4>2876</vt:i4>
      </vt:variant>
      <vt:variant>
        <vt:i4>0</vt:i4>
      </vt:variant>
      <vt:variant>
        <vt:i4>5</vt:i4>
      </vt:variant>
      <vt:variant>
        <vt:lpwstr/>
      </vt:variant>
      <vt:variant>
        <vt:lpwstr>_Toc133693954</vt:lpwstr>
      </vt:variant>
      <vt:variant>
        <vt:i4>1310770</vt:i4>
      </vt:variant>
      <vt:variant>
        <vt:i4>2870</vt:i4>
      </vt:variant>
      <vt:variant>
        <vt:i4>0</vt:i4>
      </vt:variant>
      <vt:variant>
        <vt:i4>5</vt:i4>
      </vt:variant>
      <vt:variant>
        <vt:lpwstr/>
      </vt:variant>
      <vt:variant>
        <vt:lpwstr>_Toc133693953</vt:lpwstr>
      </vt:variant>
      <vt:variant>
        <vt:i4>1310770</vt:i4>
      </vt:variant>
      <vt:variant>
        <vt:i4>2864</vt:i4>
      </vt:variant>
      <vt:variant>
        <vt:i4>0</vt:i4>
      </vt:variant>
      <vt:variant>
        <vt:i4>5</vt:i4>
      </vt:variant>
      <vt:variant>
        <vt:lpwstr/>
      </vt:variant>
      <vt:variant>
        <vt:lpwstr>_Toc133693952</vt:lpwstr>
      </vt:variant>
      <vt:variant>
        <vt:i4>1310770</vt:i4>
      </vt:variant>
      <vt:variant>
        <vt:i4>2858</vt:i4>
      </vt:variant>
      <vt:variant>
        <vt:i4>0</vt:i4>
      </vt:variant>
      <vt:variant>
        <vt:i4>5</vt:i4>
      </vt:variant>
      <vt:variant>
        <vt:lpwstr/>
      </vt:variant>
      <vt:variant>
        <vt:lpwstr>_Toc133693951</vt:lpwstr>
      </vt:variant>
      <vt:variant>
        <vt:i4>1310770</vt:i4>
      </vt:variant>
      <vt:variant>
        <vt:i4>2852</vt:i4>
      </vt:variant>
      <vt:variant>
        <vt:i4>0</vt:i4>
      </vt:variant>
      <vt:variant>
        <vt:i4>5</vt:i4>
      </vt:variant>
      <vt:variant>
        <vt:lpwstr/>
      </vt:variant>
      <vt:variant>
        <vt:lpwstr>_Toc133693950</vt:lpwstr>
      </vt:variant>
      <vt:variant>
        <vt:i4>1376306</vt:i4>
      </vt:variant>
      <vt:variant>
        <vt:i4>2846</vt:i4>
      </vt:variant>
      <vt:variant>
        <vt:i4>0</vt:i4>
      </vt:variant>
      <vt:variant>
        <vt:i4>5</vt:i4>
      </vt:variant>
      <vt:variant>
        <vt:lpwstr/>
      </vt:variant>
      <vt:variant>
        <vt:lpwstr>_Toc133693949</vt:lpwstr>
      </vt:variant>
      <vt:variant>
        <vt:i4>1376306</vt:i4>
      </vt:variant>
      <vt:variant>
        <vt:i4>2840</vt:i4>
      </vt:variant>
      <vt:variant>
        <vt:i4>0</vt:i4>
      </vt:variant>
      <vt:variant>
        <vt:i4>5</vt:i4>
      </vt:variant>
      <vt:variant>
        <vt:lpwstr/>
      </vt:variant>
      <vt:variant>
        <vt:lpwstr>_Toc133693948</vt:lpwstr>
      </vt:variant>
      <vt:variant>
        <vt:i4>1376306</vt:i4>
      </vt:variant>
      <vt:variant>
        <vt:i4>2834</vt:i4>
      </vt:variant>
      <vt:variant>
        <vt:i4>0</vt:i4>
      </vt:variant>
      <vt:variant>
        <vt:i4>5</vt:i4>
      </vt:variant>
      <vt:variant>
        <vt:lpwstr/>
      </vt:variant>
      <vt:variant>
        <vt:lpwstr>_Toc133693947</vt:lpwstr>
      </vt:variant>
      <vt:variant>
        <vt:i4>1376306</vt:i4>
      </vt:variant>
      <vt:variant>
        <vt:i4>2828</vt:i4>
      </vt:variant>
      <vt:variant>
        <vt:i4>0</vt:i4>
      </vt:variant>
      <vt:variant>
        <vt:i4>5</vt:i4>
      </vt:variant>
      <vt:variant>
        <vt:lpwstr/>
      </vt:variant>
      <vt:variant>
        <vt:lpwstr>_Toc133693946</vt:lpwstr>
      </vt:variant>
      <vt:variant>
        <vt:i4>1376306</vt:i4>
      </vt:variant>
      <vt:variant>
        <vt:i4>2822</vt:i4>
      </vt:variant>
      <vt:variant>
        <vt:i4>0</vt:i4>
      </vt:variant>
      <vt:variant>
        <vt:i4>5</vt:i4>
      </vt:variant>
      <vt:variant>
        <vt:lpwstr/>
      </vt:variant>
      <vt:variant>
        <vt:lpwstr>_Toc133693945</vt:lpwstr>
      </vt:variant>
      <vt:variant>
        <vt:i4>1376306</vt:i4>
      </vt:variant>
      <vt:variant>
        <vt:i4>2816</vt:i4>
      </vt:variant>
      <vt:variant>
        <vt:i4>0</vt:i4>
      </vt:variant>
      <vt:variant>
        <vt:i4>5</vt:i4>
      </vt:variant>
      <vt:variant>
        <vt:lpwstr/>
      </vt:variant>
      <vt:variant>
        <vt:lpwstr>_Toc133693944</vt:lpwstr>
      </vt:variant>
      <vt:variant>
        <vt:i4>1376306</vt:i4>
      </vt:variant>
      <vt:variant>
        <vt:i4>2810</vt:i4>
      </vt:variant>
      <vt:variant>
        <vt:i4>0</vt:i4>
      </vt:variant>
      <vt:variant>
        <vt:i4>5</vt:i4>
      </vt:variant>
      <vt:variant>
        <vt:lpwstr/>
      </vt:variant>
      <vt:variant>
        <vt:lpwstr>_Toc133693943</vt:lpwstr>
      </vt:variant>
      <vt:variant>
        <vt:i4>1376306</vt:i4>
      </vt:variant>
      <vt:variant>
        <vt:i4>2804</vt:i4>
      </vt:variant>
      <vt:variant>
        <vt:i4>0</vt:i4>
      </vt:variant>
      <vt:variant>
        <vt:i4>5</vt:i4>
      </vt:variant>
      <vt:variant>
        <vt:lpwstr/>
      </vt:variant>
      <vt:variant>
        <vt:lpwstr>_Toc133693942</vt:lpwstr>
      </vt:variant>
      <vt:variant>
        <vt:i4>1376306</vt:i4>
      </vt:variant>
      <vt:variant>
        <vt:i4>2798</vt:i4>
      </vt:variant>
      <vt:variant>
        <vt:i4>0</vt:i4>
      </vt:variant>
      <vt:variant>
        <vt:i4>5</vt:i4>
      </vt:variant>
      <vt:variant>
        <vt:lpwstr/>
      </vt:variant>
      <vt:variant>
        <vt:lpwstr>_Toc133693941</vt:lpwstr>
      </vt:variant>
      <vt:variant>
        <vt:i4>1376306</vt:i4>
      </vt:variant>
      <vt:variant>
        <vt:i4>2792</vt:i4>
      </vt:variant>
      <vt:variant>
        <vt:i4>0</vt:i4>
      </vt:variant>
      <vt:variant>
        <vt:i4>5</vt:i4>
      </vt:variant>
      <vt:variant>
        <vt:lpwstr/>
      </vt:variant>
      <vt:variant>
        <vt:lpwstr>_Toc133693940</vt:lpwstr>
      </vt:variant>
      <vt:variant>
        <vt:i4>1179698</vt:i4>
      </vt:variant>
      <vt:variant>
        <vt:i4>2786</vt:i4>
      </vt:variant>
      <vt:variant>
        <vt:i4>0</vt:i4>
      </vt:variant>
      <vt:variant>
        <vt:i4>5</vt:i4>
      </vt:variant>
      <vt:variant>
        <vt:lpwstr/>
      </vt:variant>
      <vt:variant>
        <vt:lpwstr>_Toc133693939</vt:lpwstr>
      </vt:variant>
      <vt:variant>
        <vt:i4>1179698</vt:i4>
      </vt:variant>
      <vt:variant>
        <vt:i4>2780</vt:i4>
      </vt:variant>
      <vt:variant>
        <vt:i4>0</vt:i4>
      </vt:variant>
      <vt:variant>
        <vt:i4>5</vt:i4>
      </vt:variant>
      <vt:variant>
        <vt:lpwstr/>
      </vt:variant>
      <vt:variant>
        <vt:lpwstr>_Toc133693938</vt:lpwstr>
      </vt:variant>
      <vt:variant>
        <vt:i4>1179698</vt:i4>
      </vt:variant>
      <vt:variant>
        <vt:i4>2774</vt:i4>
      </vt:variant>
      <vt:variant>
        <vt:i4>0</vt:i4>
      </vt:variant>
      <vt:variant>
        <vt:i4>5</vt:i4>
      </vt:variant>
      <vt:variant>
        <vt:lpwstr/>
      </vt:variant>
      <vt:variant>
        <vt:lpwstr>_Toc133693937</vt:lpwstr>
      </vt:variant>
      <vt:variant>
        <vt:i4>1179698</vt:i4>
      </vt:variant>
      <vt:variant>
        <vt:i4>2768</vt:i4>
      </vt:variant>
      <vt:variant>
        <vt:i4>0</vt:i4>
      </vt:variant>
      <vt:variant>
        <vt:i4>5</vt:i4>
      </vt:variant>
      <vt:variant>
        <vt:lpwstr/>
      </vt:variant>
      <vt:variant>
        <vt:lpwstr>_Toc133693936</vt:lpwstr>
      </vt:variant>
      <vt:variant>
        <vt:i4>1179698</vt:i4>
      </vt:variant>
      <vt:variant>
        <vt:i4>2762</vt:i4>
      </vt:variant>
      <vt:variant>
        <vt:i4>0</vt:i4>
      </vt:variant>
      <vt:variant>
        <vt:i4>5</vt:i4>
      </vt:variant>
      <vt:variant>
        <vt:lpwstr/>
      </vt:variant>
      <vt:variant>
        <vt:lpwstr>_Toc133693935</vt:lpwstr>
      </vt:variant>
      <vt:variant>
        <vt:i4>1179698</vt:i4>
      </vt:variant>
      <vt:variant>
        <vt:i4>2756</vt:i4>
      </vt:variant>
      <vt:variant>
        <vt:i4>0</vt:i4>
      </vt:variant>
      <vt:variant>
        <vt:i4>5</vt:i4>
      </vt:variant>
      <vt:variant>
        <vt:lpwstr/>
      </vt:variant>
      <vt:variant>
        <vt:lpwstr>_Toc133693934</vt:lpwstr>
      </vt:variant>
      <vt:variant>
        <vt:i4>1179698</vt:i4>
      </vt:variant>
      <vt:variant>
        <vt:i4>2750</vt:i4>
      </vt:variant>
      <vt:variant>
        <vt:i4>0</vt:i4>
      </vt:variant>
      <vt:variant>
        <vt:i4>5</vt:i4>
      </vt:variant>
      <vt:variant>
        <vt:lpwstr/>
      </vt:variant>
      <vt:variant>
        <vt:lpwstr>_Toc133693933</vt:lpwstr>
      </vt:variant>
      <vt:variant>
        <vt:i4>1179698</vt:i4>
      </vt:variant>
      <vt:variant>
        <vt:i4>2744</vt:i4>
      </vt:variant>
      <vt:variant>
        <vt:i4>0</vt:i4>
      </vt:variant>
      <vt:variant>
        <vt:i4>5</vt:i4>
      </vt:variant>
      <vt:variant>
        <vt:lpwstr/>
      </vt:variant>
      <vt:variant>
        <vt:lpwstr>_Toc133693932</vt:lpwstr>
      </vt:variant>
      <vt:variant>
        <vt:i4>1179698</vt:i4>
      </vt:variant>
      <vt:variant>
        <vt:i4>2738</vt:i4>
      </vt:variant>
      <vt:variant>
        <vt:i4>0</vt:i4>
      </vt:variant>
      <vt:variant>
        <vt:i4>5</vt:i4>
      </vt:variant>
      <vt:variant>
        <vt:lpwstr/>
      </vt:variant>
      <vt:variant>
        <vt:lpwstr>_Toc133693931</vt:lpwstr>
      </vt:variant>
      <vt:variant>
        <vt:i4>1179698</vt:i4>
      </vt:variant>
      <vt:variant>
        <vt:i4>2732</vt:i4>
      </vt:variant>
      <vt:variant>
        <vt:i4>0</vt:i4>
      </vt:variant>
      <vt:variant>
        <vt:i4>5</vt:i4>
      </vt:variant>
      <vt:variant>
        <vt:lpwstr/>
      </vt:variant>
      <vt:variant>
        <vt:lpwstr>_Toc133693930</vt:lpwstr>
      </vt:variant>
      <vt:variant>
        <vt:i4>1245234</vt:i4>
      </vt:variant>
      <vt:variant>
        <vt:i4>2726</vt:i4>
      </vt:variant>
      <vt:variant>
        <vt:i4>0</vt:i4>
      </vt:variant>
      <vt:variant>
        <vt:i4>5</vt:i4>
      </vt:variant>
      <vt:variant>
        <vt:lpwstr/>
      </vt:variant>
      <vt:variant>
        <vt:lpwstr>_Toc133693929</vt:lpwstr>
      </vt:variant>
      <vt:variant>
        <vt:i4>1245234</vt:i4>
      </vt:variant>
      <vt:variant>
        <vt:i4>2720</vt:i4>
      </vt:variant>
      <vt:variant>
        <vt:i4>0</vt:i4>
      </vt:variant>
      <vt:variant>
        <vt:i4>5</vt:i4>
      </vt:variant>
      <vt:variant>
        <vt:lpwstr/>
      </vt:variant>
      <vt:variant>
        <vt:lpwstr>_Toc133693928</vt:lpwstr>
      </vt:variant>
      <vt:variant>
        <vt:i4>1245234</vt:i4>
      </vt:variant>
      <vt:variant>
        <vt:i4>2714</vt:i4>
      </vt:variant>
      <vt:variant>
        <vt:i4>0</vt:i4>
      </vt:variant>
      <vt:variant>
        <vt:i4>5</vt:i4>
      </vt:variant>
      <vt:variant>
        <vt:lpwstr/>
      </vt:variant>
      <vt:variant>
        <vt:lpwstr>_Toc133693927</vt:lpwstr>
      </vt:variant>
      <vt:variant>
        <vt:i4>1245234</vt:i4>
      </vt:variant>
      <vt:variant>
        <vt:i4>2708</vt:i4>
      </vt:variant>
      <vt:variant>
        <vt:i4>0</vt:i4>
      </vt:variant>
      <vt:variant>
        <vt:i4>5</vt:i4>
      </vt:variant>
      <vt:variant>
        <vt:lpwstr/>
      </vt:variant>
      <vt:variant>
        <vt:lpwstr>_Toc133693926</vt:lpwstr>
      </vt:variant>
      <vt:variant>
        <vt:i4>1245234</vt:i4>
      </vt:variant>
      <vt:variant>
        <vt:i4>2702</vt:i4>
      </vt:variant>
      <vt:variant>
        <vt:i4>0</vt:i4>
      </vt:variant>
      <vt:variant>
        <vt:i4>5</vt:i4>
      </vt:variant>
      <vt:variant>
        <vt:lpwstr/>
      </vt:variant>
      <vt:variant>
        <vt:lpwstr>_Toc133693925</vt:lpwstr>
      </vt:variant>
      <vt:variant>
        <vt:i4>1245234</vt:i4>
      </vt:variant>
      <vt:variant>
        <vt:i4>2696</vt:i4>
      </vt:variant>
      <vt:variant>
        <vt:i4>0</vt:i4>
      </vt:variant>
      <vt:variant>
        <vt:i4>5</vt:i4>
      </vt:variant>
      <vt:variant>
        <vt:lpwstr/>
      </vt:variant>
      <vt:variant>
        <vt:lpwstr>_Toc133693924</vt:lpwstr>
      </vt:variant>
      <vt:variant>
        <vt:i4>1245234</vt:i4>
      </vt:variant>
      <vt:variant>
        <vt:i4>2690</vt:i4>
      </vt:variant>
      <vt:variant>
        <vt:i4>0</vt:i4>
      </vt:variant>
      <vt:variant>
        <vt:i4>5</vt:i4>
      </vt:variant>
      <vt:variant>
        <vt:lpwstr/>
      </vt:variant>
      <vt:variant>
        <vt:lpwstr>_Toc133693923</vt:lpwstr>
      </vt:variant>
      <vt:variant>
        <vt:i4>1245234</vt:i4>
      </vt:variant>
      <vt:variant>
        <vt:i4>2684</vt:i4>
      </vt:variant>
      <vt:variant>
        <vt:i4>0</vt:i4>
      </vt:variant>
      <vt:variant>
        <vt:i4>5</vt:i4>
      </vt:variant>
      <vt:variant>
        <vt:lpwstr/>
      </vt:variant>
      <vt:variant>
        <vt:lpwstr>_Toc133693922</vt:lpwstr>
      </vt:variant>
      <vt:variant>
        <vt:i4>1245234</vt:i4>
      </vt:variant>
      <vt:variant>
        <vt:i4>2678</vt:i4>
      </vt:variant>
      <vt:variant>
        <vt:i4>0</vt:i4>
      </vt:variant>
      <vt:variant>
        <vt:i4>5</vt:i4>
      </vt:variant>
      <vt:variant>
        <vt:lpwstr/>
      </vt:variant>
      <vt:variant>
        <vt:lpwstr>_Toc133693921</vt:lpwstr>
      </vt:variant>
      <vt:variant>
        <vt:i4>1245234</vt:i4>
      </vt:variant>
      <vt:variant>
        <vt:i4>2672</vt:i4>
      </vt:variant>
      <vt:variant>
        <vt:i4>0</vt:i4>
      </vt:variant>
      <vt:variant>
        <vt:i4>5</vt:i4>
      </vt:variant>
      <vt:variant>
        <vt:lpwstr/>
      </vt:variant>
      <vt:variant>
        <vt:lpwstr>_Toc133693920</vt:lpwstr>
      </vt:variant>
      <vt:variant>
        <vt:i4>1048626</vt:i4>
      </vt:variant>
      <vt:variant>
        <vt:i4>2666</vt:i4>
      </vt:variant>
      <vt:variant>
        <vt:i4>0</vt:i4>
      </vt:variant>
      <vt:variant>
        <vt:i4>5</vt:i4>
      </vt:variant>
      <vt:variant>
        <vt:lpwstr/>
      </vt:variant>
      <vt:variant>
        <vt:lpwstr>_Toc133693919</vt:lpwstr>
      </vt:variant>
      <vt:variant>
        <vt:i4>1048626</vt:i4>
      </vt:variant>
      <vt:variant>
        <vt:i4>2660</vt:i4>
      </vt:variant>
      <vt:variant>
        <vt:i4>0</vt:i4>
      </vt:variant>
      <vt:variant>
        <vt:i4>5</vt:i4>
      </vt:variant>
      <vt:variant>
        <vt:lpwstr/>
      </vt:variant>
      <vt:variant>
        <vt:lpwstr>_Toc133693918</vt:lpwstr>
      </vt:variant>
      <vt:variant>
        <vt:i4>1048626</vt:i4>
      </vt:variant>
      <vt:variant>
        <vt:i4>2654</vt:i4>
      </vt:variant>
      <vt:variant>
        <vt:i4>0</vt:i4>
      </vt:variant>
      <vt:variant>
        <vt:i4>5</vt:i4>
      </vt:variant>
      <vt:variant>
        <vt:lpwstr/>
      </vt:variant>
      <vt:variant>
        <vt:lpwstr>_Toc133693917</vt:lpwstr>
      </vt:variant>
      <vt:variant>
        <vt:i4>1048626</vt:i4>
      </vt:variant>
      <vt:variant>
        <vt:i4>2648</vt:i4>
      </vt:variant>
      <vt:variant>
        <vt:i4>0</vt:i4>
      </vt:variant>
      <vt:variant>
        <vt:i4>5</vt:i4>
      </vt:variant>
      <vt:variant>
        <vt:lpwstr/>
      </vt:variant>
      <vt:variant>
        <vt:lpwstr>_Toc133693916</vt:lpwstr>
      </vt:variant>
      <vt:variant>
        <vt:i4>1048626</vt:i4>
      </vt:variant>
      <vt:variant>
        <vt:i4>2642</vt:i4>
      </vt:variant>
      <vt:variant>
        <vt:i4>0</vt:i4>
      </vt:variant>
      <vt:variant>
        <vt:i4>5</vt:i4>
      </vt:variant>
      <vt:variant>
        <vt:lpwstr/>
      </vt:variant>
      <vt:variant>
        <vt:lpwstr>_Toc133693915</vt:lpwstr>
      </vt:variant>
      <vt:variant>
        <vt:i4>1048626</vt:i4>
      </vt:variant>
      <vt:variant>
        <vt:i4>2636</vt:i4>
      </vt:variant>
      <vt:variant>
        <vt:i4>0</vt:i4>
      </vt:variant>
      <vt:variant>
        <vt:i4>5</vt:i4>
      </vt:variant>
      <vt:variant>
        <vt:lpwstr/>
      </vt:variant>
      <vt:variant>
        <vt:lpwstr>_Toc133693914</vt:lpwstr>
      </vt:variant>
      <vt:variant>
        <vt:i4>1048626</vt:i4>
      </vt:variant>
      <vt:variant>
        <vt:i4>2630</vt:i4>
      </vt:variant>
      <vt:variant>
        <vt:i4>0</vt:i4>
      </vt:variant>
      <vt:variant>
        <vt:i4>5</vt:i4>
      </vt:variant>
      <vt:variant>
        <vt:lpwstr/>
      </vt:variant>
      <vt:variant>
        <vt:lpwstr>_Toc133693913</vt:lpwstr>
      </vt:variant>
      <vt:variant>
        <vt:i4>1048626</vt:i4>
      </vt:variant>
      <vt:variant>
        <vt:i4>2624</vt:i4>
      </vt:variant>
      <vt:variant>
        <vt:i4>0</vt:i4>
      </vt:variant>
      <vt:variant>
        <vt:i4>5</vt:i4>
      </vt:variant>
      <vt:variant>
        <vt:lpwstr/>
      </vt:variant>
      <vt:variant>
        <vt:lpwstr>_Toc133693912</vt:lpwstr>
      </vt:variant>
      <vt:variant>
        <vt:i4>1048626</vt:i4>
      </vt:variant>
      <vt:variant>
        <vt:i4>2618</vt:i4>
      </vt:variant>
      <vt:variant>
        <vt:i4>0</vt:i4>
      </vt:variant>
      <vt:variant>
        <vt:i4>5</vt:i4>
      </vt:variant>
      <vt:variant>
        <vt:lpwstr/>
      </vt:variant>
      <vt:variant>
        <vt:lpwstr>_Toc133693911</vt:lpwstr>
      </vt:variant>
      <vt:variant>
        <vt:i4>1048626</vt:i4>
      </vt:variant>
      <vt:variant>
        <vt:i4>2612</vt:i4>
      </vt:variant>
      <vt:variant>
        <vt:i4>0</vt:i4>
      </vt:variant>
      <vt:variant>
        <vt:i4>5</vt:i4>
      </vt:variant>
      <vt:variant>
        <vt:lpwstr/>
      </vt:variant>
      <vt:variant>
        <vt:lpwstr>_Toc133693910</vt:lpwstr>
      </vt:variant>
      <vt:variant>
        <vt:i4>1114162</vt:i4>
      </vt:variant>
      <vt:variant>
        <vt:i4>2606</vt:i4>
      </vt:variant>
      <vt:variant>
        <vt:i4>0</vt:i4>
      </vt:variant>
      <vt:variant>
        <vt:i4>5</vt:i4>
      </vt:variant>
      <vt:variant>
        <vt:lpwstr/>
      </vt:variant>
      <vt:variant>
        <vt:lpwstr>_Toc133693909</vt:lpwstr>
      </vt:variant>
      <vt:variant>
        <vt:i4>1114162</vt:i4>
      </vt:variant>
      <vt:variant>
        <vt:i4>2600</vt:i4>
      </vt:variant>
      <vt:variant>
        <vt:i4>0</vt:i4>
      </vt:variant>
      <vt:variant>
        <vt:i4>5</vt:i4>
      </vt:variant>
      <vt:variant>
        <vt:lpwstr/>
      </vt:variant>
      <vt:variant>
        <vt:lpwstr>_Toc133693908</vt:lpwstr>
      </vt:variant>
      <vt:variant>
        <vt:i4>1114162</vt:i4>
      </vt:variant>
      <vt:variant>
        <vt:i4>2594</vt:i4>
      </vt:variant>
      <vt:variant>
        <vt:i4>0</vt:i4>
      </vt:variant>
      <vt:variant>
        <vt:i4>5</vt:i4>
      </vt:variant>
      <vt:variant>
        <vt:lpwstr/>
      </vt:variant>
      <vt:variant>
        <vt:lpwstr>_Toc133693907</vt:lpwstr>
      </vt:variant>
      <vt:variant>
        <vt:i4>1114162</vt:i4>
      </vt:variant>
      <vt:variant>
        <vt:i4>2588</vt:i4>
      </vt:variant>
      <vt:variant>
        <vt:i4>0</vt:i4>
      </vt:variant>
      <vt:variant>
        <vt:i4>5</vt:i4>
      </vt:variant>
      <vt:variant>
        <vt:lpwstr/>
      </vt:variant>
      <vt:variant>
        <vt:lpwstr>_Toc133693906</vt:lpwstr>
      </vt:variant>
      <vt:variant>
        <vt:i4>1114162</vt:i4>
      </vt:variant>
      <vt:variant>
        <vt:i4>2582</vt:i4>
      </vt:variant>
      <vt:variant>
        <vt:i4>0</vt:i4>
      </vt:variant>
      <vt:variant>
        <vt:i4>5</vt:i4>
      </vt:variant>
      <vt:variant>
        <vt:lpwstr/>
      </vt:variant>
      <vt:variant>
        <vt:lpwstr>_Toc133693905</vt:lpwstr>
      </vt:variant>
      <vt:variant>
        <vt:i4>1114162</vt:i4>
      </vt:variant>
      <vt:variant>
        <vt:i4>2576</vt:i4>
      </vt:variant>
      <vt:variant>
        <vt:i4>0</vt:i4>
      </vt:variant>
      <vt:variant>
        <vt:i4>5</vt:i4>
      </vt:variant>
      <vt:variant>
        <vt:lpwstr/>
      </vt:variant>
      <vt:variant>
        <vt:lpwstr>_Toc133693904</vt:lpwstr>
      </vt:variant>
      <vt:variant>
        <vt:i4>1114162</vt:i4>
      </vt:variant>
      <vt:variant>
        <vt:i4>2570</vt:i4>
      </vt:variant>
      <vt:variant>
        <vt:i4>0</vt:i4>
      </vt:variant>
      <vt:variant>
        <vt:i4>5</vt:i4>
      </vt:variant>
      <vt:variant>
        <vt:lpwstr/>
      </vt:variant>
      <vt:variant>
        <vt:lpwstr>_Toc133693903</vt:lpwstr>
      </vt:variant>
      <vt:variant>
        <vt:i4>1114162</vt:i4>
      </vt:variant>
      <vt:variant>
        <vt:i4>2564</vt:i4>
      </vt:variant>
      <vt:variant>
        <vt:i4>0</vt:i4>
      </vt:variant>
      <vt:variant>
        <vt:i4>5</vt:i4>
      </vt:variant>
      <vt:variant>
        <vt:lpwstr/>
      </vt:variant>
      <vt:variant>
        <vt:lpwstr>_Toc133693902</vt:lpwstr>
      </vt:variant>
      <vt:variant>
        <vt:i4>1114162</vt:i4>
      </vt:variant>
      <vt:variant>
        <vt:i4>2558</vt:i4>
      </vt:variant>
      <vt:variant>
        <vt:i4>0</vt:i4>
      </vt:variant>
      <vt:variant>
        <vt:i4>5</vt:i4>
      </vt:variant>
      <vt:variant>
        <vt:lpwstr/>
      </vt:variant>
      <vt:variant>
        <vt:lpwstr>_Toc133693901</vt:lpwstr>
      </vt:variant>
      <vt:variant>
        <vt:i4>1114162</vt:i4>
      </vt:variant>
      <vt:variant>
        <vt:i4>2552</vt:i4>
      </vt:variant>
      <vt:variant>
        <vt:i4>0</vt:i4>
      </vt:variant>
      <vt:variant>
        <vt:i4>5</vt:i4>
      </vt:variant>
      <vt:variant>
        <vt:lpwstr/>
      </vt:variant>
      <vt:variant>
        <vt:lpwstr>_Toc133693900</vt:lpwstr>
      </vt:variant>
      <vt:variant>
        <vt:i4>1572915</vt:i4>
      </vt:variant>
      <vt:variant>
        <vt:i4>2546</vt:i4>
      </vt:variant>
      <vt:variant>
        <vt:i4>0</vt:i4>
      </vt:variant>
      <vt:variant>
        <vt:i4>5</vt:i4>
      </vt:variant>
      <vt:variant>
        <vt:lpwstr/>
      </vt:variant>
      <vt:variant>
        <vt:lpwstr>_Toc133693899</vt:lpwstr>
      </vt:variant>
      <vt:variant>
        <vt:i4>1572915</vt:i4>
      </vt:variant>
      <vt:variant>
        <vt:i4>2540</vt:i4>
      </vt:variant>
      <vt:variant>
        <vt:i4>0</vt:i4>
      </vt:variant>
      <vt:variant>
        <vt:i4>5</vt:i4>
      </vt:variant>
      <vt:variant>
        <vt:lpwstr/>
      </vt:variant>
      <vt:variant>
        <vt:lpwstr>_Toc133693898</vt:lpwstr>
      </vt:variant>
      <vt:variant>
        <vt:i4>1572915</vt:i4>
      </vt:variant>
      <vt:variant>
        <vt:i4>2534</vt:i4>
      </vt:variant>
      <vt:variant>
        <vt:i4>0</vt:i4>
      </vt:variant>
      <vt:variant>
        <vt:i4>5</vt:i4>
      </vt:variant>
      <vt:variant>
        <vt:lpwstr/>
      </vt:variant>
      <vt:variant>
        <vt:lpwstr>_Toc133693897</vt:lpwstr>
      </vt:variant>
      <vt:variant>
        <vt:i4>1572915</vt:i4>
      </vt:variant>
      <vt:variant>
        <vt:i4>2528</vt:i4>
      </vt:variant>
      <vt:variant>
        <vt:i4>0</vt:i4>
      </vt:variant>
      <vt:variant>
        <vt:i4>5</vt:i4>
      </vt:variant>
      <vt:variant>
        <vt:lpwstr/>
      </vt:variant>
      <vt:variant>
        <vt:lpwstr>_Toc133693896</vt:lpwstr>
      </vt:variant>
      <vt:variant>
        <vt:i4>1572915</vt:i4>
      </vt:variant>
      <vt:variant>
        <vt:i4>2522</vt:i4>
      </vt:variant>
      <vt:variant>
        <vt:i4>0</vt:i4>
      </vt:variant>
      <vt:variant>
        <vt:i4>5</vt:i4>
      </vt:variant>
      <vt:variant>
        <vt:lpwstr/>
      </vt:variant>
      <vt:variant>
        <vt:lpwstr>_Toc133693895</vt:lpwstr>
      </vt:variant>
      <vt:variant>
        <vt:i4>1572915</vt:i4>
      </vt:variant>
      <vt:variant>
        <vt:i4>2516</vt:i4>
      </vt:variant>
      <vt:variant>
        <vt:i4>0</vt:i4>
      </vt:variant>
      <vt:variant>
        <vt:i4>5</vt:i4>
      </vt:variant>
      <vt:variant>
        <vt:lpwstr/>
      </vt:variant>
      <vt:variant>
        <vt:lpwstr>_Toc133693894</vt:lpwstr>
      </vt:variant>
      <vt:variant>
        <vt:i4>1572915</vt:i4>
      </vt:variant>
      <vt:variant>
        <vt:i4>2510</vt:i4>
      </vt:variant>
      <vt:variant>
        <vt:i4>0</vt:i4>
      </vt:variant>
      <vt:variant>
        <vt:i4>5</vt:i4>
      </vt:variant>
      <vt:variant>
        <vt:lpwstr/>
      </vt:variant>
      <vt:variant>
        <vt:lpwstr>_Toc133693893</vt:lpwstr>
      </vt:variant>
      <vt:variant>
        <vt:i4>1572915</vt:i4>
      </vt:variant>
      <vt:variant>
        <vt:i4>2504</vt:i4>
      </vt:variant>
      <vt:variant>
        <vt:i4>0</vt:i4>
      </vt:variant>
      <vt:variant>
        <vt:i4>5</vt:i4>
      </vt:variant>
      <vt:variant>
        <vt:lpwstr/>
      </vt:variant>
      <vt:variant>
        <vt:lpwstr>_Toc133693892</vt:lpwstr>
      </vt:variant>
      <vt:variant>
        <vt:i4>1572915</vt:i4>
      </vt:variant>
      <vt:variant>
        <vt:i4>2498</vt:i4>
      </vt:variant>
      <vt:variant>
        <vt:i4>0</vt:i4>
      </vt:variant>
      <vt:variant>
        <vt:i4>5</vt:i4>
      </vt:variant>
      <vt:variant>
        <vt:lpwstr/>
      </vt:variant>
      <vt:variant>
        <vt:lpwstr>_Toc133693891</vt:lpwstr>
      </vt:variant>
      <vt:variant>
        <vt:i4>1572915</vt:i4>
      </vt:variant>
      <vt:variant>
        <vt:i4>2492</vt:i4>
      </vt:variant>
      <vt:variant>
        <vt:i4>0</vt:i4>
      </vt:variant>
      <vt:variant>
        <vt:i4>5</vt:i4>
      </vt:variant>
      <vt:variant>
        <vt:lpwstr/>
      </vt:variant>
      <vt:variant>
        <vt:lpwstr>_Toc133693890</vt:lpwstr>
      </vt:variant>
      <vt:variant>
        <vt:i4>1638451</vt:i4>
      </vt:variant>
      <vt:variant>
        <vt:i4>2486</vt:i4>
      </vt:variant>
      <vt:variant>
        <vt:i4>0</vt:i4>
      </vt:variant>
      <vt:variant>
        <vt:i4>5</vt:i4>
      </vt:variant>
      <vt:variant>
        <vt:lpwstr/>
      </vt:variant>
      <vt:variant>
        <vt:lpwstr>_Toc133693889</vt:lpwstr>
      </vt:variant>
      <vt:variant>
        <vt:i4>1638451</vt:i4>
      </vt:variant>
      <vt:variant>
        <vt:i4>2480</vt:i4>
      </vt:variant>
      <vt:variant>
        <vt:i4>0</vt:i4>
      </vt:variant>
      <vt:variant>
        <vt:i4>5</vt:i4>
      </vt:variant>
      <vt:variant>
        <vt:lpwstr/>
      </vt:variant>
      <vt:variant>
        <vt:lpwstr>_Toc133693888</vt:lpwstr>
      </vt:variant>
      <vt:variant>
        <vt:i4>1638451</vt:i4>
      </vt:variant>
      <vt:variant>
        <vt:i4>2474</vt:i4>
      </vt:variant>
      <vt:variant>
        <vt:i4>0</vt:i4>
      </vt:variant>
      <vt:variant>
        <vt:i4>5</vt:i4>
      </vt:variant>
      <vt:variant>
        <vt:lpwstr/>
      </vt:variant>
      <vt:variant>
        <vt:lpwstr>_Toc133693887</vt:lpwstr>
      </vt:variant>
      <vt:variant>
        <vt:i4>1638451</vt:i4>
      </vt:variant>
      <vt:variant>
        <vt:i4>2468</vt:i4>
      </vt:variant>
      <vt:variant>
        <vt:i4>0</vt:i4>
      </vt:variant>
      <vt:variant>
        <vt:i4>5</vt:i4>
      </vt:variant>
      <vt:variant>
        <vt:lpwstr/>
      </vt:variant>
      <vt:variant>
        <vt:lpwstr>_Toc133693886</vt:lpwstr>
      </vt:variant>
      <vt:variant>
        <vt:i4>1638451</vt:i4>
      </vt:variant>
      <vt:variant>
        <vt:i4>2462</vt:i4>
      </vt:variant>
      <vt:variant>
        <vt:i4>0</vt:i4>
      </vt:variant>
      <vt:variant>
        <vt:i4>5</vt:i4>
      </vt:variant>
      <vt:variant>
        <vt:lpwstr/>
      </vt:variant>
      <vt:variant>
        <vt:lpwstr>_Toc133693885</vt:lpwstr>
      </vt:variant>
      <vt:variant>
        <vt:i4>1638451</vt:i4>
      </vt:variant>
      <vt:variant>
        <vt:i4>2456</vt:i4>
      </vt:variant>
      <vt:variant>
        <vt:i4>0</vt:i4>
      </vt:variant>
      <vt:variant>
        <vt:i4>5</vt:i4>
      </vt:variant>
      <vt:variant>
        <vt:lpwstr/>
      </vt:variant>
      <vt:variant>
        <vt:lpwstr>_Toc133693884</vt:lpwstr>
      </vt:variant>
      <vt:variant>
        <vt:i4>1638451</vt:i4>
      </vt:variant>
      <vt:variant>
        <vt:i4>2450</vt:i4>
      </vt:variant>
      <vt:variant>
        <vt:i4>0</vt:i4>
      </vt:variant>
      <vt:variant>
        <vt:i4>5</vt:i4>
      </vt:variant>
      <vt:variant>
        <vt:lpwstr/>
      </vt:variant>
      <vt:variant>
        <vt:lpwstr>_Toc133693883</vt:lpwstr>
      </vt:variant>
      <vt:variant>
        <vt:i4>1638451</vt:i4>
      </vt:variant>
      <vt:variant>
        <vt:i4>2444</vt:i4>
      </vt:variant>
      <vt:variant>
        <vt:i4>0</vt:i4>
      </vt:variant>
      <vt:variant>
        <vt:i4>5</vt:i4>
      </vt:variant>
      <vt:variant>
        <vt:lpwstr/>
      </vt:variant>
      <vt:variant>
        <vt:lpwstr>_Toc133693882</vt:lpwstr>
      </vt:variant>
      <vt:variant>
        <vt:i4>1638451</vt:i4>
      </vt:variant>
      <vt:variant>
        <vt:i4>2438</vt:i4>
      </vt:variant>
      <vt:variant>
        <vt:i4>0</vt:i4>
      </vt:variant>
      <vt:variant>
        <vt:i4>5</vt:i4>
      </vt:variant>
      <vt:variant>
        <vt:lpwstr/>
      </vt:variant>
      <vt:variant>
        <vt:lpwstr>_Toc133693881</vt:lpwstr>
      </vt:variant>
      <vt:variant>
        <vt:i4>1638451</vt:i4>
      </vt:variant>
      <vt:variant>
        <vt:i4>2432</vt:i4>
      </vt:variant>
      <vt:variant>
        <vt:i4>0</vt:i4>
      </vt:variant>
      <vt:variant>
        <vt:i4>5</vt:i4>
      </vt:variant>
      <vt:variant>
        <vt:lpwstr/>
      </vt:variant>
      <vt:variant>
        <vt:lpwstr>_Toc133693880</vt:lpwstr>
      </vt:variant>
      <vt:variant>
        <vt:i4>1441843</vt:i4>
      </vt:variant>
      <vt:variant>
        <vt:i4>2426</vt:i4>
      </vt:variant>
      <vt:variant>
        <vt:i4>0</vt:i4>
      </vt:variant>
      <vt:variant>
        <vt:i4>5</vt:i4>
      </vt:variant>
      <vt:variant>
        <vt:lpwstr/>
      </vt:variant>
      <vt:variant>
        <vt:lpwstr>_Toc133693879</vt:lpwstr>
      </vt:variant>
      <vt:variant>
        <vt:i4>1441843</vt:i4>
      </vt:variant>
      <vt:variant>
        <vt:i4>2420</vt:i4>
      </vt:variant>
      <vt:variant>
        <vt:i4>0</vt:i4>
      </vt:variant>
      <vt:variant>
        <vt:i4>5</vt:i4>
      </vt:variant>
      <vt:variant>
        <vt:lpwstr/>
      </vt:variant>
      <vt:variant>
        <vt:lpwstr>_Toc133693878</vt:lpwstr>
      </vt:variant>
      <vt:variant>
        <vt:i4>1441843</vt:i4>
      </vt:variant>
      <vt:variant>
        <vt:i4>2414</vt:i4>
      </vt:variant>
      <vt:variant>
        <vt:i4>0</vt:i4>
      </vt:variant>
      <vt:variant>
        <vt:i4>5</vt:i4>
      </vt:variant>
      <vt:variant>
        <vt:lpwstr/>
      </vt:variant>
      <vt:variant>
        <vt:lpwstr>_Toc133693877</vt:lpwstr>
      </vt:variant>
      <vt:variant>
        <vt:i4>1441843</vt:i4>
      </vt:variant>
      <vt:variant>
        <vt:i4>2408</vt:i4>
      </vt:variant>
      <vt:variant>
        <vt:i4>0</vt:i4>
      </vt:variant>
      <vt:variant>
        <vt:i4>5</vt:i4>
      </vt:variant>
      <vt:variant>
        <vt:lpwstr/>
      </vt:variant>
      <vt:variant>
        <vt:lpwstr>_Toc133693876</vt:lpwstr>
      </vt:variant>
      <vt:variant>
        <vt:i4>1441843</vt:i4>
      </vt:variant>
      <vt:variant>
        <vt:i4>2402</vt:i4>
      </vt:variant>
      <vt:variant>
        <vt:i4>0</vt:i4>
      </vt:variant>
      <vt:variant>
        <vt:i4>5</vt:i4>
      </vt:variant>
      <vt:variant>
        <vt:lpwstr/>
      </vt:variant>
      <vt:variant>
        <vt:lpwstr>_Toc133693875</vt:lpwstr>
      </vt:variant>
      <vt:variant>
        <vt:i4>1441843</vt:i4>
      </vt:variant>
      <vt:variant>
        <vt:i4>2396</vt:i4>
      </vt:variant>
      <vt:variant>
        <vt:i4>0</vt:i4>
      </vt:variant>
      <vt:variant>
        <vt:i4>5</vt:i4>
      </vt:variant>
      <vt:variant>
        <vt:lpwstr/>
      </vt:variant>
      <vt:variant>
        <vt:lpwstr>_Toc133693874</vt:lpwstr>
      </vt:variant>
      <vt:variant>
        <vt:i4>1441843</vt:i4>
      </vt:variant>
      <vt:variant>
        <vt:i4>2390</vt:i4>
      </vt:variant>
      <vt:variant>
        <vt:i4>0</vt:i4>
      </vt:variant>
      <vt:variant>
        <vt:i4>5</vt:i4>
      </vt:variant>
      <vt:variant>
        <vt:lpwstr/>
      </vt:variant>
      <vt:variant>
        <vt:lpwstr>_Toc133693873</vt:lpwstr>
      </vt:variant>
      <vt:variant>
        <vt:i4>1441843</vt:i4>
      </vt:variant>
      <vt:variant>
        <vt:i4>2384</vt:i4>
      </vt:variant>
      <vt:variant>
        <vt:i4>0</vt:i4>
      </vt:variant>
      <vt:variant>
        <vt:i4>5</vt:i4>
      </vt:variant>
      <vt:variant>
        <vt:lpwstr/>
      </vt:variant>
      <vt:variant>
        <vt:lpwstr>_Toc133693872</vt:lpwstr>
      </vt:variant>
      <vt:variant>
        <vt:i4>1441843</vt:i4>
      </vt:variant>
      <vt:variant>
        <vt:i4>2378</vt:i4>
      </vt:variant>
      <vt:variant>
        <vt:i4>0</vt:i4>
      </vt:variant>
      <vt:variant>
        <vt:i4>5</vt:i4>
      </vt:variant>
      <vt:variant>
        <vt:lpwstr/>
      </vt:variant>
      <vt:variant>
        <vt:lpwstr>_Toc133693871</vt:lpwstr>
      </vt:variant>
      <vt:variant>
        <vt:i4>1441843</vt:i4>
      </vt:variant>
      <vt:variant>
        <vt:i4>2372</vt:i4>
      </vt:variant>
      <vt:variant>
        <vt:i4>0</vt:i4>
      </vt:variant>
      <vt:variant>
        <vt:i4>5</vt:i4>
      </vt:variant>
      <vt:variant>
        <vt:lpwstr/>
      </vt:variant>
      <vt:variant>
        <vt:lpwstr>_Toc133693870</vt:lpwstr>
      </vt:variant>
      <vt:variant>
        <vt:i4>1507379</vt:i4>
      </vt:variant>
      <vt:variant>
        <vt:i4>2366</vt:i4>
      </vt:variant>
      <vt:variant>
        <vt:i4>0</vt:i4>
      </vt:variant>
      <vt:variant>
        <vt:i4>5</vt:i4>
      </vt:variant>
      <vt:variant>
        <vt:lpwstr/>
      </vt:variant>
      <vt:variant>
        <vt:lpwstr>_Toc133693869</vt:lpwstr>
      </vt:variant>
      <vt:variant>
        <vt:i4>1507379</vt:i4>
      </vt:variant>
      <vt:variant>
        <vt:i4>2360</vt:i4>
      </vt:variant>
      <vt:variant>
        <vt:i4>0</vt:i4>
      </vt:variant>
      <vt:variant>
        <vt:i4>5</vt:i4>
      </vt:variant>
      <vt:variant>
        <vt:lpwstr/>
      </vt:variant>
      <vt:variant>
        <vt:lpwstr>_Toc133693868</vt:lpwstr>
      </vt:variant>
      <vt:variant>
        <vt:i4>1507379</vt:i4>
      </vt:variant>
      <vt:variant>
        <vt:i4>2354</vt:i4>
      </vt:variant>
      <vt:variant>
        <vt:i4>0</vt:i4>
      </vt:variant>
      <vt:variant>
        <vt:i4>5</vt:i4>
      </vt:variant>
      <vt:variant>
        <vt:lpwstr/>
      </vt:variant>
      <vt:variant>
        <vt:lpwstr>_Toc133693867</vt:lpwstr>
      </vt:variant>
      <vt:variant>
        <vt:i4>1507379</vt:i4>
      </vt:variant>
      <vt:variant>
        <vt:i4>2348</vt:i4>
      </vt:variant>
      <vt:variant>
        <vt:i4>0</vt:i4>
      </vt:variant>
      <vt:variant>
        <vt:i4>5</vt:i4>
      </vt:variant>
      <vt:variant>
        <vt:lpwstr/>
      </vt:variant>
      <vt:variant>
        <vt:lpwstr>_Toc133693866</vt:lpwstr>
      </vt:variant>
      <vt:variant>
        <vt:i4>1507379</vt:i4>
      </vt:variant>
      <vt:variant>
        <vt:i4>2342</vt:i4>
      </vt:variant>
      <vt:variant>
        <vt:i4>0</vt:i4>
      </vt:variant>
      <vt:variant>
        <vt:i4>5</vt:i4>
      </vt:variant>
      <vt:variant>
        <vt:lpwstr/>
      </vt:variant>
      <vt:variant>
        <vt:lpwstr>_Toc133693865</vt:lpwstr>
      </vt:variant>
      <vt:variant>
        <vt:i4>1507379</vt:i4>
      </vt:variant>
      <vt:variant>
        <vt:i4>2336</vt:i4>
      </vt:variant>
      <vt:variant>
        <vt:i4>0</vt:i4>
      </vt:variant>
      <vt:variant>
        <vt:i4>5</vt:i4>
      </vt:variant>
      <vt:variant>
        <vt:lpwstr/>
      </vt:variant>
      <vt:variant>
        <vt:lpwstr>_Toc133693864</vt:lpwstr>
      </vt:variant>
      <vt:variant>
        <vt:i4>1507379</vt:i4>
      </vt:variant>
      <vt:variant>
        <vt:i4>2330</vt:i4>
      </vt:variant>
      <vt:variant>
        <vt:i4>0</vt:i4>
      </vt:variant>
      <vt:variant>
        <vt:i4>5</vt:i4>
      </vt:variant>
      <vt:variant>
        <vt:lpwstr/>
      </vt:variant>
      <vt:variant>
        <vt:lpwstr>_Toc133693863</vt:lpwstr>
      </vt:variant>
      <vt:variant>
        <vt:i4>1507379</vt:i4>
      </vt:variant>
      <vt:variant>
        <vt:i4>2324</vt:i4>
      </vt:variant>
      <vt:variant>
        <vt:i4>0</vt:i4>
      </vt:variant>
      <vt:variant>
        <vt:i4>5</vt:i4>
      </vt:variant>
      <vt:variant>
        <vt:lpwstr/>
      </vt:variant>
      <vt:variant>
        <vt:lpwstr>_Toc133693862</vt:lpwstr>
      </vt:variant>
      <vt:variant>
        <vt:i4>1507379</vt:i4>
      </vt:variant>
      <vt:variant>
        <vt:i4>2318</vt:i4>
      </vt:variant>
      <vt:variant>
        <vt:i4>0</vt:i4>
      </vt:variant>
      <vt:variant>
        <vt:i4>5</vt:i4>
      </vt:variant>
      <vt:variant>
        <vt:lpwstr/>
      </vt:variant>
      <vt:variant>
        <vt:lpwstr>_Toc133693861</vt:lpwstr>
      </vt:variant>
      <vt:variant>
        <vt:i4>1507379</vt:i4>
      </vt:variant>
      <vt:variant>
        <vt:i4>2312</vt:i4>
      </vt:variant>
      <vt:variant>
        <vt:i4>0</vt:i4>
      </vt:variant>
      <vt:variant>
        <vt:i4>5</vt:i4>
      </vt:variant>
      <vt:variant>
        <vt:lpwstr/>
      </vt:variant>
      <vt:variant>
        <vt:lpwstr>_Toc133693860</vt:lpwstr>
      </vt:variant>
      <vt:variant>
        <vt:i4>1310771</vt:i4>
      </vt:variant>
      <vt:variant>
        <vt:i4>2306</vt:i4>
      </vt:variant>
      <vt:variant>
        <vt:i4>0</vt:i4>
      </vt:variant>
      <vt:variant>
        <vt:i4>5</vt:i4>
      </vt:variant>
      <vt:variant>
        <vt:lpwstr/>
      </vt:variant>
      <vt:variant>
        <vt:lpwstr>_Toc133693859</vt:lpwstr>
      </vt:variant>
      <vt:variant>
        <vt:i4>1310771</vt:i4>
      </vt:variant>
      <vt:variant>
        <vt:i4>2300</vt:i4>
      </vt:variant>
      <vt:variant>
        <vt:i4>0</vt:i4>
      </vt:variant>
      <vt:variant>
        <vt:i4>5</vt:i4>
      </vt:variant>
      <vt:variant>
        <vt:lpwstr/>
      </vt:variant>
      <vt:variant>
        <vt:lpwstr>_Toc133693858</vt:lpwstr>
      </vt:variant>
      <vt:variant>
        <vt:i4>1310771</vt:i4>
      </vt:variant>
      <vt:variant>
        <vt:i4>2294</vt:i4>
      </vt:variant>
      <vt:variant>
        <vt:i4>0</vt:i4>
      </vt:variant>
      <vt:variant>
        <vt:i4>5</vt:i4>
      </vt:variant>
      <vt:variant>
        <vt:lpwstr/>
      </vt:variant>
      <vt:variant>
        <vt:lpwstr>_Toc133693857</vt:lpwstr>
      </vt:variant>
      <vt:variant>
        <vt:i4>1310771</vt:i4>
      </vt:variant>
      <vt:variant>
        <vt:i4>2288</vt:i4>
      </vt:variant>
      <vt:variant>
        <vt:i4>0</vt:i4>
      </vt:variant>
      <vt:variant>
        <vt:i4>5</vt:i4>
      </vt:variant>
      <vt:variant>
        <vt:lpwstr/>
      </vt:variant>
      <vt:variant>
        <vt:lpwstr>_Toc133693856</vt:lpwstr>
      </vt:variant>
      <vt:variant>
        <vt:i4>1310771</vt:i4>
      </vt:variant>
      <vt:variant>
        <vt:i4>2282</vt:i4>
      </vt:variant>
      <vt:variant>
        <vt:i4>0</vt:i4>
      </vt:variant>
      <vt:variant>
        <vt:i4>5</vt:i4>
      </vt:variant>
      <vt:variant>
        <vt:lpwstr/>
      </vt:variant>
      <vt:variant>
        <vt:lpwstr>_Toc133693855</vt:lpwstr>
      </vt:variant>
      <vt:variant>
        <vt:i4>1310771</vt:i4>
      </vt:variant>
      <vt:variant>
        <vt:i4>2276</vt:i4>
      </vt:variant>
      <vt:variant>
        <vt:i4>0</vt:i4>
      </vt:variant>
      <vt:variant>
        <vt:i4>5</vt:i4>
      </vt:variant>
      <vt:variant>
        <vt:lpwstr/>
      </vt:variant>
      <vt:variant>
        <vt:lpwstr>_Toc133693854</vt:lpwstr>
      </vt:variant>
      <vt:variant>
        <vt:i4>1310771</vt:i4>
      </vt:variant>
      <vt:variant>
        <vt:i4>2270</vt:i4>
      </vt:variant>
      <vt:variant>
        <vt:i4>0</vt:i4>
      </vt:variant>
      <vt:variant>
        <vt:i4>5</vt:i4>
      </vt:variant>
      <vt:variant>
        <vt:lpwstr/>
      </vt:variant>
      <vt:variant>
        <vt:lpwstr>_Toc133693853</vt:lpwstr>
      </vt:variant>
      <vt:variant>
        <vt:i4>1310771</vt:i4>
      </vt:variant>
      <vt:variant>
        <vt:i4>2264</vt:i4>
      </vt:variant>
      <vt:variant>
        <vt:i4>0</vt:i4>
      </vt:variant>
      <vt:variant>
        <vt:i4>5</vt:i4>
      </vt:variant>
      <vt:variant>
        <vt:lpwstr/>
      </vt:variant>
      <vt:variant>
        <vt:lpwstr>_Toc133693852</vt:lpwstr>
      </vt:variant>
      <vt:variant>
        <vt:i4>1310771</vt:i4>
      </vt:variant>
      <vt:variant>
        <vt:i4>2258</vt:i4>
      </vt:variant>
      <vt:variant>
        <vt:i4>0</vt:i4>
      </vt:variant>
      <vt:variant>
        <vt:i4>5</vt:i4>
      </vt:variant>
      <vt:variant>
        <vt:lpwstr/>
      </vt:variant>
      <vt:variant>
        <vt:lpwstr>_Toc133693851</vt:lpwstr>
      </vt:variant>
      <vt:variant>
        <vt:i4>1310771</vt:i4>
      </vt:variant>
      <vt:variant>
        <vt:i4>2252</vt:i4>
      </vt:variant>
      <vt:variant>
        <vt:i4>0</vt:i4>
      </vt:variant>
      <vt:variant>
        <vt:i4>5</vt:i4>
      </vt:variant>
      <vt:variant>
        <vt:lpwstr/>
      </vt:variant>
      <vt:variant>
        <vt:lpwstr>_Toc133693850</vt:lpwstr>
      </vt:variant>
      <vt:variant>
        <vt:i4>1376307</vt:i4>
      </vt:variant>
      <vt:variant>
        <vt:i4>2246</vt:i4>
      </vt:variant>
      <vt:variant>
        <vt:i4>0</vt:i4>
      </vt:variant>
      <vt:variant>
        <vt:i4>5</vt:i4>
      </vt:variant>
      <vt:variant>
        <vt:lpwstr/>
      </vt:variant>
      <vt:variant>
        <vt:lpwstr>_Toc133693849</vt:lpwstr>
      </vt:variant>
      <vt:variant>
        <vt:i4>1376307</vt:i4>
      </vt:variant>
      <vt:variant>
        <vt:i4>2240</vt:i4>
      </vt:variant>
      <vt:variant>
        <vt:i4>0</vt:i4>
      </vt:variant>
      <vt:variant>
        <vt:i4>5</vt:i4>
      </vt:variant>
      <vt:variant>
        <vt:lpwstr/>
      </vt:variant>
      <vt:variant>
        <vt:lpwstr>_Toc133693848</vt:lpwstr>
      </vt:variant>
      <vt:variant>
        <vt:i4>1376307</vt:i4>
      </vt:variant>
      <vt:variant>
        <vt:i4>2234</vt:i4>
      </vt:variant>
      <vt:variant>
        <vt:i4>0</vt:i4>
      </vt:variant>
      <vt:variant>
        <vt:i4>5</vt:i4>
      </vt:variant>
      <vt:variant>
        <vt:lpwstr/>
      </vt:variant>
      <vt:variant>
        <vt:lpwstr>_Toc133693847</vt:lpwstr>
      </vt:variant>
      <vt:variant>
        <vt:i4>1376307</vt:i4>
      </vt:variant>
      <vt:variant>
        <vt:i4>2228</vt:i4>
      </vt:variant>
      <vt:variant>
        <vt:i4>0</vt:i4>
      </vt:variant>
      <vt:variant>
        <vt:i4>5</vt:i4>
      </vt:variant>
      <vt:variant>
        <vt:lpwstr/>
      </vt:variant>
      <vt:variant>
        <vt:lpwstr>_Toc133693846</vt:lpwstr>
      </vt:variant>
      <vt:variant>
        <vt:i4>1376307</vt:i4>
      </vt:variant>
      <vt:variant>
        <vt:i4>2222</vt:i4>
      </vt:variant>
      <vt:variant>
        <vt:i4>0</vt:i4>
      </vt:variant>
      <vt:variant>
        <vt:i4>5</vt:i4>
      </vt:variant>
      <vt:variant>
        <vt:lpwstr/>
      </vt:variant>
      <vt:variant>
        <vt:lpwstr>_Toc133693845</vt:lpwstr>
      </vt:variant>
      <vt:variant>
        <vt:i4>1376307</vt:i4>
      </vt:variant>
      <vt:variant>
        <vt:i4>2216</vt:i4>
      </vt:variant>
      <vt:variant>
        <vt:i4>0</vt:i4>
      </vt:variant>
      <vt:variant>
        <vt:i4>5</vt:i4>
      </vt:variant>
      <vt:variant>
        <vt:lpwstr/>
      </vt:variant>
      <vt:variant>
        <vt:lpwstr>_Toc133693844</vt:lpwstr>
      </vt:variant>
      <vt:variant>
        <vt:i4>1376307</vt:i4>
      </vt:variant>
      <vt:variant>
        <vt:i4>2210</vt:i4>
      </vt:variant>
      <vt:variant>
        <vt:i4>0</vt:i4>
      </vt:variant>
      <vt:variant>
        <vt:i4>5</vt:i4>
      </vt:variant>
      <vt:variant>
        <vt:lpwstr/>
      </vt:variant>
      <vt:variant>
        <vt:lpwstr>_Toc133693843</vt:lpwstr>
      </vt:variant>
      <vt:variant>
        <vt:i4>1376307</vt:i4>
      </vt:variant>
      <vt:variant>
        <vt:i4>2204</vt:i4>
      </vt:variant>
      <vt:variant>
        <vt:i4>0</vt:i4>
      </vt:variant>
      <vt:variant>
        <vt:i4>5</vt:i4>
      </vt:variant>
      <vt:variant>
        <vt:lpwstr/>
      </vt:variant>
      <vt:variant>
        <vt:lpwstr>_Toc133693842</vt:lpwstr>
      </vt:variant>
      <vt:variant>
        <vt:i4>1376307</vt:i4>
      </vt:variant>
      <vt:variant>
        <vt:i4>2198</vt:i4>
      </vt:variant>
      <vt:variant>
        <vt:i4>0</vt:i4>
      </vt:variant>
      <vt:variant>
        <vt:i4>5</vt:i4>
      </vt:variant>
      <vt:variant>
        <vt:lpwstr/>
      </vt:variant>
      <vt:variant>
        <vt:lpwstr>_Toc133693841</vt:lpwstr>
      </vt:variant>
      <vt:variant>
        <vt:i4>1376307</vt:i4>
      </vt:variant>
      <vt:variant>
        <vt:i4>2192</vt:i4>
      </vt:variant>
      <vt:variant>
        <vt:i4>0</vt:i4>
      </vt:variant>
      <vt:variant>
        <vt:i4>5</vt:i4>
      </vt:variant>
      <vt:variant>
        <vt:lpwstr/>
      </vt:variant>
      <vt:variant>
        <vt:lpwstr>_Toc133693840</vt:lpwstr>
      </vt:variant>
      <vt:variant>
        <vt:i4>1179699</vt:i4>
      </vt:variant>
      <vt:variant>
        <vt:i4>2186</vt:i4>
      </vt:variant>
      <vt:variant>
        <vt:i4>0</vt:i4>
      </vt:variant>
      <vt:variant>
        <vt:i4>5</vt:i4>
      </vt:variant>
      <vt:variant>
        <vt:lpwstr/>
      </vt:variant>
      <vt:variant>
        <vt:lpwstr>_Toc133693839</vt:lpwstr>
      </vt:variant>
      <vt:variant>
        <vt:i4>1179699</vt:i4>
      </vt:variant>
      <vt:variant>
        <vt:i4>2180</vt:i4>
      </vt:variant>
      <vt:variant>
        <vt:i4>0</vt:i4>
      </vt:variant>
      <vt:variant>
        <vt:i4>5</vt:i4>
      </vt:variant>
      <vt:variant>
        <vt:lpwstr/>
      </vt:variant>
      <vt:variant>
        <vt:lpwstr>_Toc133693838</vt:lpwstr>
      </vt:variant>
      <vt:variant>
        <vt:i4>1179699</vt:i4>
      </vt:variant>
      <vt:variant>
        <vt:i4>2174</vt:i4>
      </vt:variant>
      <vt:variant>
        <vt:i4>0</vt:i4>
      </vt:variant>
      <vt:variant>
        <vt:i4>5</vt:i4>
      </vt:variant>
      <vt:variant>
        <vt:lpwstr/>
      </vt:variant>
      <vt:variant>
        <vt:lpwstr>_Toc133693837</vt:lpwstr>
      </vt:variant>
      <vt:variant>
        <vt:i4>1179699</vt:i4>
      </vt:variant>
      <vt:variant>
        <vt:i4>2168</vt:i4>
      </vt:variant>
      <vt:variant>
        <vt:i4>0</vt:i4>
      </vt:variant>
      <vt:variant>
        <vt:i4>5</vt:i4>
      </vt:variant>
      <vt:variant>
        <vt:lpwstr/>
      </vt:variant>
      <vt:variant>
        <vt:lpwstr>_Toc133693836</vt:lpwstr>
      </vt:variant>
      <vt:variant>
        <vt:i4>1179699</vt:i4>
      </vt:variant>
      <vt:variant>
        <vt:i4>2162</vt:i4>
      </vt:variant>
      <vt:variant>
        <vt:i4>0</vt:i4>
      </vt:variant>
      <vt:variant>
        <vt:i4>5</vt:i4>
      </vt:variant>
      <vt:variant>
        <vt:lpwstr/>
      </vt:variant>
      <vt:variant>
        <vt:lpwstr>_Toc133693835</vt:lpwstr>
      </vt:variant>
      <vt:variant>
        <vt:i4>1179699</vt:i4>
      </vt:variant>
      <vt:variant>
        <vt:i4>2156</vt:i4>
      </vt:variant>
      <vt:variant>
        <vt:i4>0</vt:i4>
      </vt:variant>
      <vt:variant>
        <vt:i4>5</vt:i4>
      </vt:variant>
      <vt:variant>
        <vt:lpwstr/>
      </vt:variant>
      <vt:variant>
        <vt:lpwstr>_Toc133693834</vt:lpwstr>
      </vt:variant>
      <vt:variant>
        <vt:i4>1179699</vt:i4>
      </vt:variant>
      <vt:variant>
        <vt:i4>2150</vt:i4>
      </vt:variant>
      <vt:variant>
        <vt:i4>0</vt:i4>
      </vt:variant>
      <vt:variant>
        <vt:i4>5</vt:i4>
      </vt:variant>
      <vt:variant>
        <vt:lpwstr/>
      </vt:variant>
      <vt:variant>
        <vt:lpwstr>_Toc133693833</vt:lpwstr>
      </vt:variant>
      <vt:variant>
        <vt:i4>1179699</vt:i4>
      </vt:variant>
      <vt:variant>
        <vt:i4>2144</vt:i4>
      </vt:variant>
      <vt:variant>
        <vt:i4>0</vt:i4>
      </vt:variant>
      <vt:variant>
        <vt:i4>5</vt:i4>
      </vt:variant>
      <vt:variant>
        <vt:lpwstr/>
      </vt:variant>
      <vt:variant>
        <vt:lpwstr>_Toc133693832</vt:lpwstr>
      </vt:variant>
      <vt:variant>
        <vt:i4>1179699</vt:i4>
      </vt:variant>
      <vt:variant>
        <vt:i4>2138</vt:i4>
      </vt:variant>
      <vt:variant>
        <vt:i4>0</vt:i4>
      </vt:variant>
      <vt:variant>
        <vt:i4>5</vt:i4>
      </vt:variant>
      <vt:variant>
        <vt:lpwstr/>
      </vt:variant>
      <vt:variant>
        <vt:lpwstr>_Toc133693831</vt:lpwstr>
      </vt:variant>
      <vt:variant>
        <vt:i4>1179699</vt:i4>
      </vt:variant>
      <vt:variant>
        <vt:i4>2132</vt:i4>
      </vt:variant>
      <vt:variant>
        <vt:i4>0</vt:i4>
      </vt:variant>
      <vt:variant>
        <vt:i4>5</vt:i4>
      </vt:variant>
      <vt:variant>
        <vt:lpwstr/>
      </vt:variant>
      <vt:variant>
        <vt:lpwstr>_Toc133693830</vt:lpwstr>
      </vt:variant>
      <vt:variant>
        <vt:i4>1245235</vt:i4>
      </vt:variant>
      <vt:variant>
        <vt:i4>2126</vt:i4>
      </vt:variant>
      <vt:variant>
        <vt:i4>0</vt:i4>
      </vt:variant>
      <vt:variant>
        <vt:i4>5</vt:i4>
      </vt:variant>
      <vt:variant>
        <vt:lpwstr/>
      </vt:variant>
      <vt:variant>
        <vt:lpwstr>_Toc133693829</vt:lpwstr>
      </vt:variant>
      <vt:variant>
        <vt:i4>1245235</vt:i4>
      </vt:variant>
      <vt:variant>
        <vt:i4>2120</vt:i4>
      </vt:variant>
      <vt:variant>
        <vt:i4>0</vt:i4>
      </vt:variant>
      <vt:variant>
        <vt:i4>5</vt:i4>
      </vt:variant>
      <vt:variant>
        <vt:lpwstr/>
      </vt:variant>
      <vt:variant>
        <vt:lpwstr>_Toc133693828</vt:lpwstr>
      </vt:variant>
      <vt:variant>
        <vt:i4>1245235</vt:i4>
      </vt:variant>
      <vt:variant>
        <vt:i4>2114</vt:i4>
      </vt:variant>
      <vt:variant>
        <vt:i4>0</vt:i4>
      </vt:variant>
      <vt:variant>
        <vt:i4>5</vt:i4>
      </vt:variant>
      <vt:variant>
        <vt:lpwstr/>
      </vt:variant>
      <vt:variant>
        <vt:lpwstr>_Toc133693827</vt:lpwstr>
      </vt:variant>
      <vt:variant>
        <vt:i4>1245235</vt:i4>
      </vt:variant>
      <vt:variant>
        <vt:i4>2108</vt:i4>
      </vt:variant>
      <vt:variant>
        <vt:i4>0</vt:i4>
      </vt:variant>
      <vt:variant>
        <vt:i4>5</vt:i4>
      </vt:variant>
      <vt:variant>
        <vt:lpwstr/>
      </vt:variant>
      <vt:variant>
        <vt:lpwstr>_Toc133693826</vt:lpwstr>
      </vt:variant>
      <vt:variant>
        <vt:i4>1245235</vt:i4>
      </vt:variant>
      <vt:variant>
        <vt:i4>2102</vt:i4>
      </vt:variant>
      <vt:variant>
        <vt:i4>0</vt:i4>
      </vt:variant>
      <vt:variant>
        <vt:i4>5</vt:i4>
      </vt:variant>
      <vt:variant>
        <vt:lpwstr/>
      </vt:variant>
      <vt:variant>
        <vt:lpwstr>_Toc133693825</vt:lpwstr>
      </vt:variant>
      <vt:variant>
        <vt:i4>1245235</vt:i4>
      </vt:variant>
      <vt:variant>
        <vt:i4>2096</vt:i4>
      </vt:variant>
      <vt:variant>
        <vt:i4>0</vt:i4>
      </vt:variant>
      <vt:variant>
        <vt:i4>5</vt:i4>
      </vt:variant>
      <vt:variant>
        <vt:lpwstr/>
      </vt:variant>
      <vt:variant>
        <vt:lpwstr>_Toc133693824</vt:lpwstr>
      </vt:variant>
      <vt:variant>
        <vt:i4>1245235</vt:i4>
      </vt:variant>
      <vt:variant>
        <vt:i4>2090</vt:i4>
      </vt:variant>
      <vt:variant>
        <vt:i4>0</vt:i4>
      </vt:variant>
      <vt:variant>
        <vt:i4>5</vt:i4>
      </vt:variant>
      <vt:variant>
        <vt:lpwstr/>
      </vt:variant>
      <vt:variant>
        <vt:lpwstr>_Toc133693823</vt:lpwstr>
      </vt:variant>
      <vt:variant>
        <vt:i4>1245235</vt:i4>
      </vt:variant>
      <vt:variant>
        <vt:i4>2084</vt:i4>
      </vt:variant>
      <vt:variant>
        <vt:i4>0</vt:i4>
      </vt:variant>
      <vt:variant>
        <vt:i4>5</vt:i4>
      </vt:variant>
      <vt:variant>
        <vt:lpwstr/>
      </vt:variant>
      <vt:variant>
        <vt:lpwstr>_Toc133693822</vt:lpwstr>
      </vt:variant>
      <vt:variant>
        <vt:i4>1245235</vt:i4>
      </vt:variant>
      <vt:variant>
        <vt:i4>2078</vt:i4>
      </vt:variant>
      <vt:variant>
        <vt:i4>0</vt:i4>
      </vt:variant>
      <vt:variant>
        <vt:i4>5</vt:i4>
      </vt:variant>
      <vt:variant>
        <vt:lpwstr/>
      </vt:variant>
      <vt:variant>
        <vt:lpwstr>_Toc133693821</vt:lpwstr>
      </vt:variant>
      <vt:variant>
        <vt:i4>1245235</vt:i4>
      </vt:variant>
      <vt:variant>
        <vt:i4>2072</vt:i4>
      </vt:variant>
      <vt:variant>
        <vt:i4>0</vt:i4>
      </vt:variant>
      <vt:variant>
        <vt:i4>5</vt:i4>
      </vt:variant>
      <vt:variant>
        <vt:lpwstr/>
      </vt:variant>
      <vt:variant>
        <vt:lpwstr>_Toc133693820</vt:lpwstr>
      </vt:variant>
      <vt:variant>
        <vt:i4>1048627</vt:i4>
      </vt:variant>
      <vt:variant>
        <vt:i4>2066</vt:i4>
      </vt:variant>
      <vt:variant>
        <vt:i4>0</vt:i4>
      </vt:variant>
      <vt:variant>
        <vt:i4>5</vt:i4>
      </vt:variant>
      <vt:variant>
        <vt:lpwstr/>
      </vt:variant>
      <vt:variant>
        <vt:lpwstr>_Toc133693819</vt:lpwstr>
      </vt:variant>
      <vt:variant>
        <vt:i4>1048627</vt:i4>
      </vt:variant>
      <vt:variant>
        <vt:i4>2060</vt:i4>
      </vt:variant>
      <vt:variant>
        <vt:i4>0</vt:i4>
      </vt:variant>
      <vt:variant>
        <vt:i4>5</vt:i4>
      </vt:variant>
      <vt:variant>
        <vt:lpwstr/>
      </vt:variant>
      <vt:variant>
        <vt:lpwstr>_Toc133693818</vt:lpwstr>
      </vt:variant>
      <vt:variant>
        <vt:i4>1048627</vt:i4>
      </vt:variant>
      <vt:variant>
        <vt:i4>2054</vt:i4>
      </vt:variant>
      <vt:variant>
        <vt:i4>0</vt:i4>
      </vt:variant>
      <vt:variant>
        <vt:i4>5</vt:i4>
      </vt:variant>
      <vt:variant>
        <vt:lpwstr/>
      </vt:variant>
      <vt:variant>
        <vt:lpwstr>_Toc133693817</vt:lpwstr>
      </vt:variant>
      <vt:variant>
        <vt:i4>1048627</vt:i4>
      </vt:variant>
      <vt:variant>
        <vt:i4>2048</vt:i4>
      </vt:variant>
      <vt:variant>
        <vt:i4>0</vt:i4>
      </vt:variant>
      <vt:variant>
        <vt:i4>5</vt:i4>
      </vt:variant>
      <vt:variant>
        <vt:lpwstr/>
      </vt:variant>
      <vt:variant>
        <vt:lpwstr>_Toc133693816</vt:lpwstr>
      </vt:variant>
      <vt:variant>
        <vt:i4>1048627</vt:i4>
      </vt:variant>
      <vt:variant>
        <vt:i4>2042</vt:i4>
      </vt:variant>
      <vt:variant>
        <vt:i4>0</vt:i4>
      </vt:variant>
      <vt:variant>
        <vt:i4>5</vt:i4>
      </vt:variant>
      <vt:variant>
        <vt:lpwstr/>
      </vt:variant>
      <vt:variant>
        <vt:lpwstr>_Toc133693815</vt:lpwstr>
      </vt:variant>
      <vt:variant>
        <vt:i4>1048627</vt:i4>
      </vt:variant>
      <vt:variant>
        <vt:i4>2036</vt:i4>
      </vt:variant>
      <vt:variant>
        <vt:i4>0</vt:i4>
      </vt:variant>
      <vt:variant>
        <vt:i4>5</vt:i4>
      </vt:variant>
      <vt:variant>
        <vt:lpwstr/>
      </vt:variant>
      <vt:variant>
        <vt:lpwstr>_Toc133693814</vt:lpwstr>
      </vt:variant>
      <vt:variant>
        <vt:i4>1048627</vt:i4>
      </vt:variant>
      <vt:variant>
        <vt:i4>2030</vt:i4>
      </vt:variant>
      <vt:variant>
        <vt:i4>0</vt:i4>
      </vt:variant>
      <vt:variant>
        <vt:i4>5</vt:i4>
      </vt:variant>
      <vt:variant>
        <vt:lpwstr/>
      </vt:variant>
      <vt:variant>
        <vt:lpwstr>_Toc133693813</vt:lpwstr>
      </vt:variant>
      <vt:variant>
        <vt:i4>1048627</vt:i4>
      </vt:variant>
      <vt:variant>
        <vt:i4>2024</vt:i4>
      </vt:variant>
      <vt:variant>
        <vt:i4>0</vt:i4>
      </vt:variant>
      <vt:variant>
        <vt:i4>5</vt:i4>
      </vt:variant>
      <vt:variant>
        <vt:lpwstr/>
      </vt:variant>
      <vt:variant>
        <vt:lpwstr>_Toc133693812</vt:lpwstr>
      </vt:variant>
      <vt:variant>
        <vt:i4>1048627</vt:i4>
      </vt:variant>
      <vt:variant>
        <vt:i4>2018</vt:i4>
      </vt:variant>
      <vt:variant>
        <vt:i4>0</vt:i4>
      </vt:variant>
      <vt:variant>
        <vt:i4>5</vt:i4>
      </vt:variant>
      <vt:variant>
        <vt:lpwstr/>
      </vt:variant>
      <vt:variant>
        <vt:lpwstr>_Toc133693811</vt:lpwstr>
      </vt:variant>
      <vt:variant>
        <vt:i4>1048627</vt:i4>
      </vt:variant>
      <vt:variant>
        <vt:i4>2012</vt:i4>
      </vt:variant>
      <vt:variant>
        <vt:i4>0</vt:i4>
      </vt:variant>
      <vt:variant>
        <vt:i4>5</vt:i4>
      </vt:variant>
      <vt:variant>
        <vt:lpwstr/>
      </vt:variant>
      <vt:variant>
        <vt:lpwstr>_Toc133693810</vt:lpwstr>
      </vt:variant>
      <vt:variant>
        <vt:i4>1114163</vt:i4>
      </vt:variant>
      <vt:variant>
        <vt:i4>2006</vt:i4>
      </vt:variant>
      <vt:variant>
        <vt:i4>0</vt:i4>
      </vt:variant>
      <vt:variant>
        <vt:i4>5</vt:i4>
      </vt:variant>
      <vt:variant>
        <vt:lpwstr/>
      </vt:variant>
      <vt:variant>
        <vt:lpwstr>_Toc133693809</vt:lpwstr>
      </vt:variant>
      <vt:variant>
        <vt:i4>1114163</vt:i4>
      </vt:variant>
      <vt:variant>
        <vt:i4>2000</vt:i4>
      </vt:variant>
      <vt:variant>
        <vt:i4>0</vt:i4>
      </vt:variant>
      <vt:variant>
        <vt:i4>5</vt:i4>
      </vt:variant>
      <vt:variant>
        <vt:lpwstr/>
      </vt:variant>
      <vt:variant>
        <vt:lpwstr>_Toc133693808</vt:lpwstr>
      </vt:variant>
      <vt:variant>
        <vt:i4>1114163</vt:i4>
      </vt:variant>
      <vt:variant>
        <vt:i4>1994</vt:i4>
      </vt:variant>
      <vt:variant>
        <vt:i4>0</vt:i4>
      </vt:variant>
      <vt:variant>
        <vt:i4>5</vt:i4>
      </vt:variant>
      <vt:variant>
        <vt:lpwstr/>
      </vt:variant>
      <vt:variant>
        <vt:lpwstr>_Toc133693807</vt:lpwstr>
      </vt:variant>
      <vt:variant>
        <vt:i4>1114163</vt:i4>
      </vt:variant>
      <vt:variant>
        <vt:i4>1988</vt:i4>
      </vt:variant>
      <vt:variant>
        <vt:i4>0</vt:i4>
      </vt:variant>
      <vt:variant>
        <vt:i4>5</vt:i4>
      </vt:variant>
      <vt:variant>
        <vt:lpwstr/>
      </vt:variant>
      <vt:variant>
        <vt:lpwstr>_Toc133693806</vt:lpwstr>
      </vt:variant>
      <vt:variant>
        <vt:i4>1114163</vt:i4>
      </vt:variant>
      <vt:variant>
        <vt:i4>1982</vt:i4>
      </vt:variant>
      <vt:variant>
        <vt:i4>0</vt:i4>
      </vt:variant>
      <vt:variant>
        <vt:i4>5</vt:i4>
      </vt:variant>
      <vt:variant>
        <vt:lpwstr/>
      </vt:variant>
      <vt:variant>
        <vt:lpwstr>_Toc133693805</vt:lpwstr>
      </vt:variant>
      <vt:variant>
        <vt:i4>1114163</vt:i4>
      </vt:variant>
      <vt:variant>
        <vt:i4>1976</vt:i4>
      </vt:variant>
      <vt:variant>
        <vt:i4>0</vt:i4>
      </vt:variant>
      <vt:variant>
        <vt:i4>5</vt:i4>
      </vt:variant>
      <vt:variant>
        <vt:lpwstr/>
      </vt:variant>
      <vt:variant>
        <vt:lpwstr>_Toc133693804</vt:lpwstr>
      </vt:variant>
      <vt:variant>
        <vt:i4>1114163</vt:i4>
      </vt:variant>
      <vt:variant>
        <vt:i4>1970</vt:i4>
      </vt:variant>
      <vt:variant>
        <vt:i4>0</vt:i4>
      </vt:variant>
      <vt:variant>
        <vt:i4>5</vt:i4>
      </vt:variant>
      <vt:variant>
        <vt:lpwstr/>
      </vt:variant>
      <vt:variant>
        <vt:lpwstr>_Toc133693803</vt:lpwstr>
      </vt:variant>
      <vt:variant>
        <vt:i4>1114163</vt:i4>
      </vt:variant>
      <vt:variant>
        <vt:i4>1964</vt:i4>
      </vt:variant>
      <vt:variant>
        <vt:i4>0</vt:i4>
      </vt:variant>
      <vt:variant>
        <vt:i4>5</vt:i4>
      </vt:variant>
      <vt:variant>
        <vt:lpwstr/>
      </vt:variant>
      <vt:variant>
        <vt:lpwstr>_Toc133693802</vt:lpwstr>
      </vt:variant>
      <vt:variant>
        <vt:i4>1114163</vt:i4>
      </vt:variant>
      <vt:variant>
        <vt:i4>1958</vt:i4>
      </vt:variant>
      <vt:variant>
        <vt:i4>0</vt:i4>
      </vt:variant>
      <vt:variant>
        <vt:i4>5</vt:i4>
      </vt:variant>
      <vt:variant>
        <vt:lpwstr/>
      </vt:variant>
      <vt:variant>
        <vt:lpwstr>_Toc133693801</vt:lpwstr>
      </vt:variant>
      <vt:variant>
        <vt:i4>1114163</vt:i4>
      </vt:variant>
      <vt:variant>
        <vt:i4>1952</vt:i4>
      </vt:variant>
      <vt:variant>
        <vt:i4>0</vt:i4>
      </vt:variant>
      <vt:variant>
        <vt:i4>5</vt:i4>
      </vt:variant>
      <vt:variant>
        <vt:lpwstr/>
      </vt:variant>
      <vt:variant>
        <vt:lpwstr>_Toc133693800</vt:lpwstr>
      </vt:variant>
      <vt:variant>
        <vt:i4>1572924</vt:i4>
      </vt:variant>
      <vt:variant>
        <vt:i4>1946</vt:i4>
      </vt:variant>
      <vt:variant>
        <vt:i4>0</vt:i4>
      </vt:variant>
      <vt:variant>
        <vt:i4>5</vt:i4>
      </vt:variant>
      <vt:variant>
        <vt:lpwstr/>
      </vt:variant>
      <vt:variant>
        <vt:lpwstr>_Toc133693799</vt:lpwstr>
      </vt:variant>
      <vt:variant>
        <vt:i4>1572924</vt:i4>
      </vt:variant>
      <vt:variant>
        <vt:i4>1940</vt:i4>
      </vt:variant>
      <vt:variant>
        <vt:i4>0</vt:i4>
      </vt:variant>
      <vt:variant>
        <vt:i4>5</vt:i4>
      </vt:variant>
      <vt:variant>
        <vt:lpwstr/>
      </vt:variant>
      <vt:variant>
        <vt:lpwstr>_Toc133693798</vt:lpwstr>
      </vt:variant>
      <vt:variant>
        <vt:i4>1572924</vt:i4>
      </vt:variant>
      <vt:variant>
        <vt:i4>1934</vt:i4>
      </vt:variant>
      <vt:variant>
        <vt:i4>0</vt:i4>
      </vt:variant>
      <vt:variant>
        <vt:i4>5</vt:i4>
      </vt:variant>
      <vt:variant>
        <vt:lpwstr/>
      </vt:variant>
      <vt:variant>
        <vt:lpwstr>_Toc133693797</vt:lpwstr>
      </vt:variant>
      <vt:variant>
        <vt:i4>1572924</vt:i4>
      </vt:variant>
      <vt:variant>
        <vt:i4>1928</vt:i4>
      </vt:variant>
      <vt:variant>
        <vt:i4>0</vt:i4>
      </vt:variant>
      <vt:variant>
        <vt:i4>5</vt:i4>
      </vt:variant>
      <vt:variant>
        <vt:lpwstr/>
      </vt:variant>
      <vt:variant>
        <vt:lpwstr>_Toc133693796</vt:lpwstr>
      </vt:variant>
      <vt:variant>
        <vt:i4>1572924</vt:i4>
      </vt:variant>
      <vt:variant>
        <vt:i4>1922</vt:i4>
      </vt:variant>
      <vt:variant>
        <vt:i4>0</vt:i4>
      </vt:variant>
      <vt:variant>
        <vt:i4>5</vt:i4>
      </vt:variant>
      <vt:variant>
        <vt:lpwstr/>
      </vt:variant>
      <vt:variant>
        <vt:lpwstr>_Toc133693795</vt:lpwstr>
      </vt:variant>
      <vt:variant>
        <vt:i4>1572924</vt:i4>
      </vt:variant>
      <vt:variant>
        <vt:i4>1916</vt:i4>
      </vt:variant>
      <vt:variant>
        <vt:i4>0</vt:i4>
      </vt:variant>
      <vt:variant>
        <vt:i4>5</vt:i4>
      </vt:variant>
      <vt:variant>
        <vt:lpwstr/>
      </vt:variant>
      <vt:variant>
        <vt:lpwstr>_Toc133693794</vt:lpwstr>
      </vt:variant>
      <vt:variant>
        <vt:i4>1572924</vt:i4>
      </vt:variant>
      <vt:variant>
        <vt:i4>1910</vt:i4>
      </vt:variant>
      <vt:variant>
        <vt:i4>0</vt:i4>
      </vt:variant>
      <vt:variant>
        <vt:i4>5</vt:i4>
      </vt:variant>
      <vt:variant>
        <vt:lpwstr/>
      </vt:variant>
      <vt:variant>
        <vt:lpwstr>_Toc133693793</vt:lpwstr>
      </vt:variant>
      <vt:variant>
        <vt:i4>1572924</vt:i4>
      </vt:variant>
      <vt:variant>
        <vt:i4>1904</vt:i4>
      </vt:variant>
      <vt:variant>
        <vt:i4>0</vt:i4>
      </vt:variant>
      <vt:variant>
        <vt:i4>5</vt:i4>
      </vt:variant>
      <vt:variant>
        <vt:lpwstr/>
      </vt:variant>
      <vt:variant>
        <vt:lpwstr>_Toc133693792</vt:lpwstr>
      </vt:variant>
      <vt:variant>
        <vt:i4>1572924</vt:i4>
      </vt:variant>
      <vt:variant>
        <vt:i4>1898</vt:i4>
      </vt:variant>
      <vt:variant>
        <vt:i4>0</vt:i4>
      </vt:variant>
      <vt:variant>
        <vt:i4>5</vt:i4>
      </vt:variant>
      <vt:variant>
        <vt:lpwstr/>
      </vt:variant>
      <vt:variant>
        <vt:lpwstr>_Toc133693791</vt:lpwstr>
      </vt:variant>
      <vt:variant>
        <vt:i4>1572924</vt:i4>
      </vt:variant>
      <vt:variant>
        <vt:i4>1892</vt:i4>
      </vt:variant>
      <vt:variant>
        <vt:i4>0</vt:i4>
      </vt:variant>
      <vt:variant>
        <vt:i4>5</vt:i4>
      </vt:variant>
      <vt:variant>
        <vt:lpwstr/>
      </vt:variant>
      <vt:variant>
        <vt:lpwstr>_Toc133693790</vt:lpwstr>
      </vt:variant>
      <vt:variant>
        <vt:i4>1638460</vt:i4>
      </vt:variant>
      <vt:variant>
        <vt:i4>1886</vt:i4>
      </vt:variant>
      <vt:variant>
        <vt:i4>0</vt:i4>
      </vt:variant>
      <vt:variant>
        <vt:i4>5</vt:i4>
      </vt:variant>
      <vt:variant>
        <vt:lpwstr/>
      </vt:variant>
      <vt:variant>
        <vt:lpwstr>_Toc133693789</vt:lpwstr>
      </vt:variant>
      <vt:variant>
        <vt:i4>1638460</vt:i4>
      </vt:variant>
      <vt:variant>
        <vt:i4>1880</vt:i4>
      </vt:variant>
      <vt:variant>
        <vt:i4>0</vt:i4>
      </vt:variant>
      <vt:variant>
        <vt:i4>5</vt:i4>
      </vt:variant>
      <vt:variant>
        <vt:lpwstr/>
      </vt:variant>
      <vt:variant>
        <vt:lpwstr>_Toc133693788</vt:lpwstr>
      </vt:variant>
      <vt:variant>
        <vt:i4>1638460</vt:i4>
      </vt:variant>
      <vt:variant>
        <vt:i4>1874</vt:i4>
      </vt:variant>
      <vt:variant>
        <vt:i4>0</vt:i4>
      </vt:variant>
      <vt:variant>
        <vt:i4>5</vt:i4>
      </vt:variant>
      <vt:variant>
        <vt:lpwstr/>
      </vt:variant>
      <vt:variant>
        <vt:lpwstr>_Toc133693787</vt:lpwstr>
      </vt:variant>
      <vt:variant>
        <vt:i4>1638460</vt:i4>
      </vt:variant>
      <vt:variant>
        <vt:i4>1868</vt:i4>
      </vt:variant>
      <vt:variant>
        <vt:i4>0</vt:i4>
      </vt:variant>
      <vt:variant>
        <vt:i4>5</vt:i4>
      </vt:variant>
      <vt:variant>
        <vt:lpwstr/>
      </vt:variant>
      <vt:variant>
        <vt:lpwstr>_Toc133693786</vt:lpwstr>
      </vt:variant>
      <vt:variant>
        <vt:i4>1638460</vt:i4>
      </vt:variant>
      <vt:variant>
        <vt:i4>1862</vt:i4>
      </vt:variant>
      <vt:variant>
        <vt:i4>0</vt:i4>
      </vt:variant>
      <vt:variant>
        <vt:i4>5</vt:i4>
      </vt:variant>
      <vt:variant>
        <vt:lpwstr/>
      </vt:variant>
      <vt:variant>
        <vt:lpwstr>_Toc133693785</vt:lpwstr>
      </vt:variant>
      <vt:variant>
        <vt:i4>1638460</vt:i4>
      </vt:variant>
      <vt:variant>
        <vt:i4>1856</vt:i4>
      </vt:variant>
      <vt:variant>
        <vt:i4>0</vt:i4>
      </vt:variant>
      <vt:variant>
        <vt:i4>5</vt:i4>
      </vt:variant>
      <vt:variant>
        <vt:lpwstr/>
      </vt:variant>
      <vt:variant>
        <vt:lpwstr>_Toc133693784</vt:lpwstr>
      </vt:variant>
      <vt:variant>
        <vt:i4>1638460</vt:i4>
      </vt:variant>
      <vt:variant>
        <vt:i4>1850</vt:i4>
      </vt:variant>
      <vt:variant>
        <vt:i4>0</vt:i4>
      </vt:variant>
      <vt:variant>
        <vt:i4>5</vt:i4>
      </vt:variant>
      <vt:variant>
        <vt:lpwstr/>
      </vt:variant>
      <vt:variant>
        <vt:lpwstr>_Toc133693783</vt:lpwstr>
      </vt:variant>
      <vt:variant>
        <vt:i4>1638460</vt:i4>
      </vt:variant>
      <vt:variant>
        <vt:i4>1844</vt:i4>
      </vt:variant>
      <vt:variant>
        <vt:i4>0</vt:i4>
      </vt:variant>
      <vt:variant>
        <vt:i4>5</vt:i4>
      </vt:variant>
      <vt:variant>
        <vt:lpwstr/>
      </vt:variant>
      <vt:variant>
        <vt:lpwstr>_Toc133693782</vt:lpwstr>
      </vt:variant>
      <vt:variant>
        <vt:i4>1638460</vt:i4>
      </vt:variant>
      <vt:variant>
        <vt:i4>1838</vt:i4>
      </vt:variant>
      <vt:variant>
        <vt:i4>0</vt:i4>
      </vt:variant>
      <vt:variant>
        <vt:i4>5</vt:i4>
      </vt:variant>
      <vt:variant>
        <vt:lpwstr/>
      </vt:variant>
      <vt:variant>
        <vt:lpwstr>_Toc133693781</vt:lpwstr>
      </vt:variant>
      <vt:variant>
        <vt:i4>1638460</vt:i4>
      </vt:variant>
      <vt:variant>
        <vt:i4>1832</vt:i4>
      </vt:variant>
      <vt:variant>
        <vt:i4>0</vt:i4>
      </vt:variant>
      <vt:variant>
        <vt:i4>5</vt:i4>
      </vt:variant>
      <vt:variant>
        <vt:lpwstr/>
      </vt:variant>
      <vt:variant>
        <vt:lpwstr>_Toc133693780</vt:lpwstr>
      </vt:variant>
      <vt:variant>
        <vt:i4>1441852</vt:i4>
      </vt:variant>
      <vt:variant>
        <vt:i4>1826</vt:i4>
      </vt:variant>
      <vt:variant>
        <vt:i4>0</vt:i4>
      </vt:variant>
      <vt:variant>
        <vt:i4>5</vt:i4>
      </vt:variant>
      <vt:variant>
        <vt:lpwstr/>
      </vt:variant>
      <vt:variant>
        <vt:lpwstr>_Toc133693779</vt:lpwstr>
      </vt:variant>
      <vt:variant>
        <vt:i4>1441852</vt:i4>
      </vt:variant>
      <vt:variant>
        <vt:i4>1820</vt:i4>
      </vt:variant>
      <vt:variant>
        <vt:i4>0</vt:i4>
      </vt:variant>
      <vt:variant>
        <vt:i4>5</vt:i4>
      </vt:variant>
      <vt:variant>
        <vt:lpwstr/>
      </vt:variant>
      <vt:variant>
        <vt:lpwstr>_Toc133693778</vt:lpwstr>
      </vt:variant>
      <vt:variant>
        <vt:i4>1441852</vt:i4>
      </vt:variant>
      <vt:variant>
        <vt:i4>1814</vt:i4>
      </vt:variant>
      <vt:variant>
        <vt:i4>0</vt:i4>
      </vt:variant>
      <vt:variant>
        <vt:i4>5</vt:i4>
      </vt:variant>
      <vt:variant>
        <vt:lpwstr/>
      </vt:variant>
      <vt:variant>
        <vt:lpwstr>_Toc133693777</vt:lpwstr>
      </vt:variant>
      <vt:variant>
        <vt:i4>1441852</vt:i4>
      </vt:variant>
      <vt:variant>
        <vt:i4>1808</vt:i4>
      </vt:variant>
      <vt:variant>
        <vt:i4>0</vt:i4>
      </vt:variant>
      <vt:variant>
        <vt:i4>5</vt:i4>
      </vt:variant>
      <vt:variant>
        <vt:lpwstr/>
      </vt:variant>
      <vt:variant>
        <vt:lpwstr>_Toc133693776</vt:lpwstr>
      </vt:variant>
      <vt:variant>
        <vt:i4>1441852</vt:i4>
      </vt:variant>
      <vt:variant>
        <vt:i4>1802</vt:i4>
      </vt:variant>
      <vt:variant>
        <vt:i4>0</vt:i4>
      </vt:variant>
      <vt:variant>
        <vt:i4>5</vt:i4>
      </vt:variant>
      <vt:variant>
        <vt:lpwstr/>
      </vt:variant>
      <vt:variant>
        <vt:lpwstr>_Toc133693775</vt:lpwstr>
      </vt:variant>
      <vt:variant>
        <vt:i4>1441852</vt:i4>
      </vt:variant>
      <vt:variant>
        <vt:i4>1796</vt:i4>
      </vt:variant>
      <vt:variant>
        <vt:i4>0</vt:i4>
      </vt:variant>
      <vt:variant>
        <vt:i4>5</vt:i4>
      </vt:variant>
      <vt:variant>
        <vt:lpwstr/>
      </vt:variant>
      <vt:variant>
        <vt:lpwstr>_Toc133693774</vt:lpwstr>
      </vt:variant>
      <vt:variant>
        <vt:i4>1441852</vt:i4>
      </vt:variant>
      <vt:variant>
        <vt:i4>1790</vt:i4>
      </vt:variant>
      <vt:variant>
        <vt:i4>0</vt:i4>
      </vt:variant>
      <vt:variant>
        <vt:i4>5</vt:i4>
      </vt:variant>
      <vt:variant>
        <vt:lpwstr/>
      </vt:variant>
      <vt:variant>
        <vt:lpwstr>_Toc133693773</vt:lpwstr>
      </vt:variant>
      <vt:variant>
        <vt:i4>1441852</vt:i4>
      </vt:variant>
      <vt:variant>
        <vt:i4>1784</vt:i4>
      </vt:variant>
      <vt:variant>
        <vt:i4>0</vt:i4>
      </vt:variant>
      <vt:variant>
        <vt:i4>5</vt:i4>
      </vt:variant>
      <vt:variant>
        <vt:lpwstr/>
      </vt:variant>
      <vt:variant>
        <vt:lpwstr>_Toc133693772</vt:lpwstr>
      </vt:variant>
      <vt:variant>
        <vt:i4>1441852</vt:i4>
      </vt:variant>
      <vt:variant>
        <vt:i4>1778</vt:i4>
      </vt:variant>
      <vt:variant>
        <vt:i4>0</vt:i4>
      </vt:variant>
      <vt:variant>
        <vt:i4>5</vt:i4>
      </vt:variant>
      <vt:variant>
        <vt:lpwstr/>
      </vt:variant>
      <vt:variant>
        <vt:lpwstr>_Toc133693771</vt:lpwstr>
      </vt:variant>
      <vt:variant>
        <vt:i4>1441852</vt:i4>
      </vt:variant>
      <vt:variant>
        <vt:i4>1772</vt:i4>
      </vt:variant>
      <vt:variant>
        <vt:i4>0</vt:i4>
      </vt:variant>
      <vt:variant>
        <vt:i4>5</vt:i4>
      </vt:variant>
      <vt:variant>
        <vt:lpwstr/>
      </vt:variant>
      <vt:variant>
        <vt:lpwstr>_Toc133693770</vt:lpwstr>
      </vt:variant>
      <vt:variant>
        <vt:i4>1507388</vt:i4>
      </vt:variant>
      <vt:variant>
        <vt:i4>1766</vt:i4>
      </vt:variant>
      <vt:variant>
        <vt:i4>0</vt:i4>
      </vt:variant>
      <vt:variant>
        <vt:i4>5</vt:i4>
      </vt:variant>
      <vt:variant>
        <vt:lpwstr/>
      </vt:variant>
      <vt:variant>
        <vt:lpwstr>_Toc133693769</vt:lpwstr>
      </vt:variant>
      <vt:variant>
        <vt:i4>1507388</vt:i4>
      </vt:variant>
      <vt:variant>
        <vt:i4>1760</vt:i4>
      </vt:variant>
      <vt:variant>
        <vt:i4>0</vt:i4>
      </vt:variant>
      <vt:variant>
        <vt:i4>5</vt:i4>
      </vt:variant>
      <vt:variant>
        <vt:lpwstr/>
      </vt:variant>
      <vt:variant>
        <vt:lpwstr>_Toc133693768</vt:lpwstr>
      </vt:variant>
      <vt:variant>
        <vt:i4>1507388</vt:i4>
      </vt:variant>
      <vt:variant>
        <vt:i4>1754</vt:i4>
      </vt:variant>
      <vt:variant>
        <vt:i4>0</vt:i4>
      </vt:variant>
      <vt:variant>
        <vt:i4>5</vt:i4>
      </vt:variant>
      <vt:variant>
        <vt:lpwstr/>
      </vt:variant>
      <vt:variant>
        <vt:lpwstr>_Toc133693767</vt:lpwstr>
      </vt:variant>
      <vt:variant>
        <vt:i4>1507388</vt:i4>
      </vt:variant>
      <vt:variant>
        <vt:i4>1748</vt:i4>
      </vt:variant>
      <vt:variant>
        <vt:i4>0</vt:i4>
      </vt:variant>
      <vt:variant>
        <vt:i4>5</vt:i4>
      </vt:variant>
      <vt:variant>
        <vt:lpwstr/>
      </vt:variant>
      <vt:variant>
        <vt:lpwstr>_Toc133693766</vt:lpwstr>
      </vt:variant>
      <vt:variant>
        <vt:i4>1507388</vt:i4>
      </vt:variant>
      <vt:variant>
        <vt:i4>1742</vt:i4>
      </vt:variant>
      <vt:variant>
        <vt:i4>0</vt:i4>
      </vt:variant>
      <vt:variant>
        <vt:i4>5</vt:i4>
      </vt:variant>
      <vt:variant>
        <vt:lpwstr/>
      </vt:variant>
      <vt:variant>
        <vt:lpwstr>_Toc133693765</vt:lpwstr>
      </vt:variant>
      <vt:variant>
        <vt:i4>1507388</vt:i4>
      </vt:variant>
      <vt:variant>
        <vt:i4>1736</vt:i4>
      </vt:variant>
      <vt:variant>
        <vt:i4>0</vt:i4>
      </vt:variant>
      <vt:variant>
        <vt:i4>5</vt:i4>
      </vt:variant>
      <vt:variant>
        <vt:lpwstr/>
      </vt:variant>
      <vt:variant>
        <vt:lpwstr>_Toc133693764</vt:lpwstr>
      </vt:variant>
      <vt:variant>
        <vt:i4>1507388</vt:i4>
      </vt:variant>
      <vt:variant>
        <vt:i4>1730</vt:i4>
      </vt:variant>
      <vt:variant>
        <vt:i4>0</vt:i4>
      </vt:variant>
      <vt:variant>
        <vt:i4>5</vt:i4>
      </vt:variant>
      <vt:variant>
        <vt:lpwstr/>
      </vt:variant>
      <vt:variant>
        <vt:lpwstr>_Toc133693763</vt:lpwstr>
      </vt:variant>
      <vt:variant>
        <vt:i4>1507388</vt:i4>
      </vt:variant>
      <vt:variant>
        <vt:i4>1724</vt:i4>
      </vt:variant>
      <vt:variant>
        <vt:i4>0</vt:i4>
      </vt:variant>
      <vt:variant>
        <vt:i4>5</vt:i4>
      </vt:variant>
      <vt:variant>
        <vt:lpwstr/>
      </vt:variant>
      <vt:variant>
        <vt:lpwstr>_Toc133693762</vt:lpwstr>
      </vt:variant>
      <vt:variant>
        <vt:i4>1507388</vt:i4>
      </vt:variant>
      <vt:variant>
        <vt:i4>1718</vt:i4>
      </vt:variant>
      <vt:variant>
        <vt:i4>0</vt:i4>
      </vt:variant>
      <vt:variant>
        <vt:i4>5</vt:i4>
      </vt:variant>
      <vt:variant>
        <vt:lpwstr/>
      </vt:variant>
      <vt:variant>
        <vt:lpwstr>_Toc133693761</vt:lpwstr>
      </vt:variant>
      <vt:variant>
        <vt:i4>1507388</vt:i4>
      </vt:variant>
      <vt:variant>
        <vt:i4>1712</vt:i4>
      </vt:variant>
      <vt:variant>
        <vt:i4>0</vt:i4>
      </vt:variant>
      <vt:variant>
        <vt:i4>5</vt:i4>
      </vt:variant>
      <vt:variant>
        <vt:lpwstr/>
      </vt:variant>
      <vt:variant>
        <vt:lpwstr>_Toc133693760</vt:lpwstr>
      </vt:variant>
      <vt:variant>
        <vt:i4>1310780</vt:i4>
      </vt:variant>
      <vt:variant>
        <vt:i4>1706</vt:i4>
      </vt:variant>
      <vt:variant>
        <vt:i4>0</vt:i4>
      </vt:variant>
      <vt:variant>
        <vt:i4>5</vt:i4>
      </vt:variant>
      <vt:variant>
        <vt:lpwstr/>
      </vt:variant>
      <vt:variant>
        <vt:lpwstr>_Toc133693759</vt:lpwstr>
      </vt:variant>
      <vt:variant>
        <vt:i4>1310780</vt:i4>
      </vt:variant>
      <vt:variant>
        <vt:i4>1700</vt:i4>
      </vt:variant>
      <vt:variant>
        <vt:i4>0</vt:i4>
      </vt:variant>
      <vt:variant>
        <vt:i4>5</vt:i4>
      </vt:variant>
      <vt:variant>
        <vt:lpwstr/>
      </vt:variant>
      <vt:variant>
        <vt:lpwstr>_Toc133693758</vt:lpwstr>
      </vt:variant>
      <vt:variant>
        <vt:i4>1310780</vt:i4>
      </vt:variant>
      <vt:variant>
        <vt:i4>1694</vt:i4>
      </vt:variant>
      <vt:variant>
        <vt:i4>0</vt:i4>
      </vt:variant>
      <vt:variant>
        <vt:i4>5</vt:i4>
      </vt:variant>
      <vt:variant>
        <vt:lpwstr/>
      </vt:variant>
      <vt:variant>
        <vt:lpwstr>_Toc133693757</vt:lpwstr>
      </vt:variant>
      <vt:variant>
        <vt:i4>1310780</vt:i4>
      </vt:variant>
      <vt:variant>
        <vt:i4>1688</vt:i4>
      </vt:variant>
      <vt:variant>
        <vt:i4>0</vt:i4>
      </vt:variant>
      <vt:variant>
        <vt:i4>5</vt:i4>
      </vt:variant>
      <vt:variant>
        <vt:lpwstr/>
      </vt:variant>
      <vt:variant>
        <vt:lpwstr>_Toc133693756</vt:lpwstr>
      </vt:variant>
      <vt:variant>
        <vt:i4>1310780</vt:i4>
      </vt:variant>
      <vt:variant>
        <vt:i4>1682</vt:i4>
      </vt:variant>
      <vt:variant>
        <vt:i4>0</vt:i4>
      </vt:variant>
      <vt:variant>
        <vt:i4>5</vt:i4>
      </vt:variant>
      <vt:variant>
        <vt:lpwstr/>
      </vt:variant>
      <vt:variant>
        <vt:lpwstr>_Toc133693755</vt:lpwstr>
      </vt:variant>
      <vt:variant>
        <vt:i4>1310780</vt:i4>
      </vt:variant>
      <vt:variant>
        <vt:i4>1676</vt:i4>
      </vt:variant>
      <vt:variant>
        <vt:i4>0</vt:i4>
      </vt:variant>
      <vt:variant>
        <vt:i4>5</vt:i4>
      </vt:variant>
      <vt:variant>
        <vt:lpwstr/>
      </vt:variant>
      <vt:variant>
        <vt:lpwstr>_Toc133693754</vt:lpwstr>
      </vt:variant>
      <vt:variant>
        <vt:i4>1310780</vt:i4>
      </vt:variant>
      <vt:variant>
        <vt:i4>1670</vt:i4>
      </vt:variant>
      <vt:variant>
        <vt:i4>0</vt:i4>
      </vt:variant>
      <vt:variant>
        <vt:i4>5</vt:i4>
      </vt:variant>
      <vt:variant>
        <vt:lpwstr/>
      </vt:variant>
      <vt:variant>
        <vt:lpwstr>_Toc133693753</vt:lpwstr>
      </vt:variant>
      <vt:variant>
        <vt:i4>1310780</vt:i4>
      </vt:variant>
      <vt:variant>
        <vt:i4>1664</vt:i4>
      </vt:variant>
      <vt:variant>
        <vt:i4>0</vt:i4>
      </vt:variant>
      <vt:variant>
        <vt:i4>5</vt:i4>
      </vt:variant>
      <vt:variant>
        <vt:lpwstr/>
      </vt:variant>
      <vt:variant>
        <vt:lpwstr>_Toc133693752</vt:lpwstr>
      </vt:variant>
      <vt:variant>
        <vt:i4>1310780</vt:i4>
      </vt:variant>
      <vt:variant>
        <vt:i4>1658</vt:i4>
      </vt:variant>
      <vt:variant>
        <vt:i4>0</vt:i4>
      </vt:variant>
      <vt:variant>
        <vt:i4>5</vt:i4>
      </vt:variant>
      <vt:variant>
        <vt:lpwstr/>
      </vt:variant>
      <vt:variant>
        <vt:lpwstr>_Toc133693751</vt:lpwstr>
      </vt:variant>
      <vt:variant>
        <vt:i4>1310780</vt:i4>
      </vt:variant>
      <vt:variant>
        <vt:i4>1652</vt:i4>
      </vt:variant>
      <vt:variant>
        <vt:i4>0</vt:i4>
      </vt:variant>
      <vt:variant>
        <vt:i4>5</vt:i4>
      </vt:variant>
      <vt:variant>
        <vt:lpwstr/>
      </vt:variant>
      <vt:variant>
        <vt:lpwstr>_Toc133693750</vt:lpwstr>
      </vt:variant>
      <vt:variant>
        <vt:i4>1376316</vt:i4>
      </vt:variant>
      <vt:variant>
        <vt:i4>1646</vt:i4>
      </vt:variant>
      <vt:variant>
        <vt:i4>0</vt:i4>
      </vt:variant>
      <vt:variant>
        <vt:i4>5</vt:i4>
      </vt:variant>
      <vt:variant>
        <vt:lpwstr/>
      </vt:variant>
      <vt:variant>
        <vt:lpwstr>_Toc133693749</vt:lpwstr>
      </vt:variant>
      <vt:variant>
        <vt:i4>1376316</vt:i4>
      </vt:variant>
      <vt:variant>
        <vt:i4>1640</vt:i4>
      </vt:variant>
      <vt:variant>
        <vt:i4>0</vt:i4>
      </vt:variant>
      <vt:variant>
        <vt:i4>5</vt:i4>
      </vt:variant>
      <vt:variant>
        <vt:lpwstr/>
      </vt:variant>
      <vt:variant>
        <vt:lpwstr>_Toc133693748</vt:lpwstr>
      </vt:variant>
      <vt:variant>
        <vt:i4>1376316</vt:i4>
      </vt:variant>
      <vt:variant>
        <vt:i4>1634</vt:i4>
      </vt:variant>
      <vt:variant>
        <vt:i4>0</vt:i4>
      </vt:variant>
      <vt:variant>
        <vt:i4>5</vt:i4>
      </vt:variant>
      <vt:variant>
        <vt:lpwstr/>
      </vt:variant>
      <vt:variant>
        <vt:lpwstr>_Toc133693747</vt:lpwstr>
      </vt:variant>
      <vt:variant>
        <vt:i4>1376316</vt:i4>
      </vt:variant>
      <vt:variant>
        <vt:i4>1628</vt:i4>
      </vt:variant>
      <vt:variant>
        <vt:i4>0</vt:i4>
      </vt:variant>
      <vt:variant>
        <vt:i4>5</vt:i4>
      </vt:variant>
      <vt:variant>
        <vt:lpwstr/>
      </vt:variant>
      <vt:variant>
        <vt:lpwstr>_Toc133693746</vt:lpwstr>
      </vt:variant>
      <vt:variant>
        <vt:i4>1376316</vt:i4>
      </vt:variant>
      <vt:variant>
        <vt:i4>1622</vt:i4>
      </vt:variant>
      <vt:variant>
        <vt:i4>0</vt:i4>
      </vt:variant>
      <vt:variant>
        <vt:i4>5</vt:i4>
      </vt:variant>
      <vt:variant>
        <vt:lpwstr/>
      </vt:variant>
      <vt:variant>
        <vt:lpwstr>_Toc133693745</vt:lpwstr>
      </vt:variant>
      <vt:variant>
        <vt:i4>1376316</vt:i4>
      </vt:variant>
      <vt:variant>
        <vt:i4>1616</vt:i4>
      </vt:variant>
      <vt:variant>
        <vt:i4>0</vt:i4>
      </vt:variant>
      <vt:variant>
        <vt:i4>5</vt:i4>
      </vt:variant>
      <vt:variant>
        <vt:lpwstr/>
      </vt:variant>
      <vt:variant>
        <vt:lpwstr>_Toc133693744</vt:lpwstr>
      </vt:variant>
      <vt:variant>
        <vt:i4>1376316</vt:i4>
      </vt:variant>
      <vt:variant>
        <vt:i4>1610</vt:i4>
      </vt:variant>
      <vt:variant>
        <vt:i4>0</vt:i4>
      </vt:variant>
      <vt:variant>
        <vt:i4>5</vt:i4>
      </vt:variant>
      <vt:variant>
        <vt:lpwstr/>
      </vt:variant>
      <vt:variant>
        <vt:lpwstr>_Toc133693743</vt:lpwstr>
      </vt:variant>
      <vt:variant>
        <vt:i4>1376316</vt:i4>
      </vt:variant>
      <vt:variant>
        <vt:i4>1604</vt:i4>
      </vt:variant>
      <vt:variant>
        <vt:i4>0</vt:i4>
      </vt:variant>
      <vt:variant>
        <vt:i4>5</vt:i4>
      </vt:variant>
      <vt:variant>
        <vt:lpwstr/>
      </vt:variant>
      <vt:variant>
        <vt:lpwstr>_Toc133693742</vt:lpwstr>
      </vt:variant>
      <vt:variant>
        <vt:i4>1376316</vt:i4>
      </vt:variant>
      <vt:variant>
        <vt:i4>1598</vt:i4>
      </vt:variant>
      <vt:variant>
        <vt:i4>0</vt:i4>
      </vt:variant>
      <vt:variant>
        <vt:i4>5</vt:i4>
      </vt:variant>
      <vt:variant>
        <vt:lpwstr/>
      </vt:variant>
      <vt:variant>
        <vt:lpwstr>_Toc133693741</vt:lpwstr>
      </vt:variant>
      <vt:variant>
        <vt:i4>1376316</vt:i4>
      </vt:variant>
      <vt:variant>
        <vt:i4>1592</vt:i4>
      </vt:variant>
      <vt:variant>
        <vt:i4>0</vt:i4>
      </vt:variant>
      <vt:variant>
        <vt:i4>5</vt:i4>
      </vt:variant>
      <vt:variant>
        <vt:lpwstr/>
      </vt:variant>
      <vt:variant>
        <vt:lpwstr>_Toc133693740</vt:lpwstr>
      </vt:variant>
      <vt:variant>
        <vt:i4>1179708</vt:i4>
      </vt:variant>
      <vt:variant>
        <vt:i4>1586</vt:i4>
      </vt:variant>
      <vt:variant>
        <vt:i4>0</vt:i4>
      </vt:variant>
      <vt:variant>
        <vt:i4>5</vt:i4>
      </vt:variant>
      <vt:variant>
        <vt:lpwstr/>
      </vt:variant>
      <vt:variant>
        <vt:lpwstr>_Toc133693739</vt:lpwstr>
      </vt:variant>
      <vt:variant>
        <vt:i4>1179708</vt:i4>
      </vt:variant>
      <vt:variant>
        <vt:i4>1580</vt:i4>
      </vt:variant>
      <vt:variant>
        <vt:i4>0</vt:i4>
      </vt:variant>
      <vt:variant>
        <vt:i4>5</vt:i4>
      </vt:variant>
      <vt:variant>
        <vt:lpwstr/>
      </vt:variant>
      <vt:variant>
        <vt:lpwstr>_Toc133693738</vt:lpwstr>
      </vt:variant>
      <vt:variant>
        <vt:i4>1179708</vt:i4>
      </vt:variant>
      <vt:variant>
        <vt:i4>1574</vt:i4>
      </vt:variant>
      <vt:variant>
        <vt:i4>0</vt:i4>
      </vt:variant>
      <vt:variant>
        <vt:i4>5</vt:i4>
      </vt:variant>
      <vt:variant>
        <vt:lpwstr/>
      </vt:variant>
      <vt:variant>
        <vt:lpwstr>_Toc133693737</vt:lpwstr>
      </vt:variant>
      <vt:variant>
        <vt:i4>1179708</vt:i4>
      </vt:variant>
      <vt:variant>
        <vt:i4>1568</vt:i4>
      </vt:variant>
      <vt:variant>
        <vt:i4>0</vt:i4>
      </vt:variant>
      <vt:variant>
        <vt:i4>5</vt:i4>
      </vt:variant>
      <vt:variant>
        <vt:lpwstr/>
      </vt:variant>
      <vt:variant>
        <vt:lpwstr>_Toc133693736</vt:lpwstr>
      </vt:variant>
      <vt:variant>
        <vt:i4>1179708</vt:i4>
      </vt:variant>
      <vt:variant>
        <vt:i4>1562</vt:i4>
      </vt:variant>
      <vt:variant>
        <vt:i4>0</vt:i4>
      </vt:variant>
      <vt:variant>
        <vt:i4>5</vt:i4>
      </vt:variant>
      <vt:variant>
        <vt:lpwstr/>
      </vt:variant>
      <vt:variant>
        <vt:lpwstr>_Toc133693735</vt:lpwstr>
      </vt:variant>
      <vt:variant>
        <vt:i4>1179708</vt:i4>
      </vt:variant>
      <vt:variant>
        <vt:i4>1556</vt:i4>
      </vt:variant>
      <vt:variant>
        <vt:i4>0</vt:i4>
      </vt:variant>
      <vt:variant>
        <vt:i4>5</vt:i4>
      </vt:variant>
      <vt:variant>
        <vt:lpwstr/>
      </vt:variant>
      <vt:variant>
        <vt:lpwstr>_Toc133693734</vt:lpwstr>
      </vt:variant>
      <vt:variant>
        <vt:i4>1179708</vt:i4>
      </vt:variant>
      <vt:variant>
        <vt:i4>1550</vt:i4>
      </vt:variant>
      <vt:variant>
        <vt:i4>0</vt:i4>
      </vt:variant>
      <vt:variant>
        <vt:i4>5</vt:i4>
      </vt:variant>
      <vt:variant>
        <vt:lpwstr/>
      </vt:variant>
      <vt:variant>
        <vt:lpwstr>_Toc133693733</vt:lpwstr>
      </vt:variant>
      <vt:variant>
        <vt:i4>1179708</vt:i4>
      </vt:variant>
      <vt:variant>
        <vt:i4>1544</vt:i4>
      </vt:variant>
      <vt:variant>
        <vt:i4>0</vt:i4>
      </vt:variant>
      <vt:variant>
        <vt:i4>5</vt:i4>
      </vt:variant>
      <vt:variant>
        <vt:lpwstr/>
      </vt:variant>
      <vt:variant>
        <vt:lpwstr>_Toc133693732</vt:lpwstr>
      </vt:variant>
      <vt:variant>
        <vt:i4>1179708</vt:i4>
      </vt:variant>
      <vt:variant>
        <vt:i4>1538</vt:i4>
      </vt:variant>
      <vt:variant>
        <vt:i4>0</vt:i4>
      </vt:variant>
      <vt:variant>
        <vt:i4>5</vt:i4>
      </vt:variant>
      <vt:variant>
        <vt:lpwstr/>
      </vt:variant>
      <vt:variant>
        <vt:lpwstr>_Toc133693731</vt:lpwstr>
      </vt:variant>
      <vt:variant>
        <vt:i4>1179708</vt:i4>
      </vt:variant>
      <vt:variant>
        <vt:i4>1532</vt:i4>
      </vt:variant>
      <vt:variant>
        <vt:i4>0</vt:i4>
      </vt:variant>
      <vt:variant>
        <vt:i4>5</vt:i4>
      </vt:variant>
      <vt:variant>
        <vt:lpwstr/>
      </vt:variant>
      <vt:variant>
        <vt:lpwstr>_Toc133693730</vt:lpwstr>
      </vt:variant>
      <vt:variant>
        <vt:i4>1245244</vt:i4>
      </vt:variant>
      <vt:variant>
        <vt:i4>1526</vt:i4>
      </vt:variant>
      <vt:variant>
        <vt:i4>0</vt:i4>
      </vt:variant>
      <vt:variant>
        <vt:i4>5</vt:i4>
      </vt:variant>
      <vt:variant>
        <vt:lpwstr/>
      </vt:variant>
      <vt:variant>
        <vt:lpwstr>_Toc133693729</vt:lpwstr>
      </vt:variant>
      <vt:variant>
        <vt:i4>1245244</vt:i4>
      </vt:variant>
      <vt:variant>
        <vt:i4>1520</vt:i4>
      </vt:variant>
      <vt:variant>
        <vt:i4>0</vt:i4>
      </vt:variant>
      <vt:variant>
        <vt:i4>5</vt:i4>
      </vt:variant>
      <vt:variant>
        <vt:lpwstr/>
      </vt:variant>
      <vt:variant>
        <vt:lpwstr>_Toc133693728</vt:lpwstr>
      </vt:variant>
      <vt:variant>
        <vt:i4>1245244</vt:i4>
      </vt:variant>
      <vt:variant>
        <vt:i4>1514</vt:i4>
      </vt:variant>
      <vt:variant>
        <vt:i4>0</vt:i4>
      </vt:variant>
      <vt:variant>
        <vt:i4>5</vt:i4>
      </vt:variant>
      <vt:variant>
        <vt:lpwstr/>
      </vt:variant>
      <vt:variant>
        <vt:lpwstr>_Toc133693727</vt:lpwstr>
      </vt:variant>
      <vt:variant>
        <vt:i4>1245244</vt:i4>
      </vt:variant>
      <vt:variant>
        <vt:i4>1508</vt:i4>
      </vt:variant>
      <vt:variant>
        <vt:i4>0</vt:i4>
      </vt:variant>
      <vt:variant>
        <vt:i4>5</vt:i4>
      </vt:variant>
      <vt:variant>
        <vt:lpwstr/>
      </vt:variant>
      <vt:variant>
        <vt:lpwstr>_Toc133693726</vt:lpwstr>
      </vt:variant>
      <vt:variant>
        <vt:i4>1245244</vt:i4>
      </vt:variant>
      <vt:variant>
        <vt:i4>1502</vt:i4>
      </vt:variant>
      <vt:variant>
        <vt:i4>0</vt:i4>
      </vt:variant>
      <vt:variant>
        <vt:i4>5</vt:i4>
      </vt:variant>
      <vt:variant>
        <vt:lpwstr/>
      </vt:variant>
      <vt:variant>
        <vt:lpwstr>_Toc133693725</vt:lpwstr>
      </vt:variant>
      <vt:variant>
        <vt:i4>1245244</vt:i4>
      </vt:variant>
      <vt:variant>
        <vt:i4>1496</vt:i4>
      </vt:variant>
      <vt:variant>
        <vt:i4>0</vt:i4>
      </vt:variant>
      <vt:variant>
        <vt:i4>5</vt:i4>
      </vt:variant>
      <vt:variant>
        <vt:lpwstr/>
      </vt:variant>
      <vt:variant>
        <vt:lpwstr>_Toc133693724</vt:lpwstr>
      </vt:variant>
      <vt:variant>
        <vt:i4>1245244</vt:i4>
      </vt:variant>
      <vt:variant>
        <vt:i4>1490</vt:i4>
      </vt:variant>
      <vt:variant>
        <vt:i4>0</vt:i4>
      </vt:variant>
      <vt:variant>
        <vt:i4>5</vt:i4>
      </vt:variant>
      <vt:variant>
        <vt:lpwstr/>
      </vt:variant>
      <vt:variant>
        <vt:lpwstr>_Toc133693723</vt:lpwstr>
      </vt:variant>
      <vt:variant>
        <vt:i4>1245244</vt:i4>
      </vt:variant>
      <vt:variant>
        <vt:i4>1484</vt:i4>
      </vt:variant>
      <vt:variant>
        <vt:i4>0</vt:i4>
      </vt:variant>
      <vt:variant>
        <vt:i4>5</vt:i4>
      </vt:variant>
      <vt:variant>
        <vt:lpwstr/>
      </vt:variant>
      <vt:variant>
        <vt:lpwstr>_Toc133693722</vt:lpwstr>
      </vt:variant>
      <vt:variant>
        <vt:i4>1245244</vt:i4>
      </vt:variant>
      <vt:variant>
        <vt:i4>1478</vt:i4>
      </vt:variant>
      <vt:variant>
        <vt:i4>0</vt:i4>
      </vt:variant>
      <vt:variant>
        <vt:i4>5</vt:i4>
      </vt:variant>
      <vt:variant>
        <vt:lpwstr/>
      </vt:variant>
      <vt:variant>
        <vt:lpwstr>_Toc133693721</vt:lpwstr>
      </vt:variant>
      <vt:variant>
        <vt:i4>1245244</vt:i4>
      </vt:variant>
      <vt:variant>
        <vt:i4>1472</vt:i4>
      </vt:variant>
      <vt:variant>
        <vt:i4>0</vt:i4>
      </vt:variant>
      <vt:variant>
        <vt:i4>5</vt:i4>
      </vt:variant>
      <vt:variant>
        <vt:lpwstr/>
      </vt:variant>
      <vt:variant>
        <vt:lpwstr>_Toc133693720</vt:lpwstr>
      </vt:variant>
      <vt:variant>
        <vt:i4>1048636</vt:i4>
      </vt:variant>
      <vt:variant>
        <vt:i4>1466</vt:i4>
      </vt:variant>
      <vt:variant>
        <vt:i4>0</vt:i4>
      </vt:variant>
      <vt:variant>
        <vt:i4>5</vt:i4>
      </vt:variant>
      <vt:variant>
        <vt:lpwstr/>
      </vt:variant>
      <vt:variant>
        <vt:lpwstr>_Toc133693719</vt:lpwstr>
      </vt:variant>
      <vt:variant>
        <vt:i4>1048636</vt:i4>
      </vt:variant>
      <vt:variant>
        <vt:i4>1460</vt:i4>
      </vt:variant>
      <vt:variant>
        <vt:i4>0</vt:i4>
      </vt:variant>
      <vt:variant>
        <vt:i4>5</vt:i4>
      </vt:variant>
      <vt:variant>
        <vt:lpwstr/>
      </vt:variant>
      <vt:variant>
        <vt:lpwstr>_Toc133693718</vt:lpwstr>
      </vt:variant>
      <vt:variant>
        <vt:i4>1048636</vt:i4>
      </vt:variant>
      <vt:variant>
        <vt:i4>1454</vt:i4>
      </vt:variant>
      <vt:variant>
        <vt:i4>0</vt:i4>
      </vt:variant>
      <vt:variant>
        <vt:i4>5</vt:i4>
      </vt:variant>
      <vt:variant>
        <vt:lpwstr/>
      </vt:variant>
      <vt:variant>
        <vt:lpwstr>_Toc133693717</vt:lpwstr>
      </vt:variant>
      <vt:variant>
        <vt:i4>1048636</vt:i4>
      </vt:variant>
      <vt:variant>
        <vt:i4>1448</vt:i4>
      </vt:variant>
      <vt:variant>
        <vt:i4>0</vt:i4>
      </vt:variant>
      <vt:variant>
        <vt:i4>5</vt:i4>
      </vt:variant>
      <vt:variant>
        <vt:lpwstr/>
      </vt:variant>
      <vt:variant>
        <vt:lpwstr>_Toc133693716</vt:lpwstr>
      </vt:variant>
      <vt:variant>
        <vt:i4>1048636</vt:i4>
      </vt:variant>
      <vt:variant>
        <vt:i4>1442</vt:i4>
      </vt:variant>
      <vt:variant>
        <vt:i4>0</vt:i4>
      </vt:variant>
      <vt:variant>
        <vt:i4>5</vt:i4>
      </vt:variant>
      <vt:variant>
        <vt:lpwstr/>
      </vt:variant>
      <vt:variant>
        <vt:lpwstr>_Toc133693715</vt:lpwstr>
      </vt:variant>
      <vt:variant>
        <vt:i4>1048636</vt:i4>
      </vt:variant>
      <vt:variant>
        <vt:i4>1436</vt:i4>
      </vt:variant>
      <vt:variant>
        <vt:i4>0</vt:i4>
      </vt:variant>
      <vt:variant>
        <vt:i4>5</vt:i4>
      </vt:variant>
      <vt:variant>
        <vt:lpwstr/>
      </vt:variant>
      <vt:variant>
        <vt:lpwstr>_Toc133693714</vt:lpwstr>
      </vt:variant>
      <vt:variant>
        <vt:i4>1048636</vt:i4>
      </vt:variant>
      <vt:variant>
        <vt:i4>1430</vt:i4>
      </vt:variant>
      <vt:variant>
        <vt:i4>0</vt:i4>
      </vt:variant>
      <vt:variant>
        <vt:i4>5</vt:i4>
      </vt:variant>
      <vt:variant>
        <vt:lpwstr/>
      </vt:variant>
      <vt:variant>
        <vt:lpwstr>_Toc133693713</vt:lpwstr>
      </vt:variant>
      <vt:variant>
        <vt:i4>1048636</vt:i4>
      </vt:variant>
      <vt:variant>
        <vt:i4>1424</vt:i4>
      </vt:variant>
      <vt:variant>
        <vt:i4>0</vt:i4>
      </vt:variant>
      <vt:variant>
        <vt:i4>5</vt:i4>
      </vt:variant>
      <vt:variant>
        <vt:lpwstr/>
      </vt:variant>
      <vt:variant>
        <vt:lpwstr>_Toc133693712</vt:lpwstr>
      </vt:variant>
      <vt:variant>
        <vt:i4>1048636</vt:i4>
      </vt:variant>
      <vt:variant>
        <vt:i4>1418</vt:i4>
      </vt:variant>
      <vt:variant>
        <vt:i4>0</vt:i4>
      </vt:variant>
      <vt:variant>
        <vt:i4>5</vt:i4>
      </vt:variant>
      <vt:variant>
        <vt:lpwstr/>
      </vt:variant>
      <vt:variant>
        <vt:lpwstr>_Toc133693711</vt:lpwstr>
      </vt:variant>
      <vt:variant>
        <vt:i4>1048636</vt:i4>
      </vt:variant>
      <vt:variant>
        <vt:i4>1412</vt:i4>
      </vt:variant>
      <vt:variant>
        <vt:i4>0</vt:i4>
      </vt:variant>
      <vt:variant>
        <vt:i4>5</vt:i4>
      </vt:variant>
      <vt:variant>
        <vt:lpwstr/>
      </vt:variant>
      <vt:variant>
        <vt:lpwstr>_Toc133693710</vt:lpwstr>
      </vt:variant>
      <vt:variant>
        <vt:i4>1114172</vt:i4>
      </vt:variant>
      <vt:variant>
        <vt:i4>1406</vt:i4>
      </vt:variant>
      <vt:variant>
        <vt:i4>0</vt:i4>
      </vt:variant>
      <vt:variant>
        <vt:i4>5</vt:i4>
      </vt:variant>
      <vt:variant>
        <vt:lpwstr/>
      </vt:variant>
      <vt:variant>
        <vt:lpwstr>_Toc133693709</vt:lpwstr>
      </vt:variant>
      <vt:variant>
        <vt:i4>1114172</vt:i4>
      </vt:variant>
      <vt:variant>
        <vt:i4>1400</vt:i4>
      </vt:variant>
      <vt:variant>
        <vt:i4>0</vt:i4>
      </vt:variant>
      <vt:variant>
        <vt:i4>5</vt:i4>
      </vt:variant>
      <vt:variant>
        <vt:lpwstr/>
      </vt:variant>
      <vt:variant>
        <vt:lpwstr>_Toc133693708</vt:lpwstr>
      </vt:variant>
      <vt:variant>
        <vt:i4>1114172</vt:i4>
      </vt:variant>
      <vt:variant>
        <vt:i4>1394</vt:i4>
      </vt:variant>
      <vt:variant>
        <vt:i4>0</vt:i4>
      </vt:variant>
      <vt:variant>
        <vt:i4>5</vt:i4>
      </vt:variant>
      <vt:variant>
        <vt:lpwstr/>
      </vt:variant>
      <vt:variant>
        <vt:lpwstr>_Toc133693707</vt:lpwstr>
      </vt:variant>
      <vt:variant>
        <vt:i4>1114172</vt:i4>
      </vt:variant>
      <vt:variant>
        <vt:i4>1388</vt:i4>
      </vt:variant>
      <vt:variant>
        <vt:i4>0</vt:i4>
      </vt:variant>
      <vt:variant>
        <vt:i4>5</vt:i4>
      </vt:variant>
      <vt:variant>
        <vt:lpwstr/>
      </vt:variant>
      <vt:variant>
        <vt:lpwstr>_Toc133693706</vt:lpwstr>
      </vt:variant>
      <vt:variant>
        <vt:i4>1114172</vt:i4>
      </vt:variant>
      <vt:variant>
        <vt:i4>1382</vt:i4>
      </vt:variant>
      <vt:variant>
        <vt:i4>0</vt:i4>
      </vt:variant>
      <vt:variant>
        <vt:i4>5</vt:i4>
      </vt:variant>
      <vt:variant>
        <vt:lpwstr/>
      </vt:variant>
      <vt:variant>
        <vt:lpwstr>_Toc133693705</vt:lpwstr>
      </vt:variant>
      <vt:variant>
        <vt:i4>1114172</vt:i4>
      </vt:variant>
      <vt:variant>
        <vt:i4>1376</vt:i4>
      </vt:variant>
      <vt:variant>
        <vt:i4>0</vt:i4>
      </vt:variant>
      <vt:variant>
        <vt:i4>5</vt:i4>
      </vt:variant>
      <vt:variant>
        <vt:lpwstr/>
      </vt:variant>
      <vt:variant>
        <vt:lpwstr>_Toc133693704</vt:lpwstr>
      </vt:variant>
      <vt:variant>
        <vt:i4>1114172</vt:i4>
      </vt:variant>
      <vt:variant>
        <vt:i4>1370</vt:i4>
      </vt:variant>
      <vt:variant>
        <vt:i4>0</vt:i4>
      </vt:variant>
      <vt:variant>
        <vt:i4>5</vt:i4>
      </vt:variant>
      <vt:variant>
        <vt:lpwstr/>
      </vt:variant>
      <vt:variant>
        <vt:lpwstr>_Toc133693703</vt:lpwstr>
      </vt:variant>
      <vt:variant>
        <vt:i4>1114172</vt:i4>
      </vt:variant>
      <vt:variant>
        <vt:i4>1364</vt:i4>
      </vt:variant>
      <vt:variant>
        <vt:i4>0</vt:i4>
      </vt:variant>
      <vt:variant>
        <vt:i4>5</vt:i4>
      </vt:variant>
      <vt:variant>
        <vt:lpwstr/>
      </vt:variant>
      <vt:variant>
        <vt:lpwstr>_Toc133693702</vt:lpwstr>
      </vt:variant>
      <vt:variant>
        <vt:i4>1114172</vt:i4>
      </vt:variant>
      <vt:variant>
        <vt:i4>1358</vt:i4>
      </vt:variant>
      <vt:variant>
        <vt:i4>0</vt:i4>
      </vt:variant>
      <vt:variant>
        <vt:i4>5</vt:i4>
      </vt:variant>
      <vt:variant>
        <vt:lpwstr/>
      </vt:variant>
      <vt:variant>
        <vt:lpwstr>_Toc133693701</vt:lpwstr>
      </vt:variant>
      <vt:variant>
        <vt:i4>1114172</vt:i4>
      </vt:variant>
      <vt:variant>
        <vt:i4>1352</vt:i4>
      </vt:variant>
      <vt:variant>
        <vt:i4>0</vt:i4>
      </vt:variant>
      <vt:variant>
        <vt:i4>5</vt:i4>
      </vt:variant>
      <vt:variant>
        <vt:lpwstr/>
      </vt:variant>
      <vt:variant>
        <vt:lpwstr>_Toc133693700</vt:lpwstr>
      </vt:variant>
      <vt:variant>
        <vt:i4>1572925</vt:i4>
      </vt:variant>
      <vt:variant>
        <vt:i4>1346</vt:i4>
      </vt:variant>
      <vt:variant>
        <vt:i4>0</vt:i4>
      </vt:variant>
      <vt:variant>
        <vt:i4>5</vt:i4>
      </vt:variant>
      <vt:variant>
        <vt:lpwstr/>
      </vt:variant>
      <vt:variant>
        <vt:lpwstr>_Toc133693699</vt:lpwstr>
      </vt:variant>
      <vt:variant>
        <vt:i4>1572925</vt:i4>
      </vt:variant>
      <vt:variant>
        <vt:i4>1340</vt:i4>
      </vt:variant>
      <vt:variant>
        <vt:i4>0</vt:i4>
      </vt:variant>
      <vt:variant>
        <vt:i4>5</vt:i4>
      </vt:variant>
      <vt:variant>
        <vt:lpwstr/>
      </vt:variant>
      <vt:variant>
        <vt:lpwstr>_Toc133693698</vt:lpwstr>
      </vt:variant>
      <vt:variant>
        <vt:i4>1572925</vt:i4>
      </vt:variant>
      <vt:variant>
        <vt:i4>1334</vt:i4>
      </vt:variant>
      <vt:variant>
        <vt:i4>0</vt:i4>
      </vt:variant>
      <vt:variant>
        <vt:i4>5</vt:i4>
      </vt:variant>
      <vt:variant>
        <vt:lpwstr/>
      </vt:variant>
      <vt:variant>
        <vt:lpwstr>_Toc133693697</vt:lpwstr>
      </vt:variant>
      <vt:variant>
        <vt:i4>1572925</vt:i4>
      </vt:variant>
      <vt:variant>
        <vt:i4>1328</vt:i4>
      </vt:variant>
      <vt:variant>
        <vt:i4>0</vt:i4>
      </vt:variant>
      <vt:variant>
        <vt:i4>5</vt:i4>
      </vt:variant>
      <vt:variant>
        <vt:lpwstr/>
      </vt:variant>
      <vt:variant>
        <vt:lpwstr>_Toc133693696</vt:lpwstr>
      </vt:variant>
      <vt:variant>
        <vt:i4>1572925</vt:i4>
      </vt:variant>
      <vt:variant>
        <vt:i4>1322</vt:i4>
      </vt:variant>
      <vt:variant>
        <vt:i4>0</vt:i4>
      </vt:variant>
      <vt:variant>
        <vt:i4>5</vt:i4>
      </vt:variant>
      <vt:variant>
        <vt:lpwstr/>
      </vt:variant>
      <vt:variant>
        <vt:lpwstr>_Toc133693695</vt:lpwstr>
      </vt:variant>
      <vt:variant>
        <vt:i4>1572925</vt:i4>
      </vt:variant>
      <vt:variant>
        <vt:i4>1316</vt:i4>
      </vt:variant>
      <vt:variant>
        <vt:i4>0</vt:i4>
      </vt:variant>
      <vt:variant>
        <vt:i4>5</vt:i4>
      </vt:variant>
      <vt:variant>
        <vt:lpwstr/>
      </vt:variant>
      <vt:variant>
        <vt:lpwstr>_Toc133693694</vt:lpwstr>
      </vt:variant>
      <vt:variant>
        <vt:i4>1572925</vt:i4>
      </vt:variant>
      <vt:variant>
        <vt:i4>1310</vt:i4>
      </vt:variant>
      <vt:variant>
        <vt:i4>0</vt:i4>
      </vt:variant>
      <vt:variant>
        <vt:i4>5</vt:i4>
      </vt:variant>
      <vt:variant>
        <vt:lpwstr/>
      </vt:variant>
      <vt:variant>
        <vt:lpwstr>_Toc133693693</vt:lpwstr>
      </vt:variant>
      <vt:variant>
        <vt:i4>1572925</vt:i4>
      </vt:variant>
      <vt:variant>
        <vt:i4>1304</vt:i4>
      </vt:variant>
      <vt:variant>
        <vt:i4>0</vt:i4>
      </vt:variant>
      <vt:variant>
        <vt:i4>5</vt:i4>
      </vt:variant>
      <vt:variant>
        <vt:lpwstr/>
      </vt:variant>
      <vt:variant>
        <vt:lpwstr>_Toc133693692</vt:lpwstr>
      </vt:variant>
      <vt:variant>
        <vt:i4>1572925</vt:i4>
      </vt:variant>
      <vt:variant>
        <vt:i4>1298</vt:i4>
      </vt:variant>
      <vt:variant>
        <vt:i4>0</vt:i4>
      </vt:variant>
      <vt:variant>
        <vt:i4>5</vt:i4>
      </vt:variant>
      <vt:variant>
        <vt:lpwstr/>
      </vt:variant>
      <vt:variant>
        <vt:lpwstr>_Toc133693691</vt:lpwstr>
      </vt:variant>
      <vt:variant>
        <vt:i4>1572925</vt:i4>
      </vt:variant>
      <vt:variant>
        <vt:i4>1292</vt:i4>
      </vt:variant>
      <vt:variant>
        <vt:i4>0</vt:i4>
      </vt:variant>
      <vt:variant>
        <vt:i4>5</vt:i4>
      </vt:variant>
      <vt:variant>
        <vt:lpwstr/>
      </vt:variant>
      <vt:variant>
        <vt:lpwstr>_Toc133693690</vt:lpwstr>
      </vt:variant>
      <vt:variant>
        <vt:i4>1638461</vt:i4>
      </vt:variant>
      <vt:variant>
        <vt:i4>1286</vt:i4>
      </vt:variant>
      <vt:variant>
        <vt:i4>0</vt:i4>
      </vt:variant>
      <vt:variant>
        <vt:i4>5</vt:i4>
      </vt:variant>
      <vt:variant>
        <vt:lpwstr/>
      </vt:variant>
      <vt:variant>
        <vt:lpwstr>_Toc133693689</vt:lpwstr>
      </vt:variant>
      <vt:variant>
        <vt:i4>1638461</vt:i4>
      </vt:variant>
      <vt:variant>
        <vt:i4>1280</vt:i4>
      </vt:variant>
      <vt:variant>
        <vt:i4>0</vt:i4>
      </vt:variant>
      <vt:variant>
        <vt:i4>5</vt:i4>
      </vt:variant>
      <vt:variant>
        <vt:lpwstr/>
      </vt:variant>
      <vt:variant>
        <vt:lpwstr>_Toc133693688</vt:lpwstr>
      </vt:variant>
      <vt:variant>
        <vt:i4>1638461</vt:i4>
      </vt:variant>
      <vt:variant>
        <vt:i4>1274</vt:i4>
      </vt:variant>
      <vt:variant>
        <vt:i4>0</vt:i4>
      </vt:variant>
      <vt:variant>
        <vt:i4>5</vt:i4>
      </vt:variant>
      <vt:variant>
        <vt:lpwstr/>
      </vt:variant>
      <vt:variant>
        <vt:lpwstr>_Toc133693687</vt:lpwstr>
      </vt:variant>
      <vt:variant>
        <vt:i4>1638461</vt:i4>
      </vt:variant>
      <vt:variant>
        <vt:i4>1268</vt:i4>
      </vt:variant>
      <vt:variant>
        <vt:i4>0</vt:i4>
      </vt:variant>
      <vt:variant>
        <vt:i4>5</vt:i4>
      </vt:variant>
      <vt:variant>
        <vt:lpwstr/>
      </vt:variant>
      <vt:variant>
        <vt:lpwstr>_Toc133693686</vt:lpwstr>
      </vt:variant>
      <vt:variant>
        <vt:i4>1638461</vt:i4>
      </vt:variant>
      <vt:variant>
        <vt:i4>1262</vt:i4>
      </vt:variant>
      <vt:variant>
        <vt:i4>0</vt:i4>
      </vt:variant>
      <vt:variant>
        <vt:i4>5</vt:i4>
      </vt:variant>
      <vt:variant>
        <vt:lpwstr/>
      </vt:variant>
      <vt:variant>
        <vt:lpwstr>_Toc133693685</vt:lpwstr>
      </vt:variant>
      <vt:variant>
        <vt:i4>1638461</vt:i4>
      </vt:variant>
      <vt:variant>
        <vt:i4>1256</vt:i4>
      </vt:variant>
      <vt:variant>
        <vt:i4>0</vt:i4>
      </vt:variant>
      <vt:variant>
        <vt:i4>5</vt:i4>
      </vt:variant>
      <vt:variant>
        <vt:lpwstr/>
      </vt:variant>
      <vt:variant>
        <vt:lpwstr>_Toc133693684</vt:lpwstr>
      </vt:variant>
      <vt:variant>
        <vt:i4>1638461</vt:i4>
      </vt:variant>
      <vt:variant>
        <vt:i4>1250</vt:i4>
      </vt:variant>
      <vt:variant>
        <vt:i4>0</vt:i4>
      </vt:variant>
      <vt:variant>
        <vt:i4>5</vt:i4>
      </vt:variant>
      <vt:variant>
        <vt:lpwstr/>
      </vt:variant>
      <vt:variant>
        <vt:lpwstr>_Toc133693683</vt:lpwstr>
      </vt:variant>
      <vt:variant>
        <vt:i4>1638461</vt:i4>
      </vt:variant>
      <vt:variant>
        <vt:i4>1244</vt:i4>
      </vt:variant>
      <vt:variant>
        <vt:i4>0</vt:i4>
      </vt:variant>
      <vt:variant>
        <vt:i4>5</vt:i4>
      </vt:variant>
      <vt:variant>
        <vt:lpwstr/>
      </vt:variant>
      <vt:variant>
        <vt:lpwstr>_Toc133693682</vt:lpwstr>
      </vt:variant>
      <vt:variant>
        <vt:i4>1638461</vt:i4>
      </vt:variant>
      <vt:variant>
        <vt:i4>1238</vt:i4>
      </vt:variant>
      <vt:variant>
        <vt:i4>0</vt:i4>
      </vt:variant>
      <vt:variant>
        <vt:i4>5</vt:i4>
      </vt:variant>
      <vt:variant>
        <vt:lpwstr/>
      </vt:variant>
      <vt:variant>
        <vt:lpwstr>_Toc133693681</vt:lpwstr>
      </vt:variant>
      <vt:variant>
        <vt:i4>1638461</vt:i4>
      </vt:variant>
      <vt:variant>
        <vt:i4>1232</vt:i4>
      </vt:variant>
      <vt:variant>
        <vt:i4>0</vt:i4>
      </vt:variant>
      <vt:variant>
        <vt:i4>5</vt:i4>
      </vt:variant>
      <vt:variant>
        <vt:lpwstr/>
      </vt:variant>
      <vt:variant>
        <vt:lpwstr>_Toc133693680</vt:lpwstr>
      </vt:variant>
      <vt:variant>
        <vt:i4>1441853</vt:i4>
      </vt:variant>
      <vt:variant>
        <vt:i4>1226</vt:i4>
      </vt:variant>
      <vt:variant>
        <vt:i4>0</vt:i4>
      </vt:variant>
      <vt:variant>
        <vt:i4>5</vt:i4>
      </vt:variant>
      <vt:variant>
        <vt:lpwstr/>
      </vt:variant>
      <vt:variant>
        <vt:lpwstr>_Toc133693679</vt:lpwstr>
      </vt:variant>
      <vt:variant>
        <vt:i4>1441853</vt:i4>
      </vt:variant>
      <vt:variant>
        <vt:i4>1220</vt:i4>
      </vt:variant>
      <vt:variant>
        <vt:i4>0</vt:i4>
      </vt:variant>
      <vt:variant>
        <vt:i4>5</vt:i4>
      </vt:variant>
      <vt:variant>
        <vt:lpwstr/>
      </vt:variant>
      <vt:variant>
        <vt:lpwstr>_Toc133693678</vt:lpwstr>
      </vt:variant>
      <vt:variant>
        <vt:i4>1441853</vt:i4>
      </vt:variant>
      <vt:variant>
        <vt:i4>1214</vt:i4>
      </vt:variant>
      <vt:variant>
        <vt:i4>0</vt:i4>
      </vt:variant>
      <vt:variant>
        <vt:i4>5</vt:i4>
      </vt:variant>
      <vt:variant>
        <vt:lpwstr/>
      </vt:variant>
      <vt:variant>
        <vt:lpwstr>_Toc133693677</vt:lpwstr>
      </vt:variant>
      <vt:variant>
        <vt:i4>1441853</vt:i4>
      </vt:variant>
      <vt:variant>
        <vt:i4>1208</vt:i4>
      </vt:variant>
      <vt:variant>
        <vt:i4>0</vt:i4>
      </vt:variant>
      <vt:variant>
        <vt:i4>5</vt:i4>
      </vt:variant>
      <vt:variant>
        <vt:lpwstr/>
      </vt:variant>
      <vt:variant>
        <vt:lpwstr>_Toc133693676</vt:lpwstr>
      </vt:variant>
      <vt:variant>
        <vt:i4>1441853</vt:i4>
      </vt:variant>
      <vt:variant>
        <vt:i4>1202</vt:i4>
      </vt:variant>
      <vt:variant>
        <vt:i4>0</vt:i4>
      </vt:variant>
      <vt:variant>
        <vt:i4>5</vt:i4>
      </vt:variant>
      <vt:variant>
        <vt:lpwstr/>
      </vt:variant>
      <vt:variant>
        <vt:lpwstr>_Toc133693675</vt:lpwstr>
      </vt:variant>
      <vt:variant>
        <vt:i4>1441853</vt:i4>
      </vt:variant>
      <vt:variant>
        <vt:i4>1196</vt:i4>
      </vt:variant>
      <vt:variant>
        <vt:i4>0</vt:i4>
      </vt:variant>
      <vt:variant>
        <vt:i4>5</vt:i4>
      </vt:variant>
      <vt:variant>
        <vt:lpwstr/>
      </vt:variant>
      <vt:variant>
        <vt:lpwstr>_Toc133693674</vt:lpwstr>
      </vt:variant>
      <vt:variant>
        <vt:i4>1441853</vt:i4>
      </vt:variant>
      <vt:variant>
        <vt:i4>1190</vt:i4>
      </vt:variant>
      <vt:variant>
        <vt:i4>0</vt:i4>
      </vt:variant>
      <vt:variant>
        <vt:i4>5</vt:i4>
      </vt:variant>
      <vt:variant>
        <vt:lpwstr/>
      </vt:variant>
      <vt:variant>
        <vt:lpwstr>_Toc133693673</vt:lpwstr>
      </vt:variant>
      <vt:variant>
        <vt:i4>1441853</vt:i4>
      </vt:variant>
      <vt:variant>
        <vt:i4>1184</vt:i4>
      </vt:variant>
      <vt:variant>
        <vt:i4>0</vt:i4>
      </vt:variant>
      <vt:variant>
        <vt:i4>5</vt:i4>
      </vt:variant>
      <vt:variant>
        <vt:lpwstr/>
      </vt:variant>
      <vt:variant>
        <vt:lpwstr>_Toc133693672</vt:lpwstr>
      </vt:variant>
      <vt:variant>
        <vt:i4>1441853</vt:i4>
      </vt:variant>
      <vt:variant>
        <vt:i4>1178</vt:i4>
      </vt:variant>
      <vt:variant>
        <vt:i4>0</vt:i4>
      </vt:variant>
      <vt:variant>
        <vt:i4>5</vt:i4>
      </vt:variant>
      <vt:variant>
        <vt:lpwstr/>
      </vt:variant>
      <vt:variant>
        <vt:lpwstr>_Toc133693671</vt:lpwstr>
      </vt:variant>
      <vt:variant>
        <vt:i4>1441853</vt:i4>
      </vt:variant>
      <vt:variant>
        <vt:i4>1172</vt:i4>
      </vt:variant>
      <vt:variant>
        <vt:i4>0</vt:i4>
      </vt:variant>
      <vt:variant>
        <vt:i4>5</vt:i4>
      </vt:variant>
      <vt:variant>
        <vt:lpwstr/>
      </vt:variant>
      <vt:variant>
        <vt:lpwstr>_Toc133693670</vt:lpwstr>
      </vt:variant>
      <vt:variant>
        <vt:i4>1507389</vt:i4>
      </vt:variant>
      <vt:variant>
        <vt:i4>1166</vt:i4>
      </vt:variant>
      <vt:variant>
        <vt:i4>0</vt:i4>
      </vt:variant>
      <vt:variant>
        <vt:i4>5</vt:i4>
      </vt:variant>
      <vt:variant>
        <vt:lpwstr/>
      </vt:variant>
      <vt:variant>
        <vt:lpwstr>_Toc133693669</vt:lpwstr>
      </vt:variant>
      <vt:variant>
        <vt:i4>1507389</vt:i4>
      </vt:variant>
      <vt:variant>
        <vt:i4>1160</vt:i4>
      </vt:variant>
      <vt:variant>
        <vt:i4>0</vt:i4>
      </vt:variant>
      <vt:variant>
        <vt:i4>5</vt:i4>
      </vt:variant>
      <vt:variant>
        <vt:lpwstr/>
      </vt:variant>
      <vt:variant>
        <vt:lpwstr>_Toc133693668</vt:lpwstr>
      </vt:variant>
      <vt:variant>
        <vt:i4>1507389</vt:i4>
      </vt:variant>
      <vt:variant>
        <vt:i4>1154</vt:i4>
      </vt:variant>
      <vt:variant>
        <vt:i4>0</vt:i4>
      </vt:variant>
      <vt:variant>
        <vt:i4>5</vt:i4>
      </vt:variant>
      <vt:variant>
        <vt:lpwstr/>
      </vt:variant>
      <vt:variant>
        <vt:lpwstr>_Toc133693667</vt:lpwstr>
      </vt:variant>
      <vt:variant>
        <vt:i4>1507389</vt:i4>
      </vt:variant>
      <vt:variant>
        <vt:i4>1148</vt:i4>
      </vt:variant>
      <vt:variant>
        <vt:i4>0</vt:i4>
      </vt:variant>
      <vt:variant>
        <vt:i4>5</vt:i4>
      </vt:variant>
      <vt:variant>
        <vt:lpwstr/>
      </vt:variant>
      <vt:variant>
        <vt:lpwstr>_Toc133693666</vt:lpwstr>
      </vt:variant>
      <vt:variant>
        <vt:i4>1507389</vt:i4>
      </vt:variant>
      <vt:variant>
        <vt:i4>1142</vt:i4>
      </vt:variant>
      <vt:variant>
        <vt:i4>0</vt:i4>
      </vt:variant>
      <vt:variant>
        <vt:i4>5</vt:i4>
      </vt:variant>
      <vt:variant>
        <vt:lpwstr/>
      </vt:variant>
      <vt:variant>
        <vt:lpwstr>_Toc133693665</vt:lpwstr>
      </vt:variant>
      <vt:variant>
        <vt:i4>1507389</vt:i4>
      </vt:variant>
      <vt:variant>
        <vt:i4>1136</vt:i4>
      </vt:variant>
      <vt:variant>
        <vt:i4>0</vt:i4>
      </vt:variant>
      <vt:variant>
        <vt:i4>5</vt:i4>
      </vt:variant>
      <vt:variant>
        <vt:lpwstr/>
      </vt:variant>
      <vt:variant>
        <vt:lpwstr>_Toc133693664</vt:lpwstr>
      </vt:variant>
      <vt:variant>
        <vt:i4>1507389</vt:i4>
      </vt:variant>
      <vt:variant>
        <vt:i4>1130</vt:i4>
      </vt:variant>
      <vt:variant>
        <vt:i4>0</vt:i4>
      </vt:variant>
      <vt:variant>
        <vt:i4>5</vt:i4>
      </vt:variant>
      <vt:variant>
        <vt:lpwstr/>
      </vt:variant>
      <vt:variant>
        <vt:lpwstr>_Toc133693663</vt:lpwstr>
      </vt:variant>
      <vt:variant>
        <vt:i4>1507389</vt:i4>
      </vt:variant>
      <vt:variant>
        <vt:i4>1124</vt:i4>
      </vt:variant>
      <vt:variant>
        <vt:i4>0</vt:i4>
      </vt:variant>
      <vt:variant>
        <vt:i4>5</vt:i4>
      </vt:variant>
      <vt:variant>
        <vt:lpwstr/>
      </vt:variant>
      <vt:variant>
        <vt:lpwstr>_Toc133693662</vt:lpwstr>
      </vt:variant>
      <vt:variant>
        <vt:i4>1507389</vt:i4>
      </vt:variant>
      <vt:variant>
        <vt:i4>1118</vt:i4>
      </vt:variant>
      <vt:variant>
        <vt:i4>0</vt:i4>
      </vt:variant>
      <vt:variant>
        <vt:i4>5</vt:i4>
      </vt:variant>
      <vt:variant>
        <vt:lpwstr/>
      </vt:variant>
      <vt:variant>
        <vt:lpwstr>_Toc133693661</vt:lpwstr>
      </vt:variant>
      <vt:variant>
        <vt:i4>1507389</vt:i4>
      </vt:variant>
      <vt:variant>
        <vt:i4>1112</vt:i4>
      </vt:variant>
      <vt:variant>
        <vt:i4>0</vt:i4>
      </vt:variant>
      <vt:variant>
        <vt:i4>5</vt:i4>
      </vt:variant>
      <vt:variant>
        <vt:lpwstr/>
      </vt:variant>
      <vt:variant>
        <vt:lpwstr>_Toc133693660</vt:lpwstr>
      </vt:variant>
      <vt:variant>
        <vt:i4>1310781</vt:i4>
      </vt:variant>
      <vt:variant>
        <vt:i4>1106</vt:i4>
      </vt:variant>
      <vt:variant>
        <vt:i4>0</vt:i4>
      </vt:variant>
      <vt:variant>
        <vt:i4>5</vt:i4>
      </vt:variant>
      <vt:variant>
        <vt:lpwstr/>
      </vt:variant>
      <vt:variant>
        <vt:lpwstr>_Toc133693659</vt:lpwstr>
      </vt:variant>
      <vt:variant>
        <vt:i4>1310781</vt:i4>
      </vt:variant>
      <vt:variant>
        <vt:i4>1100</vt:i4>
      </vt:variant>
      <vt:variant>
        <vt:i4>0</vt:i4>
      </vt:variant>
      <vt:variant>
        <vt:i4>5</vt:i4>
      </vt:variant>
      <vt:variant>
        <vt:lpwstr/>
      </vt:variant>
      <vt:variant>
        <vt:lpwstr>_Toc133693658</vt:lpwstr>
      </vt:variant>
      <vt:variant>
        <vt:i4>1310781</vt:i4>
      </vt:variant>
      <vt:variant>
        <vt:i4>1094</vt:i4>
      </vt:variant>
      <vt:variant>
        <vt:i4>0</vt:i4>
      </vt:variant>
      <vt:variant>
        <vt:i4>5</vt:i4>
      </vt:variant>
      <vt:variant>
        <vt:lpwstr/>
      </vt:variant>
      <vt:variant>
        <vt:lpwstr>_Toc133693657</vt:lpwstr>
      </vt:variant>
      <vt:variant>
        <vt:i4>1310781</vt:i4>
      </vt:variant>
      <vt:variant>
        <vt:i4>1088</vt:i4>
      </vt:variant>
      <vt:variant>
        <vt:i4>0</vt:i4>
      </vt:variant>
      <vt:variant>
        <vt:i4>5</vt:i4>
      </vt:variant>
      <vt:variant>
        <vt:lpwstr/>
      </vt:variant>
      <vt:variant>
        <vt:lpwstr>_Toc133693656</vt:lpwstr>
      </vt:variant>
      <vt:variant>
        <vt:i4>1310781</vt:i4>
      </vt:variant>
      <vt:variant>
        <vt:i4>1082</vt:i4>
      </vt:variant>
      <vt:variant>
        <vt:i4>0</vt:i4>
      </vt:variant>
      <vt:variant>
        <vt:i4>5</vt:i4>
      </vt:variant>
      <vt:variant>
        <vt:lpwstr/>
      </vt:variant>
      <vt:variant>
        <vt:lpwstr>_Toc133693655</vt:lpwstr>
      </vt:variant>
      <vt:variant>
        <vt:i4>1310781</vt:i4>
      </vt:variant>
      <vt:variant>
        <vt:i4>1076</vt:i4>
      </vt:variant>
      <vt:variant>
        <vt:i4>0</vt:i4>
      </vt:variant>
      <vt:variant>
        <vt:i4>5</vt:i4>
      </vt:variant>
      <vt:variant>
        <vt:lpwstr/>
      </vt:variant>
      <vt:variant>
        <vt:lpwstr>_Toc133693654</vt:lpwstr>
      </vt:variant>
      <vt:variant>
        <vt:i4>1310781</vt:i4>
      </vt:variant>
      <vt:variant>
        <vt:i4>1070</vt:i4>
      </vt:variant>
      <vt:variant>
        <vt:i4>0</vt:i4>
      </vt:variant>
      <vt:variant>
        <vt:i4>5</vt:i4>
      </vt:variant>
      <vt:variant>
        <vt:lpwstr/>
      </vt:variant>
      <vt:variant>
        <vt:lpwstr>_Toc133693653</vt:lpwstr>
      </vt:variant>
      <vt:variant>
        <vt:i4>1310781</vt:i4>
      </vt:variant>
      <vt:variant>
        <vt:i4>1064</vt:i4>
      </vt:variant>
      <vt:variant>
        <vt:i4>0</vt:i4>
      </vt:variant>
      <vt:variant>
        <vt:i4>5</vt:i4>
      </vt:variant>
      <vt:variant>
        <vt:lpwstr/>
      </vt:variant>
      <vt:variant>
        <vt:lpwstr>_Toc133693652</vt:lpwstr>
      </vt:variant>
      <vt:variant>
        <vt:i4>1310781</vt:i4>
      </vt:variant>
      <vt:variant>
        <vt:i4>1058</vt:i4>
      </vt:variant>
      <vt:variant>
        <vt:i4>0</vt:i4>
      </vt:variant>
      <vt:variant>
        <vt:i4>5</vt:i4>
      </vt:variant>
      <vt:variant>
        <vt:lpwstr/>
      </vt:variant>
      <vt:variant>
        <vt:lpwstr>_Toc133693651</vt:lpwstr>
      </vt:variant>
      <vt:variant>
        <vt:i4>1310781</vt:i4>
      </vt:variant>
      <vt:variant>
        <vt:i4>1052</vt:i4>
      </vt:variant>
      <vt:variant>
        <vt:i4>0</vt:i4>
      </vt:variant>
      <vt:variant>
        <vt:i4>5</vt:i4>
      </vt:variant>
      <vt:variant>
        <vt:lpwstr/>
      </vt:variant>
      <vt:variant>
        <vt:lpwstr>_Toc133693650</vt:lpwstr>
      </vt:variant>
      <vt:variant>
        <vt:i4>1376317</vt:i4>
      </vt:variant>
      <vt:variant>
        <vt:i4>1046</vt:i4>
      </vt:variant>
      <vt:variant>
        <vt:i4>0</vt:i4>
      </vt:variant>
      <vt:variant>
        <vt:i4>5</vt:i4>
      </vt:variant>
      <vt:variant>
        <vt:lpwstr/>
      </vt:variant>
      <vt:variant>
        <vt:lpwstr>_Toc133693649</vt:lpwstr>
      </vt:variant>
      <vt:variant>
        <vt:i4>1376317</vt:i4>
      </vt:variant>
      <vt:variant>
        <vt:i4>1040</vt:i4>
      </vt:variant>
      <vt:variant>
        <vt:i4>0</vt:i4>
      </vt:variant>
      <vt:variant>
        <vt:i4>5</vt:i4>
      </vt:variant>
      <vt:variant>
        <vt:lpwstr/>
      </vt:variant>
      <vt:variant>
        <vt:lpwstr>_Toc133693648</vt:lpwstr>
      </vt:variant>
      <vt:variant>
        <vt:i4>1376317</vt:i4>
      </vt:variant>
      <vt:variant>
        <vt:i4>1034</vt:i4>
      </vt:variant>
      <vt:variant>
        <vt:i4>0</vt:i4>
      </vt:variant>
      <vt:variant>
        <vt:i4>5</vt:i4>
      </vt:variant>
      <vt:variant>
        <vt:lpwstr/>
      </vt:variant>
      <vt:variant>
        <vt:lpwstr>_Toc133693647</vt:lpwstr>
      </vt:variant>
      <vt:variant>
        <vt:i4>1376317</vt:i4>
      </vt:variant>
      <vt:variant>
        <vt:i4>1028</vt:i4>
      </vt:variant>
      <vt:variant>
        <vt:i4>0</vt:i4>
      </vt:variant>
      <vt:variant>
        <vt:i4>5</vt:i4>
      </vt:variant>
      <vt:variant>
        <vt:lpwstr/>
      </vt:variant>
      <vt:variant>
        <vt:lpwstr>_Toc133693646</vt:lpwstr>
      </vt:variant>
      <vt:variant>
        <vt:i4>1376317</vt:i4>
      </vt:variant>
      <vt:variant>
        <vt:i4>1022</vt:i4>
      </vt:variant>
      <vt:variant>
        <vt:i4>0</vt:i4>
      </vt:variant>
      <vt:variant>
        <vt:i4>5</vt:i4>
      </vt:variant>
      <vt:variant>
        <vt:lpwstr/>
      </vt:variant>
      <vt:variant>
        <vt:lpwstr>_Toc133693645</vt:lpwstr>
      </vt:variant>
      <vt:variant>
        <vt:i4>1376317</vt:i4>
      </vt:variant>
      <vt:variant>
        <vt:i4>1016</vt:i4>
      </vt:variant>
      <vt:variant>
        <vt:i4>0</vt:i4>
      </vt:variant>
      <vt:variant>
        <vt:i4>5</vt:i4>
      </vt:variant>
      <vt:variant>
        <vt:lpwstr/>
      </vt:variant>
      <vt:variant>
        <vt:lpwstr>_Toc133693644</vt:lpwstr>
      </vt:variant>
      <vt:variant>
        <vt:i4>1376317</vt:i4>
      </vt:variant>
      <vt:variant>
        <vt:i4>1010</vt:i4>
      </vt:variant>
      <vt:variant>
        <vt:i4>0</vt:i4>
      </vt:variant>
      <vt:variant>
        <vt:i4>5</vt:i4>
      </vt:variant>
      <vt:variant>
        <vt:lpwstr/>
      </vt:variant>
      <vt:variant>
        <vt:lpwstr>_Toc133693643</vt:lpwstr>
      </vt:variant>
      <vt:variant>
        <vt:i4>1376317</vt:i4>
      </vt:variant>
      <vt:variant>
        <vt:i4>1004</vt:i4>
      </vt:variant>
      <vt:variant>
        <vt:i4>0</vt:i4>
      </vt:variant>
      <vt:variant>
        <vt:i4>5</vt:i4>
      </vt:variant>
      <vt:variant>
        <vt:lpwstr/>
      </vt:variant>
      <vt:variant>
        <vt:lpwstr>_Toc133693642</vt:lpwstr>
      </vt:variant>
      <vt:variant>
        <vt:i4>1376317</vt:i4>
      </vt:variant>
      <vt:variant>
        <vt:i4>998</vt:i4>
      </vt:variant>
      <vt:variant>
        <vt:i4>0</vt:i4>
      </vt:variant>
      <vt:variant>
        <vt:i4>5</vt:i4>
      </vt:variant>
      <vt:variant>
        <vt:lpwstr/>
      </vt:variant>
      <vt:variant>
        <vt:lpwstr>_Toc133693641</vt:lpwstr>
      </vt:variant>
      <vt:variant>
        <vt:i4>1376317</vt:i4>
      </vt:variant>
      <vt:variant>
        <vt:i4>992</vt:i4>
      </vt:variant>
      <vt:variant>
        <vt:i4>0</vt:i4>
      </vt:variant>
      <vt:variant>
        <vt:i4>5</vt:i4>
      </vt:variant>
      <vt:variant>
        <vt:lpwstr/>
      </vt:variant>
      <vt:variant>
        <vt:lpwstr>_Toc133693640</vt:lpwstr>
      </vt:variant>
      <vt:variant>
        <vt:i4>1179709</vt:i4>
      </vt:variant>
      <vt:variant>
        <vt:i4>986</vt:i4>
      </vt:variant>
      <vt:variant>
        <vt:i4>0</vt:i4>
      </vt:variant>
      <vt:variant>
        <vt:i4>5</vt:i4>
      </vt:variant>
      <vt:variant>
        <vt:lpwstr/>
      </vt:variant>
      <vt:variant>
        <vt:lpwstr>_Toc133693639</vt:lpwstr>
      </vt:variant>
      <vt:variant>
        <vt:i4>1179709</vt:i4>
      </vt:variant>
      <vt:variant>
        <vt:i4>980</vt:i4>
      </vt:variant>
      <vt:variant>
        <vt:i4>0</vt:i4>
      </vt:variant>
      <vt:variant>
        <vt:i4>5</vt:i4>
      </vt:variant>
      <vt:variant>
        <vt:lpwstr/>
      </vt:variant>
      <vt:variant>
        <vt:lpwstr>_Toc133693638</vt:lpwstr>
      </vt:variant>
      <vt:variant>
        <vt:i4>1179709</vt:i4>
      </vt:variant>
      <vt:variant>
        <vt:i4>974</vt:i4>
      </vt:variant>
      <vt:variant>
        <vt:i4>0</vt:i4>
      </vt:variant>
      <vt:variant>
        <vt:i4>5</vt:i4>
      </vt:variant>
      <vt:variant>
        <vt:lpwstr/>
      </vt:variant>
      <vt:variant>
        <vt:lpwstr>_Toc133693637</vt:lpwstr>
      </vt:variant>
      <vt:variant>
        <vt:i4>1179709</vt:i4>
      </vt:variant>
      <vt:variant>
        <vt:i4>968</vt:i4>
      </vt:variant>
      <vt:variant>
        <vt:i4>0</vt:i4>
      </vt:variant>
      <vt:variant>
        <vt:i4>5</vt:i4>
      </vt:variant>
      <vt:variant>
        <vt:lpwstr/>
      </vt:variant>
      <vt:variant>
        <vt:lpwstr>_Toc133693636</vt:lpwstr>
      </vt:variant>
      <vt:variant>
        <vt:i4>1179709</vt:i4>
      </vt:variant>
      <vt:variant>
        <vt:i4>962</vt:i4>
      </vt:variant>
      <vt:variant>
        <vt:i4>0</vt:i4>
      </vt:variant>
      <vt:variant>
        <vt:i4>5</vt:i4>
      </vt:variant>
      <vt:variant>
        <vt:lpwstr/>
      </vt:variant>
      <vt:variant>
        <vt:lpwstr>_Toc133693635</vt:lpwstr>
      </vt:variant>
      <vt:variant>
        <vt:i4>1179709</vt:i4>
      </vt:variant>
      <vt:variant>
        <vt:i4>956</vt:i4>
      </vt:variant>
      <vt:variant>
        <vt:i4>0</vt:i4>
      </vt:variant>
      <vt:variant>
        <vt:i4>5</vt:i4>
      </vt:variant>
      <vt:variant>
        <vt:lpwstr/>
      </vt:variant>
      <vt:variant>
        <vt:lpwstr>_Toc133693634</vt:lpwstr>
      </vt:variant>
      <vt:variant>
        <vt:i4>1179709</vt:i4>
      </vt:variant>
      <vt:variant>
        <vt:i4>950</vt:i4>
      </vt:variant>
      <vt:variant>
        <vt:i4>0</vt:i4>
      </vt:variant>
      <vt:variant>
        <vt:i4>5</vt:i4>
      </vt:variant>
      <vt:variant>
        <vt:lpwstr/>
      </vt:variant>
      <vt:variant>
        <vt:lpwstr>_Toc133693633</vt:lpwstr>
      </vt:variant>
      <vt:variant>
        <vt:i4>1179709</vt:i4>
      </vt:variant>
      <vt:variant>
        <vt:i4>944</vt:i4>
      </vt:variant>
      <vt:variant>
        <vt:i4>0</vt:i4>
      </vt:variant>
      <vt:variant>
        <vt:i4>5</vt:i4>
      </vt:variant>
      <vt:variant>
        <vt:lpwstr/>
      </vt:variant>
      <vt:variant>
        <vt:lpwstr>_Toc133693632</vt:lpwstr>
      </vt:variant>
      <vt:variant>
        <vt:i4>1179709</vt:i4>
      </vt:variant>
      <vt:variant>
        <vt:i4>938</vt:i4>
      </vt:variant>
      <vt:variant>
        <vt:i4>0</vt:i4>
      </vt:variant>
      <vt:variant>
        <vt:i4>5</vt:i4>
      </vt:variant>
      <vt:variant>
        <vt:lpwstr/>
      </vt:variant>
      <vt:variant>
        <vt:lpwstr>_Toc133693631</vt:lpwstr>
      </vt:variant>
      <vt:variant>
        <vt:i4>1179709</vt:i4>
      </vt:variant>
      <vt:variant>
        <vt:i4>932</vt:i4>
      </vt:variant>
      <vt:variant>
        <vt:i4>0</vt:i4>
      </vt:variant>
      <vt:variant>
        <vt:i4>5</vt:i4>
      </vt:variant>
      <vt:variant>
        <vt:lpwstr/>
      </vt:variant>
      <vt:variant>
        <vt:lpwstr>_Toc133693630</vt:lpwstr>
      </vt:variant>
      <vt:variant>
        <vt:i4>1245245</vt:i4>
      </vt:variant>
      <vt:variant>
        <vt:i4>926</vt:i4>
      </vt:variant>
      <vt:variant>
        <vt:i4>0</vt:i4>
      </vt:variant>
      <vt:variant>
        <vt:i4>5</vt:i4>
      </vt:variant>
      <vt:variant>
        <vt:lpwstr/>
      </vt:variant>
      <vt:variant>
        <vt:lpwstr>_Toc133693629</vt:lpwstr>
      </vt:variant>
      <vt:variant>
        <vt:i4>1245245</vt:i4>
      </vt:variant>
      <vt:variant>
        <vt:i4>920</vt:i4>
      </vt:variant>
      <vt:variant>
        <vt:i4>0</vt:i4>
      </vt:variant>
      <vt:variant>
        <vt:i4>5</vt:i4>
      </vt:variant>
      <vt:variant>
        <vt:lpwstr/>
      </vt:variant>
      <vt:variant>
        <vt:lpwstr>_Toc133693628</vt:lpwstr>
      </vt:variant>
      <vt:variant>
        <vt:i4>1245245</vt:i4>
      </vt:variant>
      <vt:variant>
        <vt:i4>914</vt:i4>
      </vt:variant>
      <vt:variant>
        <vt:i4>0</vt:i4>
      </vt:variant>
      <vt:variant>
        <vt:i4>5</vt:i4>
      </vt:variant>
      <vt:variant>
        <vt:lpwstr/>
      </vt:variant>
      <vt:variant>
        <vt:lpwstr>_Toc133693627</vt:lpwstr>
      </vt:variant>
      <vt:variant>
        <vt:i4>1245245</vt:i4>
      </vt:variant>
      <vt:variant>
        <vt:i4>908</vt:i4>
      </vt:variant>
      <vt:variant>
        <vt:i4>0</vt:i4>
      </vt:variant>
      <vt:variant>
        <vt:i4>5</vt:i4>
      </vt:variant>
      <vt:variant>
        <vt:lpwstr/>
      </vt:variant>
      <vt:variant>
        <vt:lpwstr>_Toc133693626</vt:lpwstr>
      </vt:variant>
      <vt:variant>
        <vt:i4>1245245</vt:i4>
      </vt:variant>
      <vt:variant>
        <vt:i4>902</vt:i4>
      </vt:variant>
      <vt:variant>
        <vt:i4>0</vt:i4>
      </vt:variant>
      <vt:variant>
        <vt:i4>5</vt:i4>
      </vt:variant>
      <vt:variant>
        <vt:lpwstr/>
      </vt:variant>
      <vt:variant>
        <vt:lpwstr>_Toc133693625</vt:lpwstr>
      </vt:variant>
      <vt:variant>
        <vt:i4>1245245</vt:i4>
      </vt:variant>
      <vt:variant>
        <vt:i4>896</vt:i4>
      </vt:variant>
      <vt:variant>
        <vt:i4>0</vt:i4>
      </vt:variant>
      <vt:variant>
        <vt:i4>5</vt:i4>
      </vt:variant>
      <vt:variant>
        <vt:lpwstr/>
      </vt:variant>
      <vt:variant>
        <vt:lpwstr>_Toc133693624</vt:lpwstr>
      </vt:variant>
      <vt:variant>
        <vt:i4>1245245</vt:i4>
      </vt:variant>
      <vt:variant>
        <vt:i4>890</vt:i4>
      </vt:variant>
      <vt:variant>
        <vt:i4>0</vt:i4>
      </vt:variant>
      <vt:variant>
        <vt:i4>5</vt:i4>
      </vt:variant>
      <vt:variant>
        <vt:lpwstr/>
      </vt:variant>
      <vt:variant>
        <vt:lpwstr>_Toc133693623</vt:lpwstr>
      </vt:variant>
      <vt:variant>
        <vt:i4>1245245</vt:i4>
      </vt:variant>
      <vt:variant>
        <vt:i4>884</vt:i4>
      </vt:variant>
      <vt:variant>
        <vt:i4>0</vt:i4>
      </vt:variant>
      <vt:variant>
        <vt:i4>5</vt:i4>
      </vt:variant>
      <vt:variant>
        <vt:lpwstr/>
      </vt:variant>
      <vt:variant>
        <vt:lpwstr>_Toc133693622</vt:lpwstr>
      </vt:variant>
      <vt:variant>
        <vt:i4>1245245</vt:i4>
      </vt:variant>
      <vt:variant>
        <vt:i4>878</vt:i4>
      </vt:variant>
      <vt:variant>
        <vt:i4>0</vt:i4>
      </vt:variant>
      <vt:variant>
        <vt:i4>5</vt:i4>
      </vt:variant>
      <vt:variant>
        <vt:lpwstr/>
      </vt:variant>
      <vt:variant>
        <vt:lpwstr>_Toc133693621</vt:lpwstr>
      </vt:variant>
      <vt:variant>
        <vt:i4>1245245</vt:i4>
      </vt:variant>
      <vt:variant>
        <vt:i4>872</vt:i4>
      </vt:variant>
      <vt:variant>
        <vt:i4>0</vt:i4>
      </vt:variant>
      <vt:variant>
        <vt:i4>5</vt:i4>
      </vt:variant>
      <vt:variant>
        <vt:lpwstr/>
      </vt:variant>
      <vt:variant>
        <vt:lpwstr>_Toc133693620</vt:lpwstr>
      </vt:variant>
      <vt:variant>
        <vt:i4>1048637</vt:i4>
      </vt:variant>
      <vt:variant>
        <vt:i4>866</vt:i4>
      </vt:variant>
      <vt:variant>
        <vt:i4>0</vt:i4>
      </vt:variant>
      <vt:variant>
        <vt:i4>5</vt:i4>
      </vt:variant>
      <vt:variant>
        <vt:lpwstr/>
      </vt:variant>
      <vt:variant>
        <vt:lpwstr>_Toc133693619</vt:lpwstr>
      </vt:variant>
      <vt:variant>
        <vt:i4>1048637</vt:i4>
      </vt:variant>
      <vt:variant>
        <vt:i4>860</vt:i4>
      </vt:variant>
      <vt:variant>
        <vt:i4>0</vt:i4>
      </vt:variant>
      <vt:variant>
        <vt:i4>5</vt:i4>
      </vt:variant>
      <vt:variant>
        <vt:lpwstr/>
      </vt:variant>
      <vt:variant>
        <vt:lpwstr>_Toc133693618</vt:lpwstr>
      </vt:variant>
      <vt:variant>
        <vt:i4>1048637</vt:i4>
      </vt:variant>
      <vt:variant>
        <vt:i4>854</vt:i4>
      </vt:variant>
      <vt:variant>
        <vt:i4>0</vt:i4>
      </vt:variant>
      <vt:variant>
        <vt:i4>5</vt:i4>
      </vt:variant>
      <vt:variant>
        <vt:lpwstr/>
      </vt:variant>
      <vt:variant>
        <vt:lpwstr>_Toc133693617</vt:lpwstr>
      </vt:variant>
      <vt:variant>
        <vt:i4>1048637</vt:i4>
      </vt:variant>
      <vt:variant>
        <vt:i4>848</vt:i4>
      </vt:variant>
      <vt:variant>
        <vt:i4>0</vt:i4>
      </vt:variant>
      <vt:variant>
        <vt:i4>5</vt:i4>
      </vt:variant>
      <vt:variant>
        <vt:lpwstr/>
      </vt:variant>
      <vt:variant>
        <vt:lpwstr>_Toc133693616</vt:lpwstr>
      </vt:variant>
      <vt:variant>
        <vt:i4>1048637</vt:i4>
      </vt:variant>
      <vt:variant>
        <vt:i4>842</vt:i4>
      </vt:variant>
      <vt:variant>
        <vt:i4>0</vt:i4>
      </vt:variant>
      <vt:variant>
        <vt:i4>5</vt:i4>
      </vt:variant>
      <vt:variant>
        <vt:lpwstr/>
      </vt:variant>
      <vt:variant>
        <vt:lpwstr>_Toc133693615</vt:lpwstr>
      </vt:variant>
      <vt:variant>
        <vt:i4>1048637</vt:i4>
      </vt:variant>
      <vt:variant>
        <vt:i4>836</vt:i4>
      </vt:variant>
      <vt:variant>
        <vt:i4>0</vt:i4>
      </vt:variant>
      <vt:variant>
        <vt:i4>5</vt:i4>
      </vt:variant>
      <vt:variant>
        <vt:lpwstr/>
      </vt:variant>
      <vt:variant>
        <vt:lpwstr>_Toc133693614</vt:lpwstr>
      </vt:variant>
      <vt:variant>
        <vt:i4>1048637</vt:i4>
      </vt:variant>
      <vt:variant>
        <vt:i4>830</vt:i4>
      </vt:variant>
      <vt:variant>
        <vt:i4>0</vt:i4>
      </vt:variant>
      <vt:variant>
        <vt:i4>5</vt:i4>
      </vt:variant>
      <vt:variant>
        <vt:lpwstr/>
      </vt:variant>
      <vt:variant>
        <vt:lpwstr>_Toc133693613</vt:lpwstr>
      </vt:variant>
      <vt:variant>
        <vt:i4>1048637</vt:i4>
      </vt:variant>
      <vt:variant>
        <vt:i4>824</vt:i4>
      </vt:variant>
      <vt:variant>
        <vt:i4>0</vt:i4>
      </vt:variant>
      <vt:variant>
        <vt:i4>5</vt:i4>
      </vt:variant>
      <vt:variant>
        <vt:lpwstr/>
      </vt:variant>
      <vt:variant>
        <vt:lpwstr>_Toc133693612</vt:lpwstr>
      </vt:variant>
      <vt:variant>
        <vt:i4>1048637</vt:i4>
      </vt:variant>
      <vt:variant>
        <vt:i4>818</vt:i4>
      </vt:variant>
      <vt:variant>
        <vt:i4>0</vt:i4>
      </vt:variant>
      <vt:variant>
        <vt:i4>5</vt:i4>
      </vt:variant>
      <vt:variant>
        <vt:lpwstr/>
      </vt:variant>
      <vt:variant>
        <vt:lpwstr>_Toc133693611</vt:lpwstr>
      </vt:variant>
      <vt:variant>
        <vt:i4>1048637</vt:i4>
      </vt:variant>
      <vt:variant>
        <vt:i4>812</vt:i4>
      </vt:variant>
      <vt:variant>
        <vt:i4>0</vt:i4>
      </vt:variant>
      <vt:variant>
        <vt:i4>5</vt:i4>
      </vt:variant>
      <vt:variant>
        <vt:lpwstr/>
      </vt:variant>
      <vt:variant>
        <vt:lpwstr>_Toc133693610</vt:lpwstr>
      </vt:variant>
      <vt:variant>
        <vt:i4>1114173</vt:i4>
      </vt:variant>
      <vt:variant>
        <vt:i4>806</vt:i4>
      </vt:variant>
      <vt:variant>
        <vt:i4>0</vt:i4>
      </vt:variant>
      <vt:variant>
        <vt:i4>5</vt:i4>
      </vt:variant>
      <vt:variant>
        <vt:lpwstr/>
      </vt:variant>
      <vt:variant>
        <vt:lpwstr>_Toc133693609</vt:lpwstr>
      </vt:variant>
      <vt:variant>
        <vt:i4>1114173</vt:i4>
      </vt:variant>
      <vt:variant>
        <vt:i4>800</vt:i4>
      </vt:variant>
      <vt:variant>
        <vt:i4>0</vt:i4>
      </vt:variant>
      <vt:variant>
        <vt:i4>5</vt:i4>
      </vt:variant>
      <vt:variant>
        <vt:lpwstr/>
      </vt:variant>
      <vt:variant>
        <vt:lpwstr>_Toc133693608</vt:lpwstr>
      </vt:variant>
      <vt:variant>
        <vt:i4>1114173</vt:i4>
      </vt:variant>
      <vt:variant>
        <vt:i4>794</vt:i4>
      </vt:variant>
      <vt:variant>
        <vt:i4>0</vt:i4>
      </vt:variant>
      <vt:variant>
        <vt:i4>5</vt:i4>
      </vt:variant>
      <vt:variant>
        <vt:lpwstr/>
      </vt:variant>
      <vt:variant>
        <vt:lpwstr>_Toc133693607</vt:lpwstr>
      </vt:variant>
      <vt:variant>
        <vt:i4>1114173</vt:i4>
      </vt:variant>
      <vt:variant>
        <vt:i4>788</vt:i4>
      </vt:variant>
      <vt:variant>
        <vt:i4>0</vt:i4>
      </vt:variant>
      <vt:variant>
        <vt:i4>5</vt:i4>
      </vt:variant>
      <vt:variant>
        <vt:lpwstr/>
      </vt:variant>
      <vt:variant>
        <vt:lpwstr>_Toc133693606</vt:lpwstr>
      </vt:variant>
      <vt:variant>
        <vt:i4>1114173</vt:i4>
      </vt:variant>
      <vt:variant>
        <vt:i4>782</vt:i4>
      </vt:variant>
      <vt:variant>
        <vt:i4>0</vt:i4>
      </vt:variant>
      <vt:variant>
        <vt:i4>5</vt:i4>
      </vt:variant>
      <vt:variant>
        <vt:lpwstr/>
      </vt:variant>
      <vt:variant>
        <vt:lpwstr>_Toc133693605</vt:lpwstr>
      </vt:variant>
      <vt:variant>
        <vt:i4>1114173</vt:i4>
      </vt:variant>
      <vt:variant>
        <vt:i4>776</vt:i4>
      </vt:variant>
      <vt:variant>
        <vt:i4>0</vt:i4>
      </vt:variant>
      <vt:variant>
        <vt:i4>5</vt:i4>
      </vt:variant>
      <vt:variant>
        <vt:lpwstr/>
      </vt:variant>
      <vt:variant>
        <vt:lpwstr>_Toc133693604</vt:lpwstr>
      </vt:variant>
      <vt:variant>
        <vt:i4>1114173</vt:i4>
      </vt:variant>
      <vt:variant>
        <vt:i4>770</vt:i4>
      </vt:variant>
      <vt:variant>
        <vt:i4>0</vt:i4>
      </vt:variant>
      <vt:variant>
        <vt:i4>5</vt:i4>
      </vt:variant>
      <vt:variant>
        <vt:lpwstr/>
      </vt:variant>
      <vt:variant>
        <vt:lpwstr>_Toc133693603</vt:lpwstr>
      </vt:variant>
      <vt:variant>
        <vt:i4>1114173</vt:i4>
      </vt:variant>
      <vt:variant>
        <vt:i4>764</vt:i4>
      </vt:variant>
      <vt:variant>
        <vt:i4>0</vt:i4>
      </vt:variant>
      <vt:variant>
        <vt:i4>5</vt:i4>
      </vt:variant>
      <vt:variant>
        <vt:lpwstr/>
      </vt:variant>
      <vt:variant>
        <vt:lpwstr>_Toc133693602</vt:lpwstr>
      </vt:variant>
      <vt:variant>
        <vt:i4>1114173</vt:i4>
      </vt:variant>
      <vt:variant>
        <vt:i4>758</vt:i4>
      </vt:variant>
      <vt:variant>
        <vt:i4>0</vt:i4>
      </vt:variant>
      <vt:variant>
        <vt:i4>5</vt:i4>
      </vt:variant>
      <vt:variant>
        <vt:lpwstr/>
      </vt:variant>
      <vt:variant>
        <vt:lpwstr>_Toc133693601</vt:lpwstr>
      </vt:variant>
      <vt:variant>
        <vt:i4>1114173</vt:i4>
      </vt:variant>
      <vt:variant>
        <vt:i4>752</vt:i4>
      </vt:variant>
      <vt:variant>
        <vt:i4>0</vt:i4>
      </vt:variant>
      <vt:variant>
        <vt:i4>5</vt:i4>
      </vt:variant>
      <vt:variant>
        <vt:lpwstr/>
      </vt:variant>
      <vt:variant>
        <vt:lpwstr>_Toc133693600</vt:lpwstr>
      </vt:variant>
      <vt:variant>
        <vt:i4>1572926</vt:i4>
      </vt:variant>
      <vt:variant>
        <vt:i4>746</vt:i4>
      </vt:variant>
      <vt:variant>
        <vt:i4>0</vt:i4>
      </vt:variant>
      <vt:variant>
        <vt:i4>5</vt:i4>
      </vt:variant>
      <vt:variant>
        <vt:lpwstr/>
      </vt:variant>
      <vt:variant>
        <vt:lpwstr>_Toc133693599</vt:lpwstr>
      </vt:variant>
      <vt:variant>
        <vt:i4>1572926</vt:i4>
      </vt:variant>
      <vt:variant>
        <vt:i4>740</vt:i4>
      </vt:variant>
      <vt:variant>
        <vt:i4>0</vt:i4>
      </vt:variant>
      <vt:variant>
        <vt:i4>5</vt:i4>
      </vt:variant>
      <vt:variant>
        <vt:lpwstr/>
      </vt:variant>
      <vt:variant>
        <vt:lpwstr>_Toc133693598</vt:lpwstr>
      </vt:variant>
      <vt:variant>
        <vt:i4>1572926</vt:i4>
      </vt:variant>
      <vt:variant>
        <vt:i4>734</vt:i4>
      </vt:variant>
      <vt:variant>
        <vt:i4>0</vt:i4>
      </vt:variant>
      <vt:variant>
        <vt:i4>5</vt:i4>
      </vt:variant>
      <vt:variant>
        <vt:lpwstr/>
      </vt:variant>
      <vt:variant>
        <vt:lpwstr>_Toc133693597</vt:lpwstr>
      </vt:variant>
      <vt:variant>
        <vt:i4>1572926</vt:i4>
      </vt:variant>
      <vt:variant>
        <vt:i4>728</vt:i4>
      </vt:variant>
      <vt:variant>
        <vt:i4>0</vt:i4>
      </vt:variant>
      <vt:variant>
        <vt:i4>5</vt:i4>
      </vt:variant>
      <vt:variant>
        <vt:lpwstr/>
      </vt:variant>
      <vt:variant>
        <vt:lpwstr>_Toc133693596</vt:lpwstr>
      </vt:variant>
      <vt:variant>
        <vt:i4>1572926</vt:i4>
      </vt:variant>
      <vt:variant>
        <vt:i4>722</vt:i4>
      </vt:variant>
      <vt:variant>
        <vt:i4>0</vt:i4>
      </vt:variant>
      <vt:variant>
        <vt:i4>5</vt:i4>
      </vt:variant>
      <vt:variant>
        <vt:lpwstr/>
      </vt:variant>
      <vt:variant>
        <vt:lpwstr>_Toc133693595</vt:lpwstr>
      </vt:variant>
      <vt:variant>
        <vt:i4>1572926</vt:i4>
      </vt:variant>
      <vt:variant>
        <vt:i4>716</vt:i4>
      </vt:variant>
      <vt:variant>
        <vt:i4>0</vt:i4>
      </vt:variant>
      <vt:variant>
        <vt:i4>5</vt:i4>
      </vt:variant>
      <vt:variant>
        <vt:lpwstr/>
      </vt:variant>
      <vt:variant>
        <vt:lpwstr>_Toc133693594</vt:lpwstr>
      </vt:variant>
      <vt:variant>
        <vt:i4>1572926</vt:i4>
      </vt:variant>
      <vt:variant>
        <vt:i4>710</vt:i4>
      </vt:variant>
      <vt:variant>
        <vt:i4>0</vt:i4>
      </vt:variant>
      <vt:variant>
        <vt:i4>5</vt:i4>
      </vt:variant>
      <vt:variant>
        <vt:lpwstr/>
      </vt:variant>
      <vt:variant>
        <vt:lpwstr>_Toc133693593</vt:lpwstr>
      </vt:variant>
      <vt:variant>
        <vt:i4>1572926</vt:i4>
      </vt:variant>
      <vt:variant>
        <vt:i4>704</vt:i4>
      </vt:variant>
      <vt:variant>
        <vt:i4>0</vt:i4>
      </vt:variant>
      <vt:variant>
        <vt:i4>5</vt:i4>
      </vt:variant>
      <vt:variant>
        <vt:lpwstr/>
      </vt:variant>
      <vt:variant>
        <vt:lpwstr>_Toc133693592</vt:lpwstr>
      </vt:variant>
      <vt:variant>
        <vt:i4>1572926</vt:i4>
      </vt:variant>
      <vt:variant>
        <vt:i4>698</vt:i4>
      </vt:variant>
      <vt:variant>
        <vt:i4>0</vt:i4>
      </vt:variant>
      <vt:variant>
        <vt:i4>5</vt:i4>
      </vt:variant>
      <vt:variant>
        <vt:lpwstr/>
      </vt:variant>
      <vt:variant>
        <vt:lpwstr>_Toc133693591</vt:lpwstr>
      </vt:variant>
      <vt:variant>
        <vt:i4>1572926</vt:i4>
      </vt:variant>
      <vt:variant>
        <vt:i4>692</vt:i4>
      </vt:variant>
      <vt:variant>
        <vt:i4>0</vt:i4>
      </vt:variant>
      <vt:variant>
        <vt:i4>5</vt:i4>
      </vt:variant>
      <vt:variant>
        <vt:lpwstr/>
      </vt:variant>
      <vt:variant>
        <vt:lpwstr>_Toc133693590</vt:lpwstr>
      </vt:variant>
      <vt:variant>
        <vt:i4>1638462</vt:i4>
      </vt:variant>
      <vt:variant>
        <vt:i4>686</vt:i4>
      </vt:variant>
      <vt:variant>
        <vt:i4>0</vt:i4>
      </vt:variant>
      <vt:variant>
        <vt:i4>5</vt:i4>
      </vt:variant>
      <vt:variant>
        <vt:lpwstr/>
      </vt:variant>
      <vt:variant>
        <vt:lpwstr>_Toc133693589</vt:lpwstr>
      </vt:variant>
      <vt:variant>
        <vt:i4>1638462</vt:i4>
      </vt:variant>
      <vt:variant>
        <vt:i4>680</vt:i4>
      </vt:variant>
      <vt:variant>
        <vt:i4>0</vt:i4>
      </vt:variant>
      <vt:variant>
        <vt:i4>5</vt:i4>
      </vt:variant>
      <vt:variant>
        <vt:lpwstr/>
      </vt:variant>
      <vt:variant>
        <vt:lpwstr>_Toc133693588</vt:lpwstr>
      </vt:variant>
      <vt:variant>
        <vt:i4>1638462</vt:i4>
      </vt:variant>
      <vt:variant>
        <vt:i4>674</vt:i4>
      </vt:variant>
      <vt:variant>
        <vt:i4>0</vt:i4>
      </vt:variant>
      <vt:variant>
        <vt:i4>5</vt:i4>
      </vt:variant>
      <vt:variant>
        <vt:lpwstr/>
      </vt:variant>
      <vt:variant>
        <vt:lpwstr>_Toc133693587</vt:lpwstr>
      </vt:variant>
      <vt:variant>
        <vt:i4>1638462</vt:i4>
      </vt:variant>
      <vt:variant>
        <vt:i4>668</vt:i4>
      </vt:variant>
      <vt:variant>
        <vt:i4>0</vt:i4>
      </vt:variant>
      <vt:variant>
        <vt:i4>5</vt:i4>
      </vt:variant>
      <vt:variant>
        <vt:lpwstr/>
      </vt:variant>
      <vt:variant>
        <vt:lpwstr>_Toc133693586</vt:lpwstr>
      </vt:variant>
      <vt:variant>
        <vt:i4>1638462</vt:i4>
      </vt:variant>
      <vt:variant>
        <vt:i4>662</vt:i4>
      </vt:variant>
      <vt:variant>
        <vt:i4>0</vt:i4>
      </vt:variant>
      <vt:variant>
        <vt:i4>5</vt:i4>
      </vt:variant>
      <vt:variant>
        <vt:lpwstr/>
      </vt:variant>
      <vt:variant>
        <vt:lpwstr>_Toc133693585</vt:lpwstr>
      </vt:variant>
      <vt:variant>
        <vt:i4>1638462</vt:i4>
      </vt:variant>
      <vt:variant>
        <vt:i4>656</vt:i4>
      </vt:variant>
      <vt:variant>
        <vt:i4>0</vt:i4>
      </vt:variant>
      <vt:variant>
        <vt:i4>5</vt:i4>
      </vt:variant>
      <vt:variant>
        <vt:lpwstr/>
      </vt:variant>
      <vt:variant>
        <vt:lpwstr>_Toc133693584</vt:lpwstr>
      </vt:variant>
      <vt:variant>
        <vt:i4>1638462</vt:i4>
      </vt:variant>
      <vt:variant>
        <vt:i4>650</vt:i4>
      </vt:variant>
      <vt:variant>
        <vt:i4>0</vt:i4>
      </vt:variant>
      <vt:variant>
        <vt:i4>5</vt:i4>
      </vt:variant>
      <vt:variant>
        <vt:lpwstr/>
      </vt:variant>
      <vt:variant>
        <vt:lpwstr>_Toc133693583</vt:lpwstr>
      </vt:variant>
      <vt:variant>
        <vt:i4>1638462</vt:i4>
      </vt:variant>
      <vt:variant>
        <vt:i4>644</vt:i4>
      </vt:variant>
      <vt:variant>
        <vt:i4>0</vt:i4>
      </vt:variant>
      <vt:variant>
        <vt:i4>5</vt:i4>
      </vt:variant>
      <vt:variant>
        <vt:lpwstr/>
      </vt:variant>
      <vt:variant>
        <vt:lpwstr>_Toc133693582</vt:lpwstr>
      </vt:variant>
      <vt:variant>
        <vt:i4>1638462</vt:i4>
      </vt:variant>
      <vt:variant>
        <vt:i4>638</vt:i4>
      </vt:variant>
      <vt:variant>
        <vt:i4>0</vt:i4>
      </vt:variant>
      <vt:variant>
        <vt:i4>5</vt:i4>
      </vt:variant>
      <vt:variant>
        <vt:lpwstr/>
      </vt:variant>
      <vt:variant>
        <vt:lpwstr>_Toc133693581</vt:lpwstr>
      </vt:variant>
      <vt:variant>
        <vt:i4>1638462</vt:i4>
      </vt:variant>
      <vt:variant>
        <vt:i4>632</vt:i4>
      </vt:variant>
      <vt:variant>
        <vt:i4>0</vt:i4>
      </vt:variant>
      <vt:variant>
        <vt:i4>5</vt:i4>
      </vt:variant>
      <vt:variant>
        <vt:lpwstr/>
      </vt:variant>
      <vt:variant>
        <vt:lpwstr>_Toc133693580</vt:lpwstr>
      </vt:variant>
      <vt:variant>
        <vt:i4>1441854</vt:i4>
      </vt:variant>
      <vt:variant>
        <vt:i4>626</vt:i4>
      </vt:variant>
      <vt:variant>
        <vt:i4>0</vt:i4>
      </vt:variant>
      <vt:variant>
        <vt:i4>5</vt:i4>
      </vt:variant>
      <vt:variant>
        <vt:lpwstr/>
      </vt:variant>
      <vt:variant>
        <vt:lpwstr>_Toc133693579</vt:lpwstr>
      </vt:variant>
      <vt:variant>
        <vt:i4>1441854</vt:i4>
      </vt:variant>
      <vt:variant>
        <vt:i4>620</vt:i4>
      </vt:variant>
      <vt:variant>
        <vt:i4>0</vt:i4>
      </vt:variant>
      <vt:variant>
        <vt:i4>5</vt:i4>
      </vt:variant>
      <vt:variant>
        <vt:lpwstr/>
      </vt:variant>
      <vt:variant>
        <vt:lpwstr>_Toc133693578</vt:lpwstr>
      </vt:variant>
      <vt:variant>
        <vt:i4>1441854</vt:i4>
      </vt:variant>
      <vt:variant>
        <vt:i4>614</vt:i4>
      </vt:variant>
      <vt:variant>
        <vt:i4>0</vt:i4>
      </vt:variant>
      <vt:variant>
        <vt:i4>5</vt:i4>
      </vt:variant>
      <vt:variant>
        <vt:lpwstr/>
      </vt:variant>
      <vt:variant>
        <vt:lpwstr>_Toc133693577</vt:lpwstr>
      </vt:variant>
      <vt:variant>
        <vt:i4>1441854</vt:i4>
      </vt:variant>
      <vt:variant>
        <vt:i4>608</vt:i4>
      </vt:variant>
      <vt:variant>
        <vt:i4>0</vt:i4>
      </vt:variant>
      <vt:variant>
        <vt:i4>5</vt:i4>
      </vt:variant>
      <vt:variant>
        <vt:lpwstr/>
      </vt:variant>
      <vt:variant>
        <vt:lpwstr>_Toc133693576</vt:lpwstr>
      </vt:variant>
      <vt:variant>
        <vt:i4>1441854</vt:i4>
      </vt:variant>
      <vt:variant>
        <vt:i4>602</vt:i4>
      </vt:variant>
      <vt:variant>
        <vt:i4>0</vt:i4>
      </vt:variant>
      <vt:variant>
        <vt:i4>5</vt:i4>
      </vt:variant>
      <vt:variant>
        <vt:lpwstr/>
      </vt:variant>
      <vt:variant>
        <vt:lpwstr>_Toc133693575</vt:lpwstr>
      </vt:variant>
      <vt:variant>
        <vt:i4>1441854</vt:i4>
      </vt:variant>
      <vt:variant>
        <vt:i4>596</vt:i4>
      </vt:variant>
      <vt:variant>
        <vt:i4>0</vt:i4>
      </vt:variant>
      <vt:variant>
        <vt:i4>5</vt:i4>
      </vt:variant>
      <vt:variant>
        <vt:lpwstr/>
      </vt:variant>
      <vt:variant>
        <vt:lpwstr>_Toc133693574</vt:lpwstr>
      </vt:variant>
      <vt:variant>
        <vt:i4>1441854</vt:i4>
      </vt:variant>
      <vt:variant>
        <vt:i4>590</vt:i4>
      </vt:variant>
      <vt:variant>
        <vt:i4>0</vt:i4>
      </vt:variant>
      <vt:variant>
        <vt:i4>5</vt:i4>
      </vt:variant>
      <vt:variant>
        <vt:lpwstr/>
      </vt:variant>
      <vt:variant>
        <vt:lpwstr>_Toc133693573</vt:lpwstr>
      </vt:variant>
      <vt:variant>
        <vt:i4>1441854</vt:i4>
      </vt:variant>
      <vt:variant>
        <vt:i4>584</vt:i4>
      </vt:variant>
      <vt:variant>
        <vt:i4>0</vt:i4>
      </vt:variant>
      <vt:variant>
        <vt:i4>5</vt:i4>
      </vt:variant>
      <vt:variant>
        <vt:lpwstr/>
      </vt:variant>
      <vt:variant>
        <vt:lpwstr>_Toc133693572</vt:lpwstr>
      </vt:variant>
      <vt:variant>
        <vt:i4>1441854</vt:i4>
      </vt:variant>
      <vt:variant>
        <vt:i4>578</vt:i4>
      </vt:variant>
      <vt:variant>
        <vt:i4>0</vt:i4>
      </vt:variant>
      <vt:variant>
        <vt:i4>5</vt:i4>
      </vt:variant>
      <vt:variant>
        <vt:lpwstr/>
      </vt:variant>
      <vt:variant>
        <vt:lpwstr>_Toc133693571</vt:lpwstr>
      </vt:variant>
      <vt:variant>
        <vt:i4>1441854</vt:i4>
      </vt:variant>
      <vt:variant>
        <vt:i4>572</vt:i4>
      </vt:variant>
      <vt:variant>
        <vt:i4>0</vt:i4>
      </vt:variant>
      <vt:variant>
        <vt:i4>5</vt:i4>
      </vt:variant>
      <vt:variant>
        <vt:lpwstr/>
      </vt:variant>
      <vt:variant>
        <vt:lpwstr>_Toc133693570</vt:lpwstr>
      </vt:variant>
      <vt:variant>
        <vt:i4>1507390</vt:i4>
      </vt:variant>
      <vt:variant>
        <vt:i4>566</vt:i4>
      </vt:variant>
      <vt:variant>
        <vt:i4>0</vt:i4>
      </vt:variant>
      <vt:variant>
        <vt:i4>5</vt:i4>
      </vt:variant>
      <vt:variant>
        <vt:lpwstr/>
      </vt:variant>
      <vt:variant>
        <vt:lpwstr>_Toc133693569</vt:lpwstr>
      </vt:variant>
      <vt:variant>
        <vt:i4>1507390</vt:i4>
      </vt:variant>
      <vt:variant>
        <vt:i4>560</vt:i4>
      </vt:variant>
      <vt:variant>
        <vt:i4>0</vt:i4>
      </vt:variant>
      <vt:variant>
        <vt:i4>5</vt:i4>
      </vt:variant>
      <vt:variant>
        <vt:lpwstr/>
      </vt:variant>
      <vt:variant>
        <vt:lpwstr>_Toc133693568</vt:lpwstr>
      </vt:variant>
      <vt:variant>
        <vt:i4>1507390</vt:i4>
      </vt:variant>
      <vt:variant>
        <vt:i4>554</vt:i4>
      </vt:variant>
      <vt:variant>
        <vt:i4>0</vt:i4>
      </vt:variant>
      <vt:variant>
        <vt:i4>5</vt:i4>
      </vt:variant>
      <vt:variant>
        <vt:lpwstr/>
      </vt:variant>
      <vt:variant>
        <vt:lpwstr>_Toc133693567</vt:lpwstr>
      </vt:variant>
      <vt:variant>
        <vt:i4>1507390</vt:i4>
      </vt:variant>
      <vt:variant>
        <vt:i4>548</vt:i4>
      </vt:variant>
      <vt:variant>
        <vt:i4>0</vt:i4>
      </vt:variant>
      <vt:variant>
        <vt:i4>5</vt:i4>
      </vt:variant>
      <vt:variant>
        <vt:lpwstr/>
      </vt:variant>
      <vt:variant>
        <vt:lpwstr>_Toc133693566</vt:lpwstr>
      </vt:variant>
      <vt:variant>
        <vt:i4>1507390</vt:i4>
      </vt:variant>
      <vt:variant>
        <vt:i4>542</vt:i4>
      </vt:variant>
      <vt:variant>
        <vt:i4>0</vt:i4>
      </vt:variant>
      <vt:variant>
        <vt:i4>5</vt:i4>
      </vt:variant>
      <vt:variant>
        <vt:lpwstr/>
      </vt:variant>
      <vt:variant>
        <vt:lpwstr>_Toc133693565</vt:lpwstr>
      </vt:variant>
      <vt:variant>
        <vt:i4>1507390</vt:i4>
      </vt:variant>
      <vt:variant>
        <vt:i4>536</vt:i4>
      </vt:variant>
      <vt:variant>
        <vt:i4>0</vt:i4>
      </vt:variant>
      <vt:variant>
        <vt:i4>5</vt:i4>
      </vt:variant>
      <vt:variant>
        <vt:lpwstr/>
      </vt:variant>
      <vt:variant>
        <vt:lpwstr>_Toc133693564</vt:lpwstr>
      </vt:variant>
      <vt:variant>
        <vt:i4>1507390</vt:i4>
      </vt:variant>
      <vt:variant>
        <vt:i4>530</vt:i4>
      </vt:variant>
      <vt:variant>
        <vt:i4>0</vt:i4>
      </vt:variant>
      <vt:variant>
        <vt:i4>5</vt:i4>
      </vt:variant>
      <vt:variant>
        <vt:lpwstr/>
      </vt:variant>
      <vt:variant>
        <vt:lpwstr>_Toc133693563</vt:lpwstr>
      </vt:variant>
      <vt:variant>
        <vt:i4>1507390</vt:i4>
      </vt:variant>
      <vt:variant>
        <vt:i4>524</vt:i4>
      </vt:variant>
      <vt:variant>
        <vt:i4>0</vt:i4>
      </vt:variant>
      <vt:variant>
        <vt:i4>5</vt:i4>
      </vt:variant>
      <vt:variant>
        <vt:lpwstr/>
      </vt:variant>
      <vt:variant>
        <vt:lpwstr>_Toc133693562</vt:lpwstr>
      </vt:variant>
      <vt:variant>
        <vt:i4>1507390</vt:i4>
      </vt:variant>
      <vt:variant>
        <vt:i4>518</vt:i4>
      </vt:variant>
      <vt:variant>
        <vt:i4>0</vt:i4>
      </vt:variant>
      <vt:variant>
        <vt:i4>5</vt:i4>
      </vt:variant>
      <vt:variant>
        <vt:lpwstr/>
      </vt:variant>
      <vt:variant>
        <vt:lpwstr>_Toc133693561</vt:lpwstr>
      </vt:variant>
      <vt:variant>
        <vt:i4>1507390</vt:i4>
      </vt:variant>
      <vt:variant>
        <vt:i4>512</vt:i4>
      </vt:variant>
      <vt:variant>
        <vt:i4>0</vt:i4>
      </vt:variant>
      <vt:variant>
        <vt:i4>5</vt:i4>
      </vt:variant>
      <vt:variant>
        <vt:lpwstr/>
      </vt:variant>
      <vt:variant>
        <vt:lpwstr>_Toc133693560</vt:lpwstr>
      </vt:variant>
      <vt:variant>
        <vt:i4>1310782</vt:i4>
      </vt:variant>
      <vt:variant>
        <vt:i4>506</vt:i4>
      </vt:variant>
      <vt:variant>
        <vt:i4>0</vt:i4>
      </vt:variant>
      <vt:variant>
        <vt:i4>5</vt:i4>
      </vt:variant>
      <vt:variant>
        <vt:lpwstr/>
      </vt:variant>
      <vt:variant>
        <vt:lpwstr>_Toc133693559</vt:lpwstr>
      </vt:variant>
      <vt:variant>
        <vt:i4>1310782</vt:i4>
      </vt:variant>
      <vt:variant>
        <vt:i4>500</vt:i4>
      </vt:variant>
      <vt:variant>
        <vt:i4>0</vt:i4>
      </vt:variant>
      <vt:variant>
        <vt:i4>5</vt:i4>
      </vt:variant>
      <vt:variant>
        <vt:lpwstr/>
      </vt:variant>
      <vt:variant>
        <vt:lpwstr>_Toc133693558</vt:lpwstr>
      </vt:variant>
      <vt:variant>
        <vt:i4>1310782</vt:i4>
      </vt:variant>
      <vt:variant>
        <vt:i4>494</vt:i4>
      </vt:variant>
      <vt:variant>
        <vt:i4>0</vt:i4>
      </vt:variant>
      <vt:variant>
        <vt:i4>5</vt:i4>
      </vt:variant>
      <vt:variant>
        <vt:lpwstr/>
      </vt:variant>
      <vt:variant>
        <vt:lpwstr>_Toc133693557</vt:lpwstr>
      </vt:variant>
      <vt:variant>
        <vt:i4>1310782</vt:i4>
      </vt:variant>
      <vt:variant>
        <vt:i4>488</vt:i4>
      </vt:variant>
      <vt:variant>
        <vt:i4>0</vt:i4>
      </vt:variant>
      <vt:variant>
        <vt:i4>5</vt:i4>
      </vt:variant>
      <vt:variant>
        <vt:lpwstr/>
      </vt:variant>
      <vt:variant>
        <vt:lpwstr>_Toc133693556</vt:lpwstr>
      </vt:variant>
      <vt:variant>
        <vt:i4>1310782</vt:i4>
      </vt:variant>
      <vt:variant>
        <vt:i4>482</vt:i4>
      </vt:variant>
      <vt:variant>
        <vt:i4>0</vt:i4>
      </vt:variant>
      <vt:variant>
        <vt:i4>5</vt:i4>
      </vt:variant>
      <vt:variant>
        <vt:lpwstr/>
      </vt:variant>
      <vt:variant>
        <vt:lpwstr>_Toc133693555</vt:lpwstr>
      </vt:variant>
      <vt:variant>
        <vt:i4>1310782</vt:i4>
      </vt:variant>
      <vt:variant>
        <vt:i4>476</vt:i4>
      </vt:variant>
      <vt:variant>
        <vt:i4>0</vt:i4>
      </vt:variant>
      <vt:variant>
        <vt:i4>5</vt:i4>
      </vt:variant>
      <vt:variant>
        <vt:lpwstr/>
      </vt:variant>
      <vt:variant>
        <vt:lpwstr>_Toc133693554</vt:lpwstr>
      </vt:variant>
      <vt:variant>
        <vt:i4>1310782</vt:i4>
      </vt:variant>
      <vt:variant>
        <vt:i4>470</vt:i4>
      </vt:variant>
      <vt:variant>
        <vt:i4>0</vt:i4>
      </vt:variant>
      <vt:variant>
        <vt:i4>5</vt:i4>
      </vt:variant>
      <vt:variant>
        <vt:lpwstr/>
      </vt:variant>
      <vt:variant>
        <vt:lpwstr>_Toc133693553</vt:lpwstr>
      </vt:variant>
      <vt:variant>
        <vt:i4>1310782</vt:i4>
      </vt:variant>
      <vt:variant>
        <vt:i4>464</vt:i4>
      </vt:variant>
      <vt:variant>
        <vt:i4>0</vt:i4>
      </vt:variant>
      <vt:variant>
        <vt:i4>5</vt:i4>
      </vt:variant>
      <vt:variant>
        <vt:lpwstr/>
      </vt:variant>
      <vt:variant>
        <vt:lpwstr>_Toc133693552</vt:lpwstr>
      </vt:variant>
      <vt:variant>
        <vt:i4>1310782</vt:i4>
      </vt:variant>
      <vt:variant>
        <vt:i4>458</vt:i4>
      </vt:variant>
      <vt:variant>
        <vt:i4>0</vt:i4>
      </vt:variant>
      <vt:variant>
        <vt:i4>5</vt:i4>
      </vt:variant>
      <vt:variant>
        <vt:lpwstr/>
      </vt:variant>
      <vt:variant>
        <vt:lpwstr>_Toc133693551</vt:lpwstr>
      </vt:variant>
      <vt:variant>
        <vt:i4>1310782</vt:i4>
      </vt:variant>
      <vt:variant>
        <vt:i4>452</vt:i4>
      </vt:variant>
      <vt:variant>
        <vt:i4>0</vt:i4>
      </vt:variant>
      <vt:variant>
        <vt:i4>5</vt:i4>
      </vt:variant>
      <vt:variant>
        <vt:lpwstr/>
      </vt:variant>
      <vt:variant>
        <vt:lpwstr>_Toc133693550</vt:lpwstr>
      </vt:variant>
      <vt:variant>
        <vt:i4>1376318</vt:i4>
      </vt:variant>
      <vt:variant>
        <vt:i4>446</vt:i4>
      </vt:variant>
      <vt:variant>
        <vt:i4>0</vt:i4>
      </vt:variant>
      <vt:variant>
        <vt:i4>5</vt:i4>
      </vt:variant>
      <vt:variant>
        <vt:lpwstr/>
      </vt:variant>
      <vt:variant>
        <vt:lpwstr>_Toc133693549</vt:lpwstr>
      </vt:variant>
      <vt:variant>
        <vt:i4>1376318</vt:i4>
      </vt:variant>
      <vt:variant>
        <vt:i4>440</vt:i4>
      </vt:variant>
      <vt:variant>
        <vt:i4>0</vt:i4>
      </vt:variant>
      <vt:variant>
        <vt:i4>5</vt:i4>
      </vt:variant>
      <vt:variant>
        <vt:lpwstr/>
      </vt:variant>
      <vt:variant>
        <vt:lpwstr>_Toc133693548</vt:lpwstr>
      </vt:variant>
      <vt:variant>
        <vt:i4>1376318</vt:i4>
      </vt:variant>
      <vt:variant>
        <vt:i4>434</vt:i4>
      </vt:variant>
      <vt:variant>
        <vt:i4>0</vt:i4>
      </vt:variant>
      <vt:variant>
        <vt:i4>5</vt:i4>
      </vt:variant>
      <vt:variant>
        <vt:lpwstr/>
      </vt:variant>
      <vt:variant>
        <vt:lpwstr>_Toc133693547</vt:lpwstr>
      </vt:variant>
      <vt:variant>
        <vt:i4>1376318</vt:i4>
      </vt:variant>
      <vt:variant>
        <vt:i4>428</vt:i4>
      </vt:variant>
      <vt:variant>
        <vt:i4>0</vt:i4>
      </vt:variant>
      <vt:variant>
        <vt:i4>5</vt:i4>
      </vt:variant>
      <vt:variant>
        <vt:lpwstr/>
      </vt:variant>
      <vt:variant>
        <vt:lpwstr>_Toc133693546</vt:lpwstr>
      </vt:variant>
      <vt:variant>
        <vt:i4>1376318</vt:i4>
      </vt:variant>
      <vt:variant>
        <vt:i4>422</vt:i4>
      </vt:variant>
      <vt:variant>
        <vt:i4>0</vt:i4>
      </vt:variant>
      <vt:variant>
        <vt:i4>5</vt:i4>
      </vt:variant>
      <vt:variant>
        <vt:lpwstr/>
      </vt:variant>
      <vt:variant>
        <vt:lpwstr>_Toc133693545</vt:lpwstr>
      </vt:variant>
      <vt:variant>
        <vt:i4>1376318</vt:i4>
      </vt:variant>
      <vt:variant>
        <vt:i4>416</vt:i4>
      </vt:variant>
      <vt:variant>
        <vt:i4>0</vt:i4>
      </vt:variant>
      <vt:variant>
        <vt:i4>5</vt:i4>
      </vt:variant>
      <vt:variant>
        <vt:lpwstr/>
      </vt:variant>
      <vt:variant>
        <vt:lpwstr>_Toc133693544</vt:lpwstr>
      </vt:variant>
      <vt:variant>
        <vt:i4>1376318</vt:i4>
      </vt:variant>
      <vt:variant>
        <vt:i4>410</vt:i4>
      </vt:variant>
      <vt:variant>
        <vt:i4>0</vt:i4>
      </vt:variant>
      <vt:variant>
        <vt:i4>5</vt:i4>
      </vt:variant>
      <vt:variant>
        <vt:lpwstr/>
      </vt:variant>
      <vt:variant>
        <vt:lpwstr>_Toc133693543</vt:lpwstr>
      </vt:variant>
      <vt:variant>
        <vt:i4>1376318</vt:i4>
      </vt:variant>
      <vt:variant>
        <vt:i4>404</vt:i4>
      </vt:variant>
      <vt:variant>
        <vt:i4>0</vt:i4>
      </vt:variant>
      <vt:variant>
        <vt:i4>5</vt:i4>
      </vt:variant>
      <vt:variant>
        <vt:lpwstr/>
      </vt:variant>
      <vt:variant>
        <vt:lpwstr>_Toc133693542</vt:lpwstr>
      </vt:variant>
      <vt:variant>
        <vt:i4>1376318</vt:i4>
      </vt:variant>
      <vt:variant>
        <vt:i4>398</vt:i4>
      </vt:variant>
      <vt:variant>
        <vt:i4>0</vt:i4>
      </vt:variant>
      <vt:variant>
        <vt:i4>5</vt:i4>
      </vt:variant>
      <vt:variant>
        <vt:lpwstr/>
      </vt:variant>
      <vt:variant>
        <vt:lpwstr>_Toc133693541</vt:lpwstr>
      </vt:variant>
      <vt:variant>
        <vt:i4>1376318</vt:i4>
      </vt:variant>
      <vt:variant>
        <vt:i4>392</vt:i4>
      </vt:variant>
      <vt:variant>
        <vt:i4>0</vt:i4>
      </vt:variant>
      <vt:variant>
        <vt:i4>5</vt:i4>
      </vt:variant>
      <vt:variant>
        <vt:lpwstr/>
      </vt:variant>
      <vt:variant>
        <vt:lpwstr>_Toc133693540</vt:lpwstr>
      </vt:variant>
      <vt:variant>
        <vt:i4>1179710</vt:i4>
      </vt:variant>
      <vt:variant>
        <vt:i4>386</vt:i4>
      </vt:variant>
      <vt:variant>
        <vt:i4>0</vt:i4>
      </vt:variant>
      <vt:variant>
        <vt:i4>5</vt:i4>
      </vt:variant>
      <vt:variant>
        <vt:lpwstr/>
      </vt:variant>
      <vt:variant>
        <vt:lpwstr>_Toc133693539</vt:lpwstr>
      </vt:variant>
      <vt:variant>
        <vt:i4>1179710</vt:i4>
      </vt:variant>
      <vt:variant>
        <vt:i4>380</vt:i4>
      </vt:variant>
      <vt:variant>
        <vt:i4>0</vt:i4>
      </vt:variant>
      <vt:variant>
        <vt:i4>5</vt:i4>
      </vt:variant>
      <vt:variant>
        <vt:lpwstr/>
      </vt:variant>
      <vt:variant>
        <vt:lpwstr>_Toc133693538</vt:lpwstr>
      </vt:variant>
      <vt:variant>
        <vt:i4>1179710</vt:i4>
      </vt:variant>
      <vt:variant>
        <vt:i4>374</vt:i4>
      </vt:variant>
      <vt:variant>
        <vt:i4>0</vt:i4>
      </vt:variant>
      <vt:variant>
        <vt:i4>5</vt:i4>
      </vt:variant>
      <vt:variant>
        <vt:lpwstr/>
      </vt:variant>
      <vt:variant>
        <vt:lpwstr>_Toc133693537</vt:lpwstr>
      </vt:variant>
      <vt:variant>
        <vt:i4>1179710</vt:i4>
      </vt:variant>
      <vt:variant>
        <vt:i4>368</vt:i4>
      </vt:variant>
      <vt:variant>
        <vt:i4>0</vt:i4>
      </vt:variant>
      <vt:variant>
        <vt:i4>5</vt:i4>
      </vt:variant>
      <vt:variant>
        <vt:lpwstr/>
      </vt:variant>
      <vt:variant>
        <vt:lpwstr>_Toc133693536</vt:lpwstr>
      </vt:variant>
      <vt:variant>
        <vt:i4>1179710</vt:i4>
      </vt:variant>
      <vt:variant>
        <vt:i4>362</vt:i4>
      </vt:variant>
      <vt:variant>
        <vt:i4>0</vt:i4>
      </vt:variant>
      <vt:variant>
        <vt:i4>5</vt:i4>
      </vt:variant>
      <vt:variant>
        <vt:lpwstr/>
      </vt:variant>
      <vt:variant>
        <vt:lpwstr>_Toc133693535</vt:lpwstr>
      </vt:variant>
      <vt:variant>
        <vt:i4>1179710</vt:i4>
      </vt:variant>
      <vt:variant>
        <vt:i4>356</vt:i4>
      </vt:variant>
      <vt:variant>
        <vt:i4>0</vt:i4>
      </vt:variant>
      <vt:variant>
        <vt:i4>5</vt:i4>
      </vt:variant>
      <vt:variant>
        <vt:lpwstr/>
      </vt:variant>
      <vt:variant>
        <vt:lpwstr>_Toc133693534</vt:lpwstr>
      </vt:variant>
      <vt:variant>
        <vt:i4>1179710</vt:i4>
      </vt:variant>
      <vt:variant>
        <vt:i4>350</vt:i4>
      </vt:variant>
      <vt:variant>
        <vt:i4>0</vt:i4>
      </vt:variant>
      <vt:variant>
        <vt:i4>5</vt:i4>
      </vt:variant>
      <vt:variant>
        <vt:lpwstr/>
      </vt:variant>
      <vt:variant>
        <vt:lpwstr>_Toc133693533</vt:lpwstr>
      </vt:variant>
      <vt:variant>
        <vt:i4>1179710</vt:i4>
      </vt:variant>
      <vt:variant>
        <vt:i4>344</vt:i4>
      </vt:variant>
      <vt:variant>
        <vt:i4>0</vt:i4>
      </vt:variant>
      <vt:variant>
        <vt:i4>5</vt:i4>
      </vt:variant>
      <vt:variant>
        <vt:lpwstr/>
      </vt:variant>
      <vt:variant>
        <vt:lpwstr>_Toc133693532</vt:lpwstr>
      </vt:variant>
      <vt:variant>
        <vt:i4>1179710</vt:i4>
      </vt:variant>
      <vt:variant>
        <vt:i4>338</vt:i4>
      </vt:variant>
      <vt:variant>
        <vt:i4>0</vt:i4>
      </vt:variant>
      <vt:variant>
        <vt:i4>5</vt:i4>
      </vt:variant>
      <vt:variant>
        <vt:lpwstr/>
      </vt:variant>
      <vt:variant>
        <vt:lpwstr>_Toc133693531</vt:lpwstr>
      </vt:variant>
      <vt:variant>
        <vt:i4>1179710</vt:i4>
      </vt:variant>
      <vt:variant>
        <vt:i4>332</vt:i4>
      </vt:variant>
      <vt:variant>
        <vt:i4>0</vt:i4>
      </vt:variant>
      <vt:variant>
        <vt:i4>5</vt:i4>
      </vt:variant>
      <vt:variant>
        <vt:lpwstr/>
      </vt:variant>
      <vt:variant>
        <vt:lpwstr>_Toc133693530</vt:lpwstr>
      </vt:variant>
      <vt:variant>
        <vt:i4>1245246</vt:i4>
      </vt:variant>
      <vt:variant>
        <vt:i4>326</vt:i4>
      </vt:variant>
      <vt:variant>
        <vt:i4>0</vt:i4>
      </vt:variant>
      <vt:variant>
        <vt:i4>5</vt:i4>
      </vt:variant>
      <vt:variant>
        <vt:lpwstr/>
      </vt:variant>
      <vt:variant>
        <vt:lpwstr>_Toc133693529</vt:lpwstr>
      </vt:variant>
      <vt:variant>
        <vt:i4>1245246</vt:i4>
      </vt:variant>
      <vt:variant>
        <vt:i4>320</vt:i4>
      </vt:variant>
      <vt:variant>
        <vt:i4>0</vt:i4>
      </vt:variant>
      <vt:variant>
        <vt:i4>5</vt:i4>
      </vt:variant>
      <vt:variant>
        <vt:lpwstr/>
      </vt:variant>
      <vt:variant>
        <vt:lpwstr>_Toc133693528</vt:lpwstr>
      </vt:variant>
      <vt:variant>
        <vt:i4>1245246</vt:i4>
      </vt:variant>
      <vt:variant>
        <vt:i4>314</vt:i4>
      </vt:variant>
      <vt:variant>
        <vt:i4>0</vt:i4>
      </vt:variant>
      <vt:variant>
        <vt:i4>5</vt:i4>
      </vt:variant>
      <vt:variant>
        <vt:lpwstr/>
      </vt:variant>
      <vt:variant>
        <vt:lpwstr>_Toc133693527</vt:lpwstr>
      </vt:variant>
      <vt:variant>
        <vt:i4>1245246</vt:i4>
      </vt:variant>
      <vt:variant>
        <vt:i4>308</vt:i4>
      </vt:variant>
      <vt:variant>
        <vt:i4>0</vt:i4>
      </vt:variant>
      <vt:variant>
        <vt:i4>5</vt:i4>
      </vt:variant>
      <vt:variant>
        <vt:lpwstr/>
      </vt:variant>
      <vt:variant>
        <vt:lpwstr>_Toc133693526</vt:lpwstr>
      </vt:variant>
      <vt:variant>
        <vt:i4>1245246</vt:i4>
      </vt:variant>
      <vt:variant>
        <vt:i4>302</vt:i4>
      </vt:variant>
      <vt:variant>
        <vt:i4>0</vt:i4>
      </vt:variant>
      <vt:variant>
        <vt:i4>5</vt:i4>
      </vt:variant>
      <vt:variant>
        <vt:lpwstr/>
      </vt:variant>
      <vt:variant>
        <vt:lpwstr>_Toc133693525</vt:lpwstr>
      </vt:variant>
      <vt:variant>
        <vt:i4>1245246</vt:i4>
      </vt:variant>
      <vt:variant>
        <vt:i4>296</vt:i4>
      </vt:variant>
      <vt:variant>
        <vt:i4>0</vt:i4>
      </vt:variant>
      <vt:variant>
        <vt:i4>5</vt:i4>
      </vt:variant>
      <vt:variant>
        <vt:lpwstr/>
      </vt:variant>
      <vt:variant>
        <vt:lpwstr>_Toc133693524</vt:lpwstr>
      </vt:variant>
      <vt:variant>
        <vt:i4>1245246</vt:i4>
      </vt:variant>
      <vt:variant>
        <vt:i4>290</vt:i4>
      </vt:variant>
      <vt:variant>
        <vt:i4>0</vt:i4>
      </vt:variant>
      <vt:variant>
        <vt:i4>5</vt:i4>
      </vt:variant>
      <vt:variant>
        <vt:lpwstr/>
      </vt:variant>
      <vt:variant>
        <vt:lpwstr>_Toc133693523</vt:lpwstr>
      </vt:variant>
      <vt:variant>
        <vt:i4>1245246</vt:i4>
      </vt:variant>
      <vt:variant>
        <vt:i4>284</vt:i4>
      </vt:variant>
      <vt:variant>
        <vt:i4>0</vt:i4>
      </vt:variant>
      <vt:variant>
        <vt:i4>5</vt:i4>
      </vt:variant>
      <vt:variant>
        <vt:lpwstr/>
      </vt:variant>
      <vt:variant>
        <vt:lpwstr>_Toc133693522</vt:lpwstr>
      </vt:variant>
      <vt:variant>
        <vt:i4>1245246</vt:i4>
      </vt:variant>
      <vt:variant>
        <vt:i4>278</vt:i4>
      </vt:variant>
      <vt:variant>
        <vt:i4>0</vt:i4>
      </vt:variant>
      <vt:variant>
        <vt:i4>5</vt:i4>
      </vt:variant>
      <vt:variant>
        <vt:lpwstr/>
      </vt:variant>
      <vt:variant>
        <vt:lpwstr>_Toc133693521</vt:lpwstr>
      </vt:variant>
      <vt:variant>
        <vt:i4>1245246</vt:i4>
      </vt:variant>
      <vt:variant>
        <vt:i4>272</vt:i4>
      </vt:variant>
      <vt:variant>
        <vt:i4>0</vt:i4>
      </vt:variant>
      <vt:variant>
        <vt:i4>5</vt:i4>
      </vt:variant>
      <vt:variant>
        <vt:lpwstr/>
      </vt:variant>
      <vt:variant>
        <vt:lpwstr>_Toc133693520</vt:lpwstr>
      </vt:variant>
      <vt:variant>
        <vt:i4>1048638</vt:i4>
      </vt:variant>
      <vt:variant>
        <vt:i4>266</vt:i4>
      </vt:variant>
      <vt:variant>
        <vt:i4>0</vt:i4>
      </vt:variant>
      <vt:variant>
        <vt:i4>5</vt:i4>
      </vt:variant>
      <vt:variant>
        <vt:lpwstr/>
      </vt:variant>
      <vt:variant>
        <vt:lpwstr>_Toc133693519</vt:lpwstr>
      </vt:variant>
      <vt:variant>
        <vt:i4>1048638</vt:i4>
      </vt:variant>
      <vt:variant>
        <vt:i4>260</vt:i4>
      </vt:variant>
      <vt:variant>
        <vt:i4>0</vt:i4>
      </vt:variant>
      <vt:variant>
        <vt:i4>5</vt:i4>
      </vt:variant>
      <vt:variant>
        <vt:lpwstr/>
      </vt:variant>
      <vt:variant>
        <vt:lpwstr>_Toc133693518</vt:lpwstr>
      </vt:variant>
      <vt:variant>
        <vt:i4>1048638</vt:i4>
      </vt:variant>
      <vt:variant>
        <vt:i4>254</vt:i4>
      </vt:variant>
      <vt:variant>
        <vt:i4>0</vt:i4>
      </vt:variant>
      <vt:variant>
        <vt:i4>5</vt:i4>
      </vt:variant>
      <vt:variant>
        <vt:lpwstr/>
      </vt:variant>
      <vt:variant>
        <vt:lpwstr>_Toc133693517</vt:lpwstr>
      </vt:variant>
      <vt:variant>
        <vt:i4>1048638</vt:i4>
      </vt:variant>
      <vt:variant>
        <vt:i4>248</vt:i4>
      </vt:variant>
      <vt:variant>
        <vt:i4>0</vt:i4>
      </vt:variant>
      <vt:variant>
        <vt:i4>5</vt:i4>
      </vt:variant>
      <vt:variant>
        <vt:lpwstr/>
      </vt:variant>
      <vt:variant>
        <vt:lpwstr>_Toc133693516</vt:lpwstr>
      </vt:variant>
      <vt:variant>
        <vt:i4>1048638</vt:i4>
      </vt:variant>
      <vt:variant>
        <vt:i4>242</vt:i4>
      </vt:variant>
      <vt:variant>
        <vt:i4>0</vt:i4>
      </vt:variant>
      <vt:variant>
        <vt:i4>5</vt:i4>
      </vt:variant>
      <vt:variant>
        <vt:lpwstr/>
      </vt:variant>
      <vt:variant>
        <vt:lpwstr>_Toc133693515</vt:lpwstr>
      </vt:variant>
      <vt:variant>
        <vt:i4>1048638</vt:i4>
      </vt:variant>
      <vt:variant>
        <vt:i4>236</vt:i4>
      </vt:variant>
      <vt:variant>
        <vt:i4>0</vt:i4>
      </vt:variant>
      <vt:variant>
        <vt:i4>5</vt:i4>
      </vt:variant>
      <vt:variant>
        <vt:lpwstr/>
      </vt:variant>
      <vt:variant>
        <vt:lpwstr>_Toc133693514</vt:lpwstr>
      </vt:variant>
      <vt:variant>
        <vt:i4>1048638</vt:i4>
      </vt:variant>
      <vt:variant>
        <vt:i4>230</vt:i4>
      </vt:variant>
      <vt:variant>
        <vt:i4>0</vt:i4>
      </vt:variant>
      <vt:variant>
        <vt:i4>5</vt:i4>
      </vt:variant>
      <vt:variant>
        <vt:lpwstr/>
      </vt:variant>
      <vt:variant>
        <vt:lpwstr>_Toc133693513</vt:lpwstr>
      </vt:variant>
      <vt:variant>
        <vt:i4>1048638</vt:i4>
      </vt:variant>
      <vt:variant>
        <vt:i4>224</vt:i4>
      </vt:variant>
      <vt:variant>
        <vt:i4>0</vt:i4>
      </vt:variant>
      <vt:variant>
        <vt:i4>5</vt:i4>
      </vt:variant>
      <vt:variant>
        <vt:lpwstr/>
      </vt:variant>
      <vt:variant>
        <vt:lpwstr>_Toc133693512</vt:lpwstr>
      </vt:variant>
      <vt:variant>
        <vt:i4>1048638</vt:i4>
      </vt:variant>
      <vt:variant>
        <vt:i4>218</vt:i4>
      </vt:variant>
      <vt:variant>
        <vt:i4>0</vt:i4>
      </vt:variant>
      <vt:variant>
        <vt:i4>5</vt:i4>
      </vt:variant>
      <vt:variant>
        <vt:lpwstr/>
      </vt:variant>
      <vt:variant>
        <vt:lpwstr>_Toc133693511</vt:lpwstr>
      </vt:variant>
      <vt:variant>
        <vt:i4>1048638</vt:i4>
      </vt:variant>
      <vt:variant>
        <vt:i4>212</vt:i4>
      </vt:variant>
      <vt:variant>
        <vt:i4>0</vt:i4>
      </vt:variant>
      <vt:variant>
        <vt:i4>5</vt:i4>
      </vt:variant>
      <vt:variant>
        <vt:lpwstr/>
      </vt:variant>
      <vt:variant>
        <vt:lpwstr>_Toc133693510</vt:lpwstr>
      </vt:variant>
      <vt:variant>
        <vt:i4>1114174</vt:i4>
      </vt:variant>
      <vt:variant>
        <vt:i4>206</vt:i4>
      </vt:variant>
      <vt:variant>
        <vt:i4>0</vt:i4>
      </vt:variant>
      <vt:variant>
        <vt:i4>5</vt:i4>
      </vt:variant>
      <vt:variant>
        <vt:lpwstr/>
      </vt:variant>
      <vt:variant>
        <vt:lpwstr>_Toc133693509</vt:lpwstr>
      </vt:variant>
      <vt:variant>
        <vt:i4>1114174</vt:i4>
      </vt:variant>
      <vt:variant>
        <vt:i4>200</vt:i4>
      </vt:variant>
      <vt:variant>
        <vt:i4>0</vt:i4>
      </vt:variant>
      <vt:variant>
        <vt:i4>5</vt:i4>
      </vt:variant>
      <vt:variant>
        <vt:lpwstr/>
      </vt:variant>
      <vt:variant>
        <vt:lpwstr>_Toc133693508</vt:lpwstr>
      </vt:variant>
      <vt:variant>
        <vt:i4>1114174</vt:i4>
      </vt:variant>
      <vt:variant>
        <vt:i4>194</vt:i4>
      </vt:variant>
      <vt:variant>
        <vt:i4>0</vt:i4>
      </vt:variant>
      <vt:variant>
        <vt:i4>5</vt:i4>
      </vt:variant>
      <vt:variant>
        <vt:lpwstr/>
      </vt:variant>
      <vt:variant>
        <vt:lpwstr>_Toc133693507</vt:lpwstr>
      </vt:variant>
      <vt:variant>
        <vt:i4>1114174</vt:i4>
      </vt:variant>
      <vt:variant>
        <vt:i4>188</vt:i4>
      </vt:variant>
      <vt:variant>
        <vt:i4>0</vt:i4>
      </vt:variant>
      <vt:variant>
        <vt:i4>5</vt:i4>
      </vt:variant>
      <vt:variant>
        <vt:lpwstr/>
      </vt:variant>
      <vt:variant>
        <vt:lpwstr>_Toc133693506</vt:lpwstr>
      </vt:variant>
      <vt:variant>
        <vt:i4>1114174</vt:i4>
      </vt:variant>
      <vt:variant>
        <vt:i4>182</vt:i4>
      </vt:variant>
      <vt:variant>
        <vt:i4>0</vt:i4>
      </vt:variant>
      <vt:variant>
        <vt:i4>5</vt:i4>
      </vt:variant>
      <vt:variant>
        <vt:lpwstr/>
      </vt:variant>
      <vt:variant>
        <vt:lpwstr>_Toc133693505</vt:lpwstr>
      </vt:variant>
      <vt:variant>
        <vt:i4>1114174</vt:i4>
      </vt:variant>
      <vt:variant>
        <vt:i4>176</vt:i4>
      </vt:variant>
      <vt:variant>
        <vt:i4>0</vt:i4>
      </vt:variant>
      <vt:variant>
        <vt:i4>5</vt:i4>
      </vt:variant>
      <vt:variant>
        <vt:lpwstr/>
      </vt:variant>
      <vt:variant>
        <vt:lpwstr>_Toc133693504</vt:lpwstr>
      </vt:variant>
      <vt:variant>
        <vt:i4>1114174</vt:i4>
      </vt:variant>
      <vt:variant>
        <vt:i4>170</vt:i4>
      </vt:variant>
      <vt:variant>
        <vt:i4>0</vt:i4>
      </vt:variant>
      <vt:variant>
        <vt:i4>5</vt:i4>
      </vt:variant>
      <vt:variant>
        <vt:lpwstr/>
      </vt:variant>
      <vt:variant>
        <vt:lpwstr>_Toc133693503</vt:lpwstr>
      </vt:variant>
      <vt:variant>
        <vt:i4>1114174</vt:i4>
      </vt:variant>
      <vt:variant>
        <vt:i4>164</vt:i4>
      </vt:variant>
      <vt:variant>
        <vt:i4>0</vt:i4>
      </vt:variant>
      <vt:variant>
        <vt:i4>5</vt:i4>
      </vt:variant>
      <vt:variant>
        <vt:lpwstr/>
      </vt:variant>
      <vt:variant>
        <vt:lpwstr>_Toc133693502</vt:lpwstr>
      </vt:variant>
      <vt:variant>
        <vt:i4>1114174</vt:i4>
      </vt:variant>
      <vt:variant>
        <vt:i4>158</vt:i4>
      </vt:variant>
      <vt:variant>
        <vt:i4>0</vt:i4>
      </vt:variant>
      <vt:variant>
        <vt:i4>5</vt:i4>
      </vt:variant>
      <vt:variant>
        <vt:lpwstr/>
      </vt:variant>
      <vt:variant>
        <vt:lpwstr>_Toc133693501</vt:lpwstr>
      </vt:variant>
      <vt:variant>
        <vt:i4>1114174</vt:i4>
      </vt:variant>
      <vt:variant>
        <vt:i4>152</vt:i4>
      </vt:variant>
      <vt:variant>
        <vt:i4>0</vt:i4>
      </vt:variant>
      <vt:variant>
        <vt:i4>5</vt:i4>
      </vt:variant>
      <vt:variant>
        <vt:lpwstr/>
      </vt:variant>
      <vt:variant>
        <vt:lpwstr>_Toc133693500</vt:lpwstr>
      </vt:variant>
      <vt:variant>
        <vt:i4>1572927</vt:i4>
      </vt:variant>
      <vt:variant>
        <vt:i4>146</vt:i4>
      </vt:variant>
      <vt:variant>
        <vt:i4>0</vt:i4>
      </vt:variant>
      <vt:variant>
        <vt:i4>5</vt:i4>
      </vt:variant>
      <vt:variant>
        <vt:lpwstr/>
      </vt:variant>
      <vt:variant>
        <vt:lpwstr>_Toc133693499</vt:lpwstr>
      </vt:variant>
      <vt:variant>
        <vt:i4>1572927</vt:i4>
      </vt:variant>
      <vt:variant>
        <vt:i4>140</vt:i4>
      </vt:variant>
      <vt:variant>
        <vt:i4>0</vt:i4>
      </vt:variant>
      <vt:variant>
        <vt:i4>5</vt:i4>
      </vt:variant>
      <vt:variant>
        <vt:lpwstr/>
      </vt:variant>
      <vt:variant>
        <vt:lpwstr>_Toc133693498</vt:lpwstr>
      </vt:variant>
      <vt:variant>
        <vt:i4>1572927</vt:i4>
      </vt:variant>
      <vt:variant>
        <vt:i4>134</vt:i4>
      </vt:variant>
      <vt:variant>
        <vt:i4>0</vt:i4>
      </vt:variant>
      <vt:variant>
        <vt:i4>5</vt:i4>
      </vt:variant>
      <vt:variant>
        <vt:lpwstr/>
      </vt:variant>
      <vt:variant>
        <vt:lpwstr>_Toc133693497</vt:lpwstr>
      </vt:variant>
      <vt:variant>
        <vt:i4>1572927</vt:i4>
      </vt:variant>
      <vt:variant>
        <vt:i4>128</vt:i4>
      </vt:variant>
      <vt:variant>
        <vt:i4>0</vt:i4>
      </vt:variant>
      <vt:variant>
        <vt:i4>5</vt:i4>
      </vt:variant>
      <vt:variant>
        <vt:lpwstr/>
      </vt:variant>
      <vt:variant>
        <vt:lpwstr>_Toc133693496</vt:lpwstr>
      </vt:variant>
      <vt:variant>
        <vt:i4>1572927</vt:i4>
      </vt:variant>
      <vt:variant>
        <vt:i4>122</vt:i4>
      </vt:variant>
      <vt:variant>
        <vt:i4>0</vt:i4>
      </vt:variant>
      <vt:variant>
        <vt:i4>5</vt:i4>
      </vt:variant>
      <vt:variant>
        <vt:lpwstr/>
      </vt:variant>
      <vt:variant>
        <vt:lpwstr>_Toc133693495</vt:lpwstr>
      </vt:variant>
      <vt:variant>
        <vt:i4>1572927</vt:i4>
      </vt:variant>
      <vt:variant>
        <vt:i4>116</vt:i4>
      </vt:variant>
      <vt:variant>
        <vt:i4>0</vt:i4>
      </vt:variant>
      <vt:variant>
        <vt:i4>5</vt:i4>
      </vt:variant>
      <vt:variant>
        <vt:lpwstr/>
      </vt:variant>
      <vt:variant>
        <vt:lpwstr>_Toc133693494</vt:lpwstr>
      </vt:variant>
      <vt:variant>
        <vt:i4>1572927</vt:i4>
      </vt:variant>
      <vt:variant>
        <vt:i4>110</vt:i4>
      </vt:variant>
      <vt:variant>
        <vt:i4>0</vt:i4>
      </vt:variant>
      <vt:variant>
        <vt:i4>5</vt:i4>
      </vt:variant>
      <vt:variant>
        <vt:lpwstr/>
      </vt:variant>
      <vt:variant>
        <vt:lpwstr>_Toc133693493</vt:lpwstr>
      </vt:variant>
      <vt:variant>
        <vt:i4>1572927</vt:i4>
      </vt:variant>
      <vt:variant>
        <vt:i4>104</vt:i4>
      </vt:variant>
      <vt:variant>
        <vt:i4>0</vt:i4>
      </vt:variant>
      <vt:variant>
        <vt:i4>5</vt:i4>
      </vt:variant>
      <vt:variant>
        <vt:lpwstr/>
      </vt:variant>
      <vt:variant>
        <vt:lpwstr>_Toc133693492</vt:lpwstr>
      </vt:variant>
      <vt:variant>
        <vt:i4>1572927</vt:i4>
      </vt:variant>
      <vt:variant>
        <vt:i4>98</vt:i4>
      </vt:variant>
      <vt:variant>
        <vt:i4>0</vt:i4>
      </vt:variant>
      <vt:variant>
        <vt:i4>5</vt:i4>
      </vt:variant>
      <vt:variant>
        <vt:lpwstr/>
      </vt:variant>
      <vt:variant>
        <vt:lpwstr>_Toc133693491</vt:lpwstr>
      </vt:variant>
      <vt:variant>
        <vt:i4>1572927</vt:i4>
      </vt:variant>
      <vt:variant>
        <vt:i4>92</vt:i4>
      </vt:variant>
      <vt:variant>
        <vt:i4>0</vt:i4>
      </vt:variant>
      <vt:variant>
        <vt:i4>5</vt:i4>
      </vt:variant>
      <vt:variant>
        <vt:lpwstr/>
      </vt:variant>
      <vt:variant>
        <vt:lpwstr>_Toc133693490</vt:lpwstr>
      </vt:variant>
      <vt:variant>
        <vt:i4>1638463</vt:i4>
      </vt:variant>
      <vt:variant>
        <vt:i4>86</vt:i4>
      </vt:variant>
      <vt:variant>
        <vt:i4>0</vt:i4>
      </vt:variant>
      <vt:variant>
        <vt:i4>5</vt:i4>
      </vt:variant>
      <vt:variant>
        <vt:lpwstr/>
      </vt:variant>
      <vt:variant>
        <vt:lpwstr>_Toc133693489</vt:lpwstr>
      </vt:variant>
      <vt:variant>
        <vt:i4>1638463</vt:i4>
      </vt:variant>
      <vt:variant>
        <vt:i4>80</vt:i4>
      </vt:variant>
      <vt:variant>
        <vt:i4>0</vt:i4>
      </vt:variant>
      <vt:variant>
        <vt:i4>5</vt:i4>
      </vt:variant>
      <vt:variant>
        <vt:lpwstr/>
      </vt:variant>
      <vt:variant>
        <vt:lpwstr>_Toc133693488</vt:lpwstr>
      </vt:variant>
      <vt:variant>
        <vt:i4>1638463</vt:i4>
      </vt:variant>
      <vt:variant>
        <vt:i4>74</vt:i4>
      </vt:variant>
      <vt:variant>
        <vt:i4>0</vt:i4>
      </vt:variant>
      <vt:variant>
        <vt:i4>5</vt:i4>
      </vt:variant>
      <vt:variant>
        <vt:lpwstr/>
      </vt:variant>
      <vt:variant>
        <vt:lpwstr>_Toc133693487</vt:lpwstr>
      </vt:variant>
      <vt:variant>
        <vt:i4>1638463</vt:i4>
      </vt:variant>
      <vt:variant>
        <vt:i4>68</vt:i4>
      </vt:variant>
      <vt:variant>
        <vt:i4>0</vt:i4>
      </vt:variant>
      <vt:variant>
        <vt:i4>5</vt:i4>
      </vt:variant>
      <vt:variant>
        <vt:lpwstr/>
      </vt:variant>
      <vt:variant>
        <vt:lpwstr>_Toc133693486</vt:lpwstr>
      </vt:variant>
      <vt:variant>
        <vt:i4>1638463</vt:i4>
      </vt:variant>
      <vt:variant>
        <vt:i4>62</vt:i4>
      </vt:variant>
      <vt:variant>
        <vt:i4>0</vt:i4>
      </vt:variant>
      <vt:variant>
        <vt:i4>5</vt:i4>
      </vt:variant>
      <vt:variant>
        <vt:lpwstr/>
      </vt:variant>
      <vt:variant>
        <vt:lpwstr>_Toc133693485</vt:lpwstr>
      </vt:variant>
      <vt:variant>
        <vt:i4>1638463</vt:i4>
      </vt:variant>
      <vt:variant>
        <vt:i4>56</vt:i4>
      </vt:variant>
      <vt:variant>
        <vt:i4>0</vt:i4>
      </vt:variant>
      <vt:variant>
        <vt:i4>5</vt:i4>
      </vt:variant>
      <vt:variant>
        <vt:lpwstr/>
      </vt:variant>
      <vt:variant>
        <vt:lpwstr>_Toc133693484</vt:lpwstr>
      </vt:variant>
      <vt:variant>
        <vt:i4>1638463</vt:i4>
      </vt:variant>
      <vt:variant>
        <vt:i4>50</vt:i4>
      </vt:variant>
      <vt:variant>
        <vt:i4>0</vt:i4>
      </vt:variant>
      <vt:variant>
        <vt:i4>5</vt:i4>
      </vt:variant>
      <vt:variant>
        <vt:lpwstr/>
      </vt:variant>
      <vt:variant>
        <vt:lpwstr>_Toc133693483</vt:lpwstr>
      </vt:variant>
      <vt:variant>
        <vt:i4>1638463</vt:i4>
      </vt:variant>
      <vt:variant>
        <vt:i4>44</vt:i4>
      </vt:variant>
      <vt:variant>
        <vt:i4>0</vt:i4>
      </vt:variant>
      <vt:variant>
        <vt:i4>5</vt:i4>
      </vt:variant>
      <vt:variant>
        <vt:lpwstr/>
      </vt:variant>
      <vt:variant>
        <vt:lpwstr>_Toc133693482</vt:lpwstr>
      </vt:variant>
      <vt:variant>
        <vt:i4>1638463</vt:i4>
      </vt:variant>
      <vt:variant>
        <vt:i4>38</vt:i4>
      </vt:variant>
      <vt:variant>
        <vt:i4>0</vt:i4>
      </vt:variant>
      <vt:variant>
        <vt:i4>5</vt:i4>
      </vt:variant>
      <vt:variant>
        <vt:lpwstr/>
      </vt:variant>
      <vt:variant>
        <vt:lpwstr>_Toc133693481</vt:lpwstr>
      </vt:variant>
      <vt:variant>
        <vt:i4>1638463</vt:i4>
      </vt:variant>
      <vt:variant>
        <vt:i4>32</vt:i4>
      </vt:variant>
      <vt:variant>
        <vt:i4>0</vt:i4>
      </vt:variant>
      <vt:variant>
        <vt:i4>5</vt:i4>
      </vt:variant>
      <vt:variant>
        <vt:lpwstr/>
      </vt:variant>
      <vt:variant>
        <vt:lpwstr>_Toc133693480</vt:lpwstr>
      </vt:variant>
      <vt:variant>
        <vt:i4>1441855</vt:i4>
      </vt:variant>
      <vt:variant>
        <vt:i4>26</vt:i4>
      </vt:variant>
      <vt:variant>
        <vt:i4>0</vt:i4>
      </vt:variant>
      <vt:variant>
        <vt:i4>5</vt:i4>
      </vt:variant>
      <vt:variant>
        <vt:lpwstr/>
      </vt:variant>
      <vt:variant>
        <vt:lpwstr>_Toc133693479</vt:lpwstr>
      </vt:variant>
      <vt:variant>
        <vt:i4>1441855</vt:i4>
      </vt:variant>
      <vt:variant>
        <vt:i4>20</vt:i4>
      </vt:variant>
      <vt:variant>
        <vt:i4>0</vt:i4>
      </vt:variant>
      <vt:variant>
        <vt:i4>5</vt:i4>
      </vt:variant>
      <vt:variant>
        <vt:lpwstr/>
      </vt:variant>
      <vt:variant>
        <vt:lpwstr>_Toc133693478</vt:lpwstr>
      </vt:variant>
      <vt:variant>
        <vt:i4>1441855</vt:i4>
      </vt:variant>
      <vt:variant>
        <vt:i4>14</vt:i4>
      </vt:variant>
      <vt:variant>
        <vt:i4>0</vt:i4>
      </vt:variant>
      <vt:variant>
        <vt:i4>5</vt:i4>
      </vt:variant>
      <vt:variant>
        <vt:lpwstr/>
      </vt:variant>
      <vt:variant>
        <vt:lpwstr>_Toc133693477</vt:lpwstr>
      </vt:variant>
      <vt:variant>
        <vt:i4>1441855</vt:i4>
      </vt:variant>
      <vt:variant>
        <vt:i4>8</vt:i4>
      </vt:variant>
      <vt:variant>
        <vt:i4>0</vt:i4>
      </vt:variant>
      <vt:variant>
        <vt:i4>5</vt:i4>
      </vt:variant>
      <vt:variant>
        <vt:lpwstr/>
      </vt:variant>
      <vt:variant>
        <vt:lpwstr>_Toc133693476</vt:lpwstr>
      </vt:variant>
      <vt:variant>
        <vt:i4>1441855</vt:i4>
      </vt:variant>
      <vt:variant>
        <vt:i4>2</vt:i4>
      </vt:variant>
      <vt:variant>
        <vt:i4>0</vt:i4>
      </vt:variant>
      <vt:variant>
        <vt:i4>5</vt:i4>
      </vt:variant>
      <vt:variant>
        <vt:lpwstr/>
      </vt:variant>
      <vt:variant>
        <vt:lpwstr>_Toc133693475</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TO OFFERORS3/4COMMERCIAL ITEMS 52</dc:title>
  <dc:creator>NASA GSFC</dc:creator>
  <cp:lastModifiedBy>glarson</cp:lastModifiedBy>
  <cp:revision>2</cp:revision>
  <cp:lastPrinted>2013-10-23T14:37:00Z</cp:lastPrinted>
  <dcterms:created xsi:type="dcterms:W3CDTF">2013-11-22T16:20:00Z</dcterms:created>
  <dcterms:modified xsi:type="dcterms:W3CDTF">2013-11-22T16:20:00Z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0x0101003C76BD6EA74ED94AB46DA383F7B4A0E0</vt:lpwstr>
  </property>
</Properties>
</file>